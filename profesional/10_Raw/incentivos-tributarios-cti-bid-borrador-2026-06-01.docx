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CCDC" w14:textId="77777777" w:rsidR="009634B0" w:rsidRDefault="009634B0" w:rsidP="009634B0">
      <w:pPr>
        <w:rPr>
          <w:rFonts w:ascii="Arial Narrow" w:hAnsi="Arial Narrow"/>
          <w:sz w:val="22"/>
          <w:szCs w:val="22"/>
          <w:lang w:val="es-419"/>
        </w:rPr>
      </w:pPr>
    </w:p>
    <w:p w14:paraId="03E1FD9C" w14:textId="03531832" w:rsidR="008216B6" w:rsidRDefault="00913993" w:rsidP="00645910">
      <w:pPr>
        <w:pStyle w:val="Title"/>
        <w:jc w:val="center"/>
        <w:rPr>
          <w:lang w:val="es-419"/>
        </w:rPr>
      </w:pPr>
      <w:r w:rsidRPr="00913993">
        <w:rPr>
          <w:lang w:val="es-419"/>
        </w:rPr>
        <w:t>Incentivos Tributarios para la Ciencia, Tecnología e Innovación</w:t>
      </w:r>
      <w:r w:rsidR="00CB463B">
        <w:rPr>
          <w:lang w:val="es-419"/>
        </w:rPr>
        <w:t xml:space="preserve">: </w:t>
      </w:r>
      <w:r w:rsidR="00CB463B" w:rsidRPr="00CB463B">
        <w:rPr>
          <w:lang w:val="es-419"/>
        </w:rPr>
        <w:t xml:space="preserve">Evidencia y Aprendizajes desde América Latina y </w:t>
      </w:r>
      <w:commentRangeStart w:id="0"/>
      <w:r w:rsidR="00CB463B" w:rsidRPr="00CB463B">
        <w:rPr>
          <w:lang w:val="es-419"/>
        </w:rPr>
        <w:t>Europa</w:t>
      </w:r>
      <w:commentRangeEnd w:id="0"/>
      <w:r w:rsidR="007E2B8B">
        <w:rPr>
          <w:rStyle w:val="CommentReference"/>
          <w:sz w:val="56"/>
          <w:szCs w:val="56"/>
          <w:lang w:val="es-419"/>
        </w:rPr>
        <w:commentReference w:id="0"/>
      </w:r>
    </w:p>
    <w:p w14:paraId="779840E8" w14:textId="77777777" w:rsidR="008216B6" w:rsidRDefault="008216B6" w:rsidP="009634B0">
      <w:pPr>
        <w:rPr>
          <w:rFonts w:ascii="Arial" w:hAnsi="Arial" w:cs="Arial"/>
          <w:b/>
          <w:bCs/>
          <w:sz w:val="22"/>
          <w:szCs w:val="22"/>
          <w:lang w:val="es-419"/>
        </w:rPr>
      </w:pPr>
    </w:p>
    <w:p w14:paraId="0C8DAB0F" w14:textId="31E81CA4" w:rsidR="00645910" w:rsidRDefault="00645910">
      <w:pPr>
        <w:rPr>
          <w:rFonts w:ascii="Arial Narrow" w:eastAsiaTheme="majorEastAsia" w:hAnsi="Arial Narrow" w:cstheme="majorBidi"/>
          <w:color w:val="2F5496" w:themeColor="accent1" w:themeShade="BF"/>
          <w:sz w:val="32"/>
          <w:szCs w:val="32"/>
          <w:lang w:val="es-419"/>
        </w:rPr>
      </w:pPr>
      <w:r>
        <w:rPr>
          <w:rFonts w:ascii="Arial Narrow" w:hAnsi="Arial Narrow"/>
          <w:lang w:val="es-419"/>
        </w:rPr>
        <w:br w:type="page"/>
      </w:r>
    </w:p>
    <w:p w14:paraId="309F9047" w14:textId="77777777" w:rsidR="00645910" w:rsidRDefault="00645910" w:rsidP="00BC3FC6">
      <w:pPr>
        <w:pStyle w:val="Heading1"/>
        <w:rPr>
          <w:rFonts w:ascii="Arial Narrow" w:hAnsi="Arial Narrow"/>
          <w:lang w:val="es-419"/>
        </w:rPr>
      </w:pPr>
    </w:p>
    <w:p w14:paraId="4D71AB93" w14:textId="2884DFE2" w:rsidR="009634B0" w:rsidRPr="00BC3FC6" w:rsidRDefault="009634B0" w:rsidP="00BC3FC6">
      <w:pPr>
        <w:pStyle w:val="Heading1"/>
        <w:rPr>
          <w:rFonts w:ascii="Arial Narrow" w:hAnsi="Arial Narrow"/>
          <w:lang w:val="es-419"/>
        </w:rPr>
      </w:pPr>
      <w:r w:rsidRPr="00BC3FC6">
        <w:rPr>
          <w:rFonts w:ascii="Arial Narrow" w:hAnsi="Arial Narrow"/>
          <w:lang w:val="es-419"/>
        </w:rPr>
        <w:t>PREFACIO</w:t>
      </w:r>
    </w:p>
    <w:p w14:paraId="1CD006EA" w14:textId="77777777" w:rsidR="009634B0" w:rsidRPr="005516BE" w:rsidRDefault="009634B0" w:rsidP="009634B0">
      <w:pPr>
        <w:rPr>
          <w:rFonts w:ascii="Arial" w:hAnsi="Arial" w:cs="Arial"/>
          <w:b/>
          <w:bCs/>
          <w:sz w:val="22"/>
          <w:szCs w:val="22"/>
          <w:lang w:val="es-419"/>
        </w:rPr>
      </w:pPr>
    </w:p>
    <w:p w14:paraId="73A5F0AF" w14:textId="77777777" w:rsidR="009634B0" w:rsidRDefault="009634B0" w:rsidP="00BC3FC6">
      <w:pPr>
        <w:pStyle w:val="Heading1"/>
        <w:rPr>
          <w:rFonts w:ascii="Arial Narrow" w:hAnsi="Arial Narrow"/>
          <w:lang w:val="es-419"/>
        </w:rPr>
      </w:pPr>
      <w:r w:rsidRPr="00BC3FC6">
        <w:rPr>
          <w:rFonts w:ascii="Arial Narrow" w:hAnsi="Arial Narrow"/>
          <w:lang w:val="es-419"/>
        </w:rPr>
        <w:t>RESUMEN EJECUTIVO</w:t>
      </w:r>
    </w:p>
    <w:p w14:paraId="51EA986E" w14:textId="2FE6949F" w:rsidR="00645910" w:rsidRDefault="00645910">
      <w:pPr>
        <w:rPr>
          <w:lang w:val="es-419"/>
        </w:rPr>
      </w:pPr>
      <w:r>
        <w:rPr>
          <w:lang w:val="es-419"/>
        </w:rPr>
        <w:br w:type="page"/>
      </w:r>
    </w:p>
    <w:p w14:paraId="3BE05760" w14:textId="77777777" w:rsidR="00645910" w:rsidRPr="00645910" w:rsidRDefault="00645910" w:rsidP="00645910">
      <w:pPr>
        <w:rPr>
          <w:lang w:val="es-419"/>
        </w:rPr>
      </w:pPr>
    </w:p>
    <w:p w14:paraId="627662E9" w14:textId="72BD7B1A" w:rsidR="00F00E8C" w:rsidRDefault="00F00E8C" w:rsidP="009634B0">
      <w:pPr>
        <w:rPr>
          <w:rFonts w:ascii="Arial Narrow" w:hAnsi="Arial Narrow"/>
          <w:sz w:val="22"/>
          <w:szCs w:val="22"/>
          <w:lang w:val="es-419"/>
        </w:rPr>
      </w:pPr>
    </w:p>
    <w:p w14:paraId="5D2BFA68" w14:textId="7D77D4CB" w:rsidR="00EA5F8E" w:rsidRPr="00BC3FC6" w:rsidRDefault="00EB629A" w:rsidP="00BC3FC6">
      <w:pPr>
        <w:pStyle w:val="Heading1"/>
        <w:rPr>
          <w:rFonts w:ascii="Arial Narrow" w:hAnsi="Arial Narrow"/>
          <w:lang w:val="es-419"/>
        </w:rPr>
      </w:pPr>
      <w:r w:rsidRPr="00BC3FC6">
        <w:rPr>
          <w:rFonts w:ascii="Arial Narrow" w:hAnsi="Arial Narrow"/>
          <w:lang w:val="es-419"/>
        </w:rPr>
        <w:t>INTRODUCCIÓN</w:t>
      </w:r>
    </w:p>
    <w:p w14:paraId="71B4CB3C" w14:textId="248800AA" w:rsidR="0077104B" w:rsidRDefault="0077104B">
      <w:pPr>
        <w:rPr>
          <w:lang w:val="es-419"/>
        </w:rPr>
      </w:pPr>
    </w:p>
    <w:p w14:paraId="4A54EDD5" w14:textId="3F856E8E" w:rsidR="0079362B" w:rsidRDefault="0077374A" w:rsidP="004225F7">
      <w:pPr>
        <w:jc w:val="both"/>
        <w:rPr>
          <w:rFonts w:ascii="Arial" w:hAnsi="Arial" w:cs="Arial"/>
          <w:sz w:val="22"/>
          <w:szCs w:val="22"/>
          <w:lang w:val="es-419"/>
        </w:rPr>
      </w:pPr>
      <w:commentRangeStart w:id="1"/>
      <w:r w:rsidRPr="0077374A">
        <w:rPr>
          <w:rFonts w:ascii="Arial" w:hAnsi="Arial" w:cs="Arial"/>
          <w:sz w:val="22"/>
          <w:szCs w:val="22"/>
          <w:lang w:val="es-419"/>
        </w:rPr>
        <w:t>En 1983, en medio de una desaceleración económica global y preocupaciones crecientes por la competitividad industrial, Francia dio un paso audaz que marcaría el rumbo de las políticas de innovación en las décadas siguientes: instauró el Crédit d'Impôt Recherche (CIR)</w:t>
      </w:r>
      <w:r w:rsidR="00597BA1" w:rsidRPr="004225F7">
        <w:footnoteReference w:id="2"/>
      </w:r>
      <w:r w:rsidRPr="0077374A">
        <w:rPr>
          <w:rFonts w:ascii="Arial" w:hAnsi="Arial" w:cs="Arial"/>
          <w:sz w:val="22"/>
          <w:szCs w:val="22"/>
          <w:lang w:val="es-419"/>
        </w:rPr>
        <w:t xml:space="preserve">, uno de los primeros incentivos fiscales modernos para </w:t>
      </w:r>
      <w:r w:rsidR="00597BA1" w:rsidRPr="00597BA1">
        <w:rPr>
          <w:rFonts w:ascii="Arial" w:hAnsi="Arial" w:cs="Arial"/>
          <w:sz w:val="22"/>
          <w:szCs w:val="22"/>
          <w:lang w:val="es-419"/>
        </w:rPr>
        <w:t>impulsar el gasto en I+D de las empresas</w:t>
      </w:r>
      <w:r w:rsidR="00DE6C89">
        <w:rPr>
          <w:rFonts w:ascii="Arial" w:hAnsi="Arial" w:cs="Arial"/>
          <w:sz w:val="22"/>
          <w:szCs w:val="22"/>
          <w:lang w:val="es-419"/>
        </w:rPr>
        <w:t xml:space="preserve"> </w:t>
      </w:r>
      <w:sdt>
        <w:sdtPr>
          <w:rPr>
            <w:rFonts w:ascii="Arial" w:hAnsi="Arial" w:cs="Arial"/>
            <w:sz w:val="22"/>
            <w:szCs w:val="22"/>
            <w:lang w:val="es-419"/>
          </w:rPr>
          <w:id w:val="-1003270956"/>
          <w:citation/>
        </w:sdtPr>
        <w:sdtEndPr/>
        <w:sdtContent>
          <w:r w:rsidR="00DE6C89">
            <w:rPr>
              <w:rFonts w:ascii="Arial" w:hAnsi="Arial" w:cs="Arial"/>
              <w:sz w:val="22"/>
              <w:szCs w:val="22"/>
              <w:lang w:val="es-419"/>
            </w:rPr>
            <w:fldChar w:fldCharType="begin"/>
          </w:r>
          <w:r w:rsidR="009D293E">
            <w:rPr>
              <w:rFonts w:ascii="Arial" w:hAnsi="Arial" w:cs="Arial"/>
              <w:sz w:val="22"/>
              <w:szCs w:val="22"/>
              <w:lang w:val="es-BO"/>
            </w:rPr>
            <w:instrText xml:space="preserve">CITATION Gir14 \l 16394 </w:instrText>
          </w:r>
          <w:r w:rsidR="00DE6C89">
            <w:rPr>
              <w:rFonts w:ascii="Arial" w:hAnsi="Arial" w:cs="Arial"/>
              <w:sz w:val="22"/>
              <w:szCs w:val="22"/>
              <w:lang w:val="es-419"/>
            </w:rPr>
            <w:fldChar w:fldCharType="separate"/>
          </w:r>
          <w:r w:rsidR="00A07AAD" w:rsidRPr="00A07AAD">
            <w:rPr>
              <w:rFonts w:ascii="Arial" w:hAnsi="Arial" w:cs="Arial"/>
              <w:noProof/>
              <w:sz w:val="22"/>
              <w:szCs w:val="22"/>
              <w:lang w:val="es-BO"/>
            </w:rPr>
            <w:t>(Giraud, Miotti, Quéméner, Rosa, &amp; Sachwald, 2014)</w:t>
          </w:r>
          <w:r w:rsidR="00DE6C89">
            <w:rPr>
              <w:rFonts w:ascii="Arial" w:hAnsi="Arial" w:cs="Arial"/>
              <w:sz w:val="22"/>
              <w:szCs w:val="22"/>
              <w:lang w:val="es-419"/>
            </w:rPr>
            <w:fldChar w:fldCharType="end"/>
          </w:r>
        </w:sdtContent>
      </w:sdt>
      <w:r w:rsidR="0079362B">
        <w:rPr>
          <w:rFonts w:ascii="Arial" w:hAnsi="Arial" w:cs="Arial"/>
          <w:sz w:val="22"/>
          <w:szCs w:val="22"/>
          <w:lang w:val="es-419"/>
        </w:rPr>
        <w:t xml:space="preserve">. </w:t>
      </w:r>
      <w:r w:rsidR="0079362B" w:rsidRPr="0079362B">
        <w:rPr>
          <w:rFonts w:ascii="Arial" w:hAnsi="Arial" w:cs="Arial"/>
          <w:sz w:val="22"/>
          <w:szCs w:val="22"/>
          <w:lang w:val="es-419"/>
        </w:rPr>
        <w:t xml:space="preserve">La apuesta francesa no solo buscaba reducir la carga impositiva de las empresas innovadoras, sino estimular un cambio estructural: consolidar un sistema económico donde la ciencia y la tecnología fueran motores centrales del desarrollo. </w:t>
      </w:r>
      <w:r w:rsidR="0079362B">
        <w:rPr>
          <w:rFonts w:ascii="Arial" w:hAnsi="Arial" w:cs="Arial"/>
          <w:sz w:val="22"/>
          <w:szCs w:val="22"/>
          <w:lang w:val="es-419"/>
        </w:rPr>
        <w:t xml:space="preserve"> </w:t>
      </w:r>
      <w:commentRangeEnd w:id="1"/>
      <w:r w:rsidR="00865D04">
        <w:rPr>
          <w:rStyle w:val="CommentReference"/>
          <w:rFonts w:ascii="Arial" w:hAnsi="Arial" w:cs="Arial"/>
          <w:sz w:val="22"/>
          <w:szCs w:val="22"/>
          <w:lang w:val="es-419"/>
        </w:rPr>
        <w:commentReference w:id="1"/>
      </w:r>
    </w:p>
    <w:p w14:paraId="00F62AC3" w14:textId="77777777" w:rsidR="0079362B" w:rsidRDefault="0079362B" w:rsidP="004225F7">
      <w:pPr>
        <w:jc w:val="both"/>
        <w:rPr>
          <w:rFonts w:ascii="Arial" w:hAnsi="Arial" w:cs="Arial"/>
          <w:sz w:val="22"/>
          <w:szCs w:val="22"/>
          <w:lang w:val="es-419"/>
        </w:rPr>
      </w:pPr>
    </w:p>
    <w:p w14:paraId="1000110F" w14:textId="7F5F07EB" w:rsidR="00486863" w:rsidRDefault="00320E8D" w:rsidP="004225F7">
      <w:pPr>
        <w:jc w:val="both"/>
        <w:rPr>
          <w:rFonts w:ascii="Arial" w:hAnsi="Arial" w:cs="Arial"/>
          <w:sz w:val="22"/>
          <w:szCs w:val="22"/>
          <w:lang w:val="es-419"/>
        </w:rPr>
      </w:pPr>
      <w:r w:rsidRPr="00320E8D">
        <w:rPr>
          <w:rFonts w:ascii="Arial" w:hAnsi="Arial" w:cs="Arial"/>
          <w:sz w:val="22"/>
          <w:szCs w:val="22"/>
          <w:lang w:val="es-419"/>
        </w:rPr>
        <w:t xml:space="preserve">Desde la creación del CIR, el uso de incentivos tributarios ha ganado creciente popularidad </w:t>
      </w:r>
      <w:r w:rsidR="00962EEC">
        <w:rPr>
          <w:rFonts w:ascii="Arial" w:hAnsi="Arial" w:cs="Arial"/>
          <w:sz w:val="22"/>
          <w:szCs w:val="22"/>
          <w:lang w:val="es-419"/>
        </w:rPr>
        <w:t xml:space="preserve">y peso </w:t>
      </w:r>
      <w:r w:rsidRPr="00320E8D">
        <w:rPr>
          <w:rFonts w:ascii="Arial" w:hAnsi="Arial" w:cs="Arial"/>
          <w:sz w:val="22"/>
          <w:szCs w:val="22"/>
          <w:lang w:val="es-419"/>
        </w:rPr>
        <w:t xml:space="preserve">como instrumento de fomento a la </w:t>
      </w:r>
      <w:commentRangeStart w:id="2"/>
      <w:r w:rsidRPr="00320E8D">
        <w:rPr>
          <w:rFonts w:ascii="Arial" w:hAnsi="Arial" w:cs="Arial"/>
          <w:sz w:val="22"/>
          <w:szCs w:val="22"/>
          <w:lang w:val="es-419"/>
        </w:rPr>
        <w:t xml:space="preserve">Ciencia, Tecnología e Innovación (CTI), </w:t>
      </w:r>
      <w:commentRangeEnd w:id="2"/>
      <w:r w:rsidR="001E70DB" w:rsidRPr="00320E8D">
        <w:rPr>
          <w:rStyle w:val="CommentReference"/>
          <w:rFonts w:ascii="Arial" w:hAnsi="Arial" w:cs="Arial"/>
          <w:sz w:val="22"/>
          <w:szCs w:val="22"/>
          <w:lang w:val="es-419"/>
        </w:rPr>
        <w:commentReference w:id="2"/>
      </w:r>
      <w:r w:rsidRPr="00320E8D">
        <w:rPr>
          <w:rFonts w:ascii="Arial" w:hAnsi="Arial" w:cs="Arial"/>
          <w:sz w:val="22"/>
          <w:szCs w:val="22"/>
          <w:lang w:val="es-419"/>
        </w:rPr>
        <w:t xml:space="preserve">tanto en países de altos ingresos como en economías emergentes. En el año 2000, apenas 19 países de la OCDE contaban con esquemas de este tipo; para 2022, la cifra ascendía a 33. Países no miembros de la organización —como China, India, Rusia, Singapur y Sudáfrica— también han adoptado incentivos fiscales para promover la I+D empresarial. </w:t>
      </w:r>
      <w:commentRangeStart w:id="3"/>
      <w:r w:rsidRPr="00320E8D">
        <w:rPr>
          <w:rFonts w:ascii="Arial" w:hAnsi="Arial" w:cs="Arial"/>
          <w:sz w:val="22"/>
          <w:szCs w:val="22"/>
          <w:lang w:val="es-419"/>
        </w:rPr>
        <w:t xml:space="preserve">A su vez, la proporción de apoyo gubernamental a la I+D canalizada a través de </w:t>
      </w:r>
      <w:r w:rsidR="004E250E">
        <w:rPr>
          <w:rFonts w:ascii="Arial" w:hAnsi="Arial" w:cs="Arial"/>
          <w:sz w:val="22"/>
          <w:szCs w:val="22"/>
          <w:lang w:val="es-419"/>
        </w:rPr>
        <w:t>incentivos</w:t>
      </w:r>
      <w:r w:rsidR="004E250E" w:rsidRPr="00320E8D">
        <w:rPr>
          <w:rFonts w:ascii="Arial" w:hAnsi="Arial" w:cs="Arial"/>
          <w:sz w:val="22"/>
          <w:szCs w:val="22"/>
          <w:lang w:val="es-419"/>
        </w:rPr>
        <w:t xml:space="preserve"> </w:t>
      </w:r>
      <w:r w:rsidRPr="00320E8D">
        <w:rPr>
          <w:rFonts w:ascii="Arial" w:hAnsi="Arial" w:cs="Arial"/>
          <w:sz w:val="22"/>
          <w:szCs w:val="22"/>
          <w:lang w:val="es-419"/>
        </w:rPr>
        <w:t>fiscales en el área OCDE aumentó significativamente, pasando de representar alrededor del 30% del total en el año 2000 a cerca del 55% en 2020</w:t>
      </w:r>
      <w:r w:rsidRPr="00320E8D">
        <w:rPr>
          <w:rFonts w:ascii="Arial" w:hAnsi="Arial" w:cs="Arial"/>
          <w:b/>
          <w:bCs/>
          <w:sz w:val="22"/>
          <w:szCs w:val="22"/>
          <w:lang w:val="es-419"/>
        </w:rPr>
        <w:t xml:space="preserve"> </w:t>
      </w:r>
      <w:sdt>
        <w:sdtPr>
          <w:rPr>
            <w:rFonts w:ascii="Arial" w:hAnsi="Arial" w:cs="Arial"/>
            <w:sz w:val="22"/>
            <w:szCs w:val="22"/>
            <w:lang w:val="es-419"/>
          </w:rPr>
          <w:id w:val="749774271"/>
          <w:citation/>
        </w:sdtPr>
        <w:sdtEndPr/>
        <w:sdtContent>
          <w:r w:rsidR="004225F7" w:rsidRPr="004225F7">
            <w:rPr>
              <w:rFonts w:ascii="Arial" w:hAnsi="Arial" w:cs="Arial"/>
              <w:sz w:val="22"/>
              <w:szCs w:val="22"/>
              <w:lang w:val="es-419"/>
            </w:rPr>
            <w:fldChar w:fldCharType="begin"/>
          </w:r>
          <w:r w:rsidR="004225F7" w:rsidRPr="004225F7">
            <w:rPr>
              <w:rFonts w:ascii="Arial" w:hAnsi="Arial" w:cs="Arial"/>
              <w:sz w:val="22"/>
              <w:szCs w:val="22"/>
              <w:lang w:val="es-419"/>
            </w:rPr>
            <w:instrText xml:space="preserve">CITATION OEC23 \l 3082 </w:instrText>
          </w:r>
          <w:r w:rsidR="004225F7" w:rsidRPr="004225F7">
            <w:rPr>
              <w:rFonts w:ascii="Arial" w:hAnsi="Arial" w:cs="Arial"/>
              <w:sz w:val="22"/>
              <w:szCs w:val="22"/>
              <w:lang w:val="es-419"/>
            </w:rPr>
            <w:fldChar w:fldCharType="separate"/>
          </w:r>
          <w:r w:rsidR="00A07AAD" w:rsidRPr="00A07AAD">
            <w:rPr>
              <w:rFonts w:ascii="Arial" w:hAnsi="Arial" w:cs="Arial"/>
              <w:noProof/>
              <w:sz w:val="22"/>
              <w:szCs w:val="22"/>
              <w:lang w:val="es-419"/>
            </w:rPr>
            <w:t>(OECD, 2023)</w:t>
          </w:r>
          <w:r w:rsidR="004225F7" w:rsidRPr="004225F7">
            <w:rPr>
              <w:rFonts w:ascii="Arial" w:hAnsi="Arial" w:cs="Arial"/>
              <w:sz w:val="22"/>
              <w:szCs w:val="22"/>
              <w:lang w:val="es-419"/>
            </w:rPr>
            <w:fldChar w:fldCharType="end"/>
          </w:r>
        </w:sdtContent>
      </w:sdt>
      <w:commentRangeEnd w:id="3"/>
      <w:r w:rsidR="00F079DB">
        <w:rPr>
          <w:rStyle w:val="CommentReference"/>
          <w:rFonts w:ascii="Arial" w:hAnsi="Arial" w:cs="Arial"/>
          <w:sz w:val="22"/>
          <w:szCs w:val="22"/>
          <w:lang w:val="es-419"/>
        </w:rPr>
        <w:commentReference w:id="3"/>
      </w:r>
      <w:r w:rsidR="00486863">
        <w:rPr>
          <w:rFonts w:ascii="Arial" w:hAnsi="Arial" w:cs="Arial"/>
          <w:sz w:val="22"/>
          <w:szCs w:val="22"/>
          <w:lang w:val="es-419"/>
        </w:rPr>
        <w:t xml:space="preserve">. </w:t>
      </w:r>
    </w:p>
    <w:p w14:paraId="25E82362" w14:textId="77777777" w:rsidR="00486863" w:rsidRDefault="00486863" w:rsidP="004225F7">
      <w:pPr>
        <w:jc w:val="both"/>
        <w:rPr>
          <w:rFonts w:ascii="Arial" w:hAnsi="Arial" w:cs="Arial"/>
          <w:sz w:val="22"/>
          <w:szCs w:val="22"/>
          <w:lang w:val="es-419"/>
        </w:rPr>
      </w:pPr>
    </w:p>
    <w:p w14:paraId="3CD6C267" w14:textId="386D4444" w:rsidR="004E2D7F" w:rsidRDefault="00084A2A" w:rsidP="004225F7">
      <w:pPr>
        <w:jc w:val="both"/>
        <w:rPr>
          <w:rFonts w:ascii="Arial" w:hAnsi="Arial" w:cs="Arial"/>
          <w:sz w:val="22"/>
          <w:szCs w:val="22"/>
          <w:lang w:val="es-CO"/>
        </w:rPr>
      </w:pPr>
      <w:r w:rsidRPr="00705765">
        <w:rPr>
          <w:rFonts w:ascii="Arial" w:hAnsi="Arial" w:cs="Arial"/>
          <w:sz w:val="22"/>
          <w:szCs w:val="22"/>
          <w:lang w:val="es-CO"/>
        </w:rPr>
        <w:t>En la OCDE, el apoyo fiscal a la I+D empresarial ha mostrado un crecimiento sostenido en las últimas dos décadas, alcanzando en promedio el 0,13 % del PIB en 2022, frente al 0,05 % en 2003, mientras que el financiamiento directo se mantiene estable en torno al 0,1 % del PIB. Esta tendencia refleja el peso creciente de los incentivos tributarios frente a los subsidios directos</w:t>
      </w:r>
      <w:del w:id="4" w:author="Stagno Izaguirre, Daniel Alejandro" w:date="2026-06-11T15:06:00Z" w16du:dateUtc="2026-06-11T20:06:00Z">
        <w:r w:rsidRPr="00705765" w:rsidDel="00C503D2">
          <w:rPr>
            <w:rFonts w:ascii="Arial" w:hAnsi="Arial" w:cs="Arial"/>
            <w:sz w:val="22"/>
            <w:szCs w:val="22"/>
            <w:lang w:val="es-CO"/>
          </w:rPr>
          <w:delText xml:space="preserve">, </w:delText>
        </w:r>
      </w:del>
      <w:ins w:id="5" w:author="Stagno Izaguirre, Daniel Alejandro" w:date="2026-06-11T15:06:00Z" w16du:dateUtc="2026-06-11T20:06:00Z">
        <w:r w:rsidR="00C503D2">
          <w:rPr>
            <w:rFonts w:ascii="Arial" w:hAnsi="Arial" w:cs="Arial"/>
            <w:sz w:val="22"/>
            <w:szCs w:val="22"/>
            <w:lang w:val="es-CO"/>
          </w:rPr>
          <w:t>;</w:t>
        </w:r>
        <w:r w:rsidR="00C503D2" w:rsidRPr="00705765">
          <w:rPr>
            <w:rFonts w:ascii="Arial" w:hAnsi="Arial" w:cs="Arial"/>
            <w:sz w:val="22"/>
            <w:szCs w:val="22"/>
            <w:lang w:val="es-CO"/>
          </w:rPr>
          <w:t xml:space="preserve"> </w:t>
        </w:r>
      </w:ins>
      <w:del w:id="6" w:author="Stagno Izaguirre, Daniel Alejandro" w:date="2026-06-11T15:06:00Z" w16du:dateUtc="2026-06-11T20:06:00Z">
        <w:r w:rsidRPr="00705765" w:rsidDel="00C503D2">
          <w:rPr>
            <w:rFonts w:ascii="Arial" w:hAnsi="Arial" w:cs="Arial"/>
            <w:sz w:val="22"/>
            <w:szCs w:val="22"/>
            <w:lang w:val="es-CO"/>
          </w:rPr>
          <w:delText xml:space="preserve">particularmente </w:delText>
        </w:r>
      </w:del>
      <w:r w:rsidRPr="00705765">
        <w:rPr>
          <w:rFonts w:ascii="Arial" w:hAnsi="Arial" w:cs="Arial"/>
          <w:sz w:val="22"/>
          <w:szCs w:val="22"/>
          <w:lang w:val="es-CO"/>
        </w:rPr>
        <w:t>en economías como</w:t>
      </w:r>
      <w:ins w:id="7" w:author="Stagno Izaguirre, Daniel Alejandro" w:date="2026-06-11T15:06:00Z" w16du:dateUtc="2026-06-11T20:06:00Z">
        <w:r w:rsidR="00C503D2">
          <w:rPr>
            <w:rFonts w:ascii="Arial" w:hAnsi="Arial" w:cs="Arial"/>
            <w:sz w:val="22"/>
            <w:szCs w:val="22"/>
            <w:lang w:val="es-CO"/>
          </w:rPr>
          <w:t xml:space="preserve"> la</w:t>
        </w:r>
      </w:ins>
      <w:r w:rsidRPr="00705765">
        <w:rPr>
          <w:rFonts w:ascii="Arial" w:hAnsi="Arial" w:cs="Arial"/>
          <w:sz w:val="22"/>
          <w:szCs w:val="22"/>
          <w:lang w:val="es-CO"/>
        </w:rPr>
        <w:t xml:space="preserve"> China, </w:t>
      </w:r>
      <w:commentRangeStart w:id="8"/>
      <w:del w:id="9" w:author="Stagno Izaguirre, Daniel Alejandro" w:date="2026-06-11T15:06:00Z" w16du:dateUtc="2026-06-11T20:06:00Z">
        <w:r w:rsidRPr="00705765" w:rsidDel="00C503D2">
          <w:rPr>
            <w:rFonts w:ascii="Arial" w:hAnsi="Arial" w:cs="Arial"/>
            <w:sz w:val="22"/>
            <w:szCs w:val="22"/>
            <w:lang w:val="es-CO"/>
          </w:rPr>
          <w:delText xml:space="preserve">donde </w:delText>
        </w:r>
      </w:del>
      <w:r w:rsidRPr="00705765">
        <w:rPr>
          <w:rFonts w:ascii="Arial" w:hAnsi="Arial" w:cs="Arial"/>
          <w:sz w:val="22"/>
          <w:szCs w:val="22"/>
          <w:lang w:val="es-CO"/>
        </w:rPr>
        <w:t xml:space="preserve">las reformas recientes </w:t>
      </w:r>
      <w:commentRangeEnd w:id="8"/>
      <w:r w:rsidR="00693E85" w:rsidRPr="00705765">
        <w:rPr>
          <w:rStyle w:val="CommentReference"/>
          <w:rFonts w:ascii="Arial" w:hAnsi="Arial" w:cs="Arial"/>
          <w:sz w:val="22"/>
          <w:szCs w:val="22"/>
          <w:lang w:val="es-CO"/>
        </w:rPr>
        <w:commentReference w:id="8"/>
      </w:r>
      <w:r w:rsidRPr="00705765">
        <w:rPr>
          <w:rFonts w:ascii="Arial" w:hAnsi="Arial" w:cs="Arial"/>
          <w:sz w:val="22"/>
          <w:szCs w:val="22"/>
          <w:lang w:val="es-CO"/>
        </w:rPr>
        <w:t>han triplicado el apoyo fiscal a la I+D</w:t>
      </w:r>
      <w:r w:rsidR="009B78FC">
        <w:rPr>
          <w:rFonts w:ascii="Arial" w:hAnsi="Arial" w:cs="Arial"/>
          <w:sz w:val="22"/>
          <w:szCs w:val="22"/>
          <w:lang w:val="es-CO"/>
        </w:rPr>
        <w:t xml:space="preserve"> </w:t>
      </w:r>
      <w:sdt>
        <w:sdtPr>
          <w:rPr>
            <w:rFonts w:ascii="Arial" w:hAnsi="Arial" w:cs="Arial"/>
            <w:sz w:val="22"/>
            <w:szCs w:val="22"/>
            <w:lang w:val="es-419"/>
          </w:rPr>
          <w:id w:val="-1266458913"/>
          <w:citation/>
        </w:sdtPr>
        <w:sdtEndPr/>
        <w:sdtContent>
          <w:r w:rsidR="009B78FC" w:rsidRPr="004225F7">
            <w:rPr>
              <w:rFonts w:ascii="Arial" w:hAnsi="Arial" w:cs="Arial"/>
              <w:sz w:val="22"/>
              <w:szCs w:val="22"/>
              <w:lang w:val="es-419"/>
            </w:rPr>
            <w:fldChar w:fldCharType="begin"/>
          </w:r>
          <w:r w:rsidR="009B78FC" w:rsidRPr="004225F7">
            <w:rPr>
              <w:rFonts w:ascii="Arial" w:hAnsi="Arial" w:cs="Arial"/>
              <w:sz w:val="22"/>
              <w:szCs w:val="22"/>
              <w:lang w:val="es-419"/>
            </w:rPr>
            <w:instrText xml:space="preserve">CITATION OEC23 \l 3082 </w:instrText>
          </w:r>
          <w:r w:rsidR="009B78FC" w:rsidRPr="004225F7">
            <w:rPr>
              <w:rFonts w:ascii="Arial" w:hAnsi="Arial" w:cs="Arial"/>
              <w:sz w:val="22"/>
              <w:szCs w:val="22"/>
              <w:lang w:val="es-419"/>
            </w:rPr>
            <w:fldChar w:fldCharType="separate"/>
          </w:r>
          <w:r w:rsidR="00A07AAD" w:rsidRPr="00A07AAD">
            <w:rPr>
              <w:rFonts w:ascii="Arial" w:hAnsi="Arial" w:cs="Arial"/>
              <w:noProof/>
              <w:sz w:val="22"/>
              <w:szCs w:val="22"/>
              <w:lang w:val="es-419"/>
            </w:rPr>
            <w:t>(OECD, 2023)</w:t>
          </w:r>
          <w:r w:rsidR="009B78FC" w:rsidRPr="004225F7">
            <w:rPr>
              <w:rFonts w:ascii="Arial" w:hAnsi="Arial" w:cs="Arial"/>
              <w:sz w:val="22"/>
              <w:szCs w:val="22"/>
              <w:lang w:val="es-419"/>
            </w:rPr>
            <w:fldChar w:fldCharType="end"/>
          </w:r>
        </w:sdtContent>
      </w:sdt>
      <w:r w:rsidR="00486863" w:rsidRPr="00705765">
        <w:rPr>
          <w:rFonts w:ascii="Arial" w:hAnsi="Arial" w:cs="Arial"/>
          <w:sz w:val="22"/>
          <w:szCs w:val="22"/>
          <w:lang w:val="es-CO"/>
        </w:rPr>
        <w:t>.</w:t>
      </w:r>
    </w:p>
    <w:p w14:paraId="70358B10" w14:textId="77777777" w:rsidR="004E2D7F" w:rsidRDefault="004E2D7F" w:rsidP="004225F7">
      <w:pPr>
        <w:jc w:val="both"/>
        <w:rPr>
          <w:rFonts w:ascii="Arial" w:hAnsi="Arial" w:cs="Arial"/>
          <w:sz w:val="22"/>
          <w:szCs w:val="22"/>
          <w:lang w:val="es-CO"/>
        </w:rPr>
      </w:pPr>
    </w:p>
    <w:p w14:paraId="57A0083E" w14:textId="750AFB42" w:rsidR="004E2D7F" w:rsidRPr="00705765" w:rsidRDefault="004E2D7F" w:rsidP="00705765">
      <w:pPr>
        <w:jc w:val="center"/>
        <w:rPr>
          <w:rFonts w:ascii="Arial" w:hAnsi="Arial" w:cs="Arial"/>
          <w:b/>
          <w:bCs/>
          <w:sz w:val="22"/>
          <w:szCs w:val="22"/>
          <w:lang w:val="es-CO"/>
        </w:rPr>
      </w:pPr>
      <w:r w:rsidRPr="00705765">
        <w:rPr>
          <w:rFonts w:ascii="Arial" w:hAnsi="Arial" w:cs="Arial"/>
          <w:b/>
          <w:bCs/>
          <w:sz w:val="22"/>
          <w:szCs w:val="22"/>
          <w:lang w:val="es-CO"/>
        </w:rPr>
        <w:t>Apoyo gubernamental a la I+D empresarial, 2000–2022</w:t>
      </w:r>
    </w:p>
    <w:p w14:paraId="6978C8C5" w14:textId="20BCA93E" w:rsidR="009B78FC" w:rsidRDefault="32EC1F8E" w:rsidP="004225F7">
      <w:pPr>
        <w:jc w:val="both"/>
        <w:rPr>
          <w:rFonts w:ascii="Arial" w:hAnsi="Arial" w:cs="Arial"/>
          <w:sz w:val="22"/>
          <w:szCs w:val="22"/>
          <w:lang w:val="es-CO"/>
        </w:rPr>
      </w:pPr>
      <w:r>
        <w:t>￼</w:t>
      </w:r>
    </w:p>
    <w:p w14:paraId="021F85E9" w14:textId="6F3BDE20" w:rsidR="004E2D7F" w:rsidRPr="00705765" w:rsidRDefault="004E2D7F" w:rsidP="00705765">
      <w:pPr>
        <w:jc w:val="center"/>
        <w:rPr>
          <w:rFonts w:ascii="Arial" w:hAnsi="Arial" w:cs="Arial"/>
          <w:sz w:val="20"/>
          <w:szCs w:val="20"/>
          <w:lang w:val="es-CO"/>
        </w:rPr>
      </w:pPr>
      <w:r w:rsidRPr="00705765">
        <w:rPr>
          <w:rFonts w:ascii="Arial" w:hAnsi="Arial" w:cs="Arial"/>
          <w:sz w:val="20"/>
          <w:szCs w:val="20"/>
          <w:lang w:val="es-CO"/>
        </w:rPr>
        <w:t xml:space="preserve">Fuente: </w:t>
      </w:r>
      <w:sdt>
        <w:sdtPr>
          <w:rPr>
            <w:rFonts w:ascii="Arial" w:hAnsi="Arial" w:cs="Arial"/>
            <w:sz w:val="20"/>
            <w:szCs w:val="20"/>
            <w:lang w:val="es-CO"/>
          </w:rPr>
          <w:id w:val="1157880561"/>
          <w:citation/>
        </w:sdtPr>
        <w:sdtEndPr/>
        <w:sdtContent>
          <w:r w:rsidR="00284A8C" w:rsidRPr="00705765">
            <w:rPr>
              <w:rFonts w:ascii="Arial" w:hAnsi="Arial" w:cs="Arial"/>
              <w:sz w:val="20"/>
              <w:szCs w:val="20"/>
              <w:lang w:val="es-CO"/>
            </w:rPr>
            <w:fldChar w:fldCharType="begin"/>
          </w:r>
          <w:r w:rsidR="00284A8C" w:rsidRPr="00705765">
            <w:rPr>
              <w:rFonts w:ascii="Arial" w:hAnsi="Arial" w:cs="Arial"/>
              <w:sz w:val="20"/>
              <w:szCs w:val="20"/>
              <w:lang w:val="es-BO"/>
            </w:rPr>
            <w:instrText xml:space="preserve"> CITATION OEC25 \l 1033 </w:instrText>
          </w:r>
          <w:r w:rsidR="00284A8C" w:rsidRPr="00705765">
            <w:rPr>
              <w:rFonts w:ascii="Arial" w:hAnsi="Arial" w:cs="Arial"/>
              <w:sz w:val="20"/>
              <w:szCs w:val="20"/>
              <w:lang w:val="es-CO"/>
            </w:rPr>
            <w:fldChar w:fldCharType="separate"/>
          </w:r>
          <w:r w:rsidR="00A07AAD" w:rsidRPr="00A07AAD">
            <w:rPr>
              <w:rFonts w:ascii="Arial" w:hAnsi="Arial" w:cs="Arial"/>
              <w:noProof/>
              <w:sz w:val="20"/>
              <w:szCs w:val="20"/>
              <w:lang w:val="es-BO"/>
            </w:rPr>
            <w:t>(OECD, 2025)</w:t>
          </w:r>
          <w:r w:rsidR="00284A8C" w:rsidRPr="00705765">
            <w:rPr>
              <w:rFonts w:ascii="Arial" w:hAnsi="Arial" w:cs="Arial"/>
              <w:sz w:val="20"/>
              <w:szCs w:val="20"/>
              <w:lang w:val="es-CO"/>
            </w:rPr>
            <w:fldChar w:fldCharType="end"/>
          </w:r>
        </w:sdtContent>
      </w:sdt>
      <w:r w:rsidR="00284A8C">
        <w:rPr>
          <w:rFonts w:ascii="Arial" w:hAnsi="Arial" w:cs="Arial"/>
          <w:sz w:val="20"/>
          <w:szCs w:val="20"/>
          <w:lang w:val="es-CO"/>
        </w:rPr>
        <w:t>.</w:t>
      </w:r>
    </w:p>
    <w:p w14:paraId="08D04D39" w14:textId="3A2F3CE1" w:rsidR="004225F7" w:rsidRDefault="004225F7" w:rsidP="004225F7">
      <w:pPr>
        <w:jc w:val="both"/>
        <w:rPr>
          <w:rFonts w:ascii="Arial" w:hAnsi="Arial" w:cs="Arial"/>
          <w:sz w:val="22"/>
          <w:szCs w:val="22"/>
          <w:lang w:val="es-419"/>
        </w:rPr>
      </w:pPr>
    </w:p>
    <w:p w14:paraId="6AC82A0F" w14:textId="129B41D3" w:rsidR="004A644F" w:rsidRDefault="00804934" w:rsidP="00804934">
      <w:pPr>
        <w:jc w:val="both"/>
        <w:rPr>
          <w:rFonts w:ascii="Arial" w:hAnsi="Arial" w:cs="Arial"/>
          <w:sz w:val="22"/>
          <w:szCs w:val="22"/>
          <w:lang w:val="es-419"/>
        </w:rPr>
      </w:pPr>
      <w:r w:rsidRPr="00804934">
        <w:rPr>
          <w:rFonts w:ascii="Arial" w:hAnsi="Arial" w:cs="Arial"/>
          <w:sz w:val="22"/>
          <w:szCs w:val="22"/>
          <w:lang w:val="es-419"/>
        </w:rPr>
        <w:t>En América Latina, la implementación de incentivos tributarios para fomentar la CTI</w:t>
      </w:r>
      <w:r>
        <w:rPr>
          <w:rFonts w:ascii="Arial" w:hAnsi="Arial" w:cs="Arial"/>
          <w:sz w:val="22"/>
          <w:szCs w:val="22"/>
          <w:lang w:val="es-419"/>
        </w:rPr>
        <w:t xml:space="preserve"> </w:t>
      </w:r>
      <w:r w:rsidRPr="00804934">
        <w:rPr>
          <w:rFonts w:ascii="Arial" w:hAnsi="Arial" w:cs="Arial"/>
          <w:sz w:val="22"/>
          <w:szCs w:val="22"/>
          <w:lang w:val="es-419"/>
        </w:rPr>
        <w:t xml:space="preserve">comenzó </w:t>
      </w:r>
      <w:r>
        <w:rPr>
          <w:rFonts w:ascii="Arial" w:hAnsi="Arial" w:cs="Arial"/>
          <w:sz w:val="22"/>
          <w:szCs w:val="22"/>
          <w:lang w:val="es-419"/>
        </w:rPr>
        <w:t xml:space="preserve">en Argentina y </w:t>
      </w:r>
      <w:r w:rsidR="00F079DB">
        <w:rPr>
          <w:rFonts w:ascii="Arial" w:hAnsi="Arial" w:cs="Arial"/>
          <w:sz w:val="22"/>
          <w:szCs w:val="22"/>
          <w:lang w:val="es-419"/>
        </w:rPr>
        <w:t>México</w:t>
      </w:r>
      <w:r>
        <w:rPr>
          <w:rStyle w:val="FootnoteReference"/>
          <w:rFonts w:ascii="Arial" w:hAnsi="Arial" w:cs="Arial"/>
          <w:sz w:val="22"/>
          <w:szCs w:val="22"/>
          <w:lang w:val="es-419"/>
        </w:rPr>
        <w:footnoteReference w:id="3"/>
      </w:r>
      <w:r>
        <w:rPr>
          <w:rFonts w:ascii="Arial" w:hAnsi="Arial" w:cs="Arial"/>
          <w:sz w:val="22"/>
          <w:szCs w:val="22"/>
          <w:lang w:val="es-419"/>
        </w:rPr>
        <w:t xml:space="preserve"> </w:t>
      </w:r>
      <w:r w:rsidRPr="00804934">
        <w:rPr>
          <w:rFonts w:ascii="Arial" w:hAnsi="Arial" w:cs="Arial"/>
          <w:sz w:val="22"/>
          <w:szCs w:val="22"/>
          <w:lang w:val="es-419"/>
        </w:rPr>
        <w:t>a partir de la década de 1990, en el marco de reformas orientadas a modernizar la estructura productiva y promover la competitividad empresarial</w:t>
      </w:r>
      <w:r w:rsidR="00F87CC2">
        <w:rPr>
          <w:rFonts w:ascii="Arial" w:hAnsi="Arial" w:cs="Arial"/>
          <w:sz w:val="22"/>
          <w:szCs w:val="22"/>
          <w:lang w:val="es-419"/>
        </w:rPr>
        <w:t xml:space="preserve"> </w:t>
      </w:r>
      <w:sdt>
        <w:sdtPr>
          <w:rPr>
            <w:rFonts w:ascii="Arial" w:hAnsi="Arial" w:cs="Arial"/>
            <w:sz w:val="22"/>
            <w:szCs w:val="22"/>
            <w:lang w:val="es-419"/>
          </w:rPr>
          <w:id w:val="-1755129745"/>
          <w:citation/>
        </w:sdtPr>
        <w:sdtEndPr/>
        <w:sdtContent>
          <w:r w:rsidR="00F87CC2">
            <w:rPr>
              <w:rFonts w:ascii="Arial" w:hAnsi="Arial" w:cs="Arial"/>
              <w:sz w:val="22"/>
              <w:szCs w:val="22"/>
              <w:lang w:val="es-419"/>
            </w:rPr>
            <w:fldChar w:fldCharType="begin"/>
          </w:r>
          <w:r w:rsidR="00F87CC2">
            <w:rPr>
              <w:rFonts w:ascii="Arial" w:hAnsi="Arial" w:cs="Arial"/>
              <w:sz w:val="22"/>
              <w:szCs w:val="22"/>
              <w:lang w:val="es-BO"/>
            </w:rPr>
            <w:instrText xml:space="preserve"> CITATION Tor11 \l 16394 </w:instrText>
          </w:r>
          <w:r w:rsidR="00F87CC2">
            <w:rPr>
              <w:rFonts w:ascii="Arial" w:hAnsi="Arial" w:cs="Arial"/>
              <w:sz w:val="22"/>
              <w:szCs w:val="22"/>
              <w:lang w:val="es-419"/>
            </w:rPr>
            <w:fldChar w:fldCharType="separate"/>
          </w:r>
          <w:r w:rsidR="00A07AAD" w:rsidRPr="00A07AAD">
            <w:rPr>
              <w:rFonts w:ascii="Arial" w:hAnsi="Arial" w:cs="Arial"/>
              <w:noProof/>
              <w:sz w:val="22"/>
              <w:szCs w:val="22"/>
              <w:lang w:val="es-BO"/>
            </w:rPr>
            <w:t>(Torrado, 2011)</w:t>
          </w:r>
          <w:r w:rsidR="00F87CC2">
            <w:rPr>
              <w:rFonts w:ascii="Arial" w:hAnsi="Arial" w:cs="Arial"/>
              <w:sz w:val="22"/>
              <w:szCs w:val="22"/>
              <w:lang w:val="es-419"/>
            </w:rPr>
            <w:fldChar w:fldCharType="end"/>
          </w:r>
        </w:sdtContent>
      </w:sdt>
      <w:del w:id="10" w:author="Stagno Izaguirre, Daniel Alejandro" w:date="2026-06-11T15:15:00Z" w16du:dateUtc="2026-06-11T20:15:00Z">
        <w:r w:rsidR="00F87CC2" w:rsidRPr="00804934" w:rsidDel="000516DB">
          <w:rPr>
            <w:rFonts w:ascii="Arial" w:hAnsi="Arial" w:cs="Arial"/>
            <w:sz w:val="22"/>
            <w:szCs w:val="22"/>
            <w:lang w:val="es-419"/>
          </w:rPr>
          <w:delText>.</w:delText>
        </w:r>
      </w:del>
      <w:r w:rsidRPr="00804934">
        <w:rPr>
          <w:rFonts w:ascii="Arial" w:hAnsi="Arial" w:cs="Arial"/>
          <w:sz w:val="22"/>
          <w:szCs w:val="22"/>
          <w:lang w:val="es-419"/>
        </w:rPr>
        <w:t xml:space="preserve">. Colombia en el año 2000 </w:t>
      </w:r>
      <w:r>
        <w:rPr>
          <w:rFonts w:ascii="Arial" w:hAnsi="Arial" w:cs="Arial"/>
          <w:sz w:val="22"/>
          <w:szCs w:val="22"/>
          <w:lang w:val="es-419"/>
        </w:rPr>
        <w:t>lanz</w:t>
      </w:r>
      <w:r w:rsidR="000A1F72">
        <w:rPr>
          <w:rFonts w:ascii="Arial" w:hAnsi="Arial" w:cs="Arial"/>
          <w:sz w:val="22"/>
          <w:szCs w:val="22"/>
          <w:lang w:val="es-419"/>
        </w:rPr>
        <w:t>ó</w:t>
      </w:r>
      <w:r w:rsidRPr="00804934">
        <w:rPr>
          <w:rFonts w:ascii="Arial" w:hAnsi="Arial" w:cs="Arial"/>
          <w:sz w:val="22"/>
          <w:szCs w:val="22"/>
          <w:lang w:val="es-419"/>
        </w:rPr>
        <w:t xml:space="preserve"> un régimen de deducciones al impuesto sobre la renta para proyectos de CTI. </w:t>
      </w:r>
      <w:r>
        <w:rPr>
          <w:rFonts w:ascii="Arial" w:hAnsi="Arial" w:cs="Arial"/>
          <w:sz w:val="22"/>
          <w:szCs w:val="22"/>
          <w:lang w:val="es-419"/>
        </w:rPr>
        <w:t xml:space="preserve">Luego </w:t>
      </w:r>
      <w:r w:rsidRPr="00804934">
        <w:rPr>
          <w:rFonts w:ascii="Arial" w:hAnsi="Arial" w:cs="Arial"/>
          <w:sz w:val="22"/>
          <w:szCs w:val="22"/>
          <w:lang w:val="es-419"/>
        </w:rPr>
        <w:t xml:space="preserve">Brasil formalizó su esquema más emblemático en 2005 con la “Lei do Bem”, mientras que países como Uruguay (2007), Chile (reforma en 2013) y Perú (2015) desarrollaron sus propios </w:t>
      </w:r>
      <w:r w:rsidR="00B50414">
        <w:rPr>
          <w:rFonts w:ascii="Arial" w:hAnsi="Arial" w:cs="Arial"/>
          <w:sz w:val="22"/>
          <w:szCs w:val="22"/>
          <w:lang w:val="es-419"/>
        </w:rPr>
        <w:t>esquemas</w:t>
      </w:r>
      <w:r w:rsidRPr="00804934">
        <w:rPr>
          <w:rFonts w:ascii="Arial" w:hAnsi="Arial" w:cs="Arial"/>
          <w:sz w:val="22"/>
          <w:szCs w:val="22"/>
          <w:lang w:val="es-419"/>
        </w:rPr>
        <w:t>, cada uno adaptado a sus contextos institucionales y prioridades estratégicas</w:t>
      </w:r>
      <w:r w:rsidR="00F87CC2">
        <w:rPr>
          <w:rFonts w:ascii="Arial" w:hAnsi="Arial" w:cs="Arial"/>
          <w:sz w:val="22"/>
          <w:szCs w:val="22"/>
          <w:lang w:val="es-419"/>
        </w:rPr>
        <w:t>.</w:t>
      </w:r>
    </w:p>
    <w:p w14:paraId="7FA6D5A6" w14:textId="3E5F318C" w:rsidR="00B50414" w:rsidRDefault="00B50414" w:rsidP="00804934">
      <w:pPr>
        <w:jc w:val="both"/>
        <w:rPr>
          <w:rFonts w:ascii="Arial" w:hAnsi="Arial" w:cs="Arial"/>
          <w:sz w:val="22"/>
          <w:szCs w:val="22"/>
          <w:lang w:val="es-419"/>
        </w:rPr>
      </w:pPr>
    </w:p>
    <w:p w14:paraId="7F521411" w14:textId="7028540B" w:rsidR="00962EEC" w:rsidRDefault="00962EEC" w:rsidP="00962EEC">
      <w:pPr>
        <w:jc w:val="both"/>
        <w:rPr>
          <w:rFonts w:ascii="Arial" w:hAnsi="Arial" w:cs="Arial"/>
          <w:sz w:val="22"/>
          <w:szCs w:val="22"/>
          <w:lang w:val="es-419"/>
        </w:rPr>
      </w:pPr>
      <w:r w:rsidRPr="00962EEC">
        <w:rPr>
          <w:rFonts w:ascii="Arial" w:hAnsi="Arial" w:cs="Arial"/>
          <w:sz w:val="22"/>
          <w:szCs w:val="22"/>
          <w:lang w:val="es-419"/>
        </w:rPr>
        <w:t>Los incentivos tributarios para la CTI</w:t>
      </w:r>
      <w:r>
        <w:rPr>
          <w:rFonts w:ascii="Arial" w:hAnsi="Arial" w:cs="Arial"/>
          <w:sz w:val="22"/>
          <w:szCs w:val="22"/>
          <w:lang w:val="es-419"/>
        </w:rPr>
        <w:t>, m</w:t>
      </w:r>
      <w:r w:rsidRPr="00962EEC">
        <w:rPr>
          <w:rFonts w:ascii="Arial" w:hAnsi="Arial" w:cs="Arial"/>
          <w:sz w:val="22"/>
          <w:szCs w:val="22"/>
          <w:lang w:val="es-419"/>
        </w:rPr>
        <w:t xml:space="preserve">ediante </w:t>
      </w:r>
      <w:r>
        <w:rPr>
          <w:rFonts w:ascii="Arial" w:hAnsi="Arial" w:cs="Arial"/>
          <w:sz w:val="22"/>
          <w:szCs w:val="22"/>
          <w:lang w:val="es-419"/>
        </w:rPr>
        <w:t xml:space="preserve">diversos </w:t>
      </w:r>
      <w:r w:rsidRPr="00962EEC">
        <w:rPr>
          <w:rFonts w:ascii="Arial" w:hAnsi="Arial" w:cs="Arial"/>
          <w:sz w:val="22"/>
          <w:szCs w:val="22"/>
          <w:lang w:val="es-419"/>
        </w:rPr>
        <w:t>mecanismos como deducciones fiscales, créditos tributarios o tasas preferenciales</w:t>
      </w:r>
      <w:r>
        <w:rPr>
          <w:rFonts w:ascii="Arial" w:hAnsi="Arial" w:cs="Arial"/>
          <w:sz w:val="22"/>
          <w:szCs w:val="22"/>
          <w:lang w:val="es-419"/>
        </w:rPr>
        <w:t xml:space="preserve">, </w:t>
      </w:r>
      <w:del w:id="11" w:author="Stagno Izaguirre, Daniel Alejandro" w:date="2026-06-11T15:52:00Z" w16du:dateUtc="2026-06-11T20:52:00Z">
        <w:r w:rsidR="00FF726F" w:rsidRPr="00FF726F" w:rsidDel="009E6122">
          <w:rPr>
            <w:rFonts w:ascii="Arial" w:hAnsi="Arial" w:cs="Arial"/>
            <w:sz w:val="22"/>
            <w:szCs w:val="22"/>
            <w:lang w:val="es-419"/>
          </w:rPr>
          <w:delText xml:space="preserve">reducen </w:delText>
        </w:r>
      </w:del>
      <w:ins w:id="12" w:author="Stagno Izaguirre, Daniel Alejandro" w:date="2026-06-11T15:52:00Z" w16du:dateUtc="2026-06-11T20:52:00Z">
        <w:r w:rsidR="009E6122">
          <w:rPr>
            <w:rFonts w:ascii="Arial" w:hAnsi="Arial" w:cs="Arial"/>
            <w:sz w:val="22"/>
            <w:szCs w:val="22"/>
            <w:lang w:val="es-419"/>
          </w:rPr>
          <w:t>buscan reducir</w:t>
        </w:r>
        <w:r w:rsidR="009E6122" w:rsidRPr="00FF726F">
          <w:rPr>
            <w:rFonts w:ascii="Arial" w:hAnsi="Arial" w:cs="Arial"/>
            <w:sz w:val="22"/>
            <w:szCs w:val="22"/>
            <w:lang w:val="es-419"/>
          </w:rPr>
          <w:t xml:space="preserve"> </w:t>
        </w:r>
      </w:ins>
      <w:r w:rsidR="00FF726F" w:rsidRPr="00FF726F">
        <w:rPr>
          <w:rFonts w:ascii="Arial" w:hAnsi="Arial" w:cs="Arial"/>
          <w:sz w:val="22"/>
          <w:szCs w:val="22"/>
          <w:lang w:val="es-419"/>
        </w:rPr>
        <w:t xml:space="preserve">la carga fiscal de las empresas que realizan actividades subvencionables de </w:t>
      </w:r>
      <w:r w:rsidR="0069451B">
        <w:rPr>
          <w:rFonts w:ascii="Arial" w:hAnsi="Arial" w:cs="Arial"/>
          <w:sz w:val="22"/>
          <w:szCs w:val="22"/>
          <w:lang w:val="es-419"/>
        </w:rPr>
        <w:t>CTI</w:t>
      </w:r>
      <w:r w:rsidR="00FF726F" w:rsidRPr="00FF726F">
        <w:rPr>
          <w:rFonts w:ascii="Arial" w:hAnsi="Arial" w:cs="Arial"/>
          <w:sz w:val="22"/>
          <w:szCs w:val="22"/>
          <w:lang w:val="es-419"/>
        </w:rPr>
        <w:t xml:space="preserve">, disminuyendo </w:t>
      </w:r>
      <w:del w:id="13" w:author="Stagno Izaguirre, Daniel Alejandro" w:date="2026-06-11T15:26:00Z" w16du:dateUtc="2026-06-11T20:26:00Z">
        <w:r w:rsidR="00FF726F" w:rsidRPr="00FF726F" w:rsidDel="00F107CA">
          <w:rPr>
            <w:rFonts w:ascii="Arial" w:hAnsi="Arial" w:cs="Arial"/>
            <w:sz w:val="22"/>
            <w:szCs w:val="22"/>
            <w:lang w:val="es-419"/>
          </w:rPr>
          <w:delText xml:space="preserve">su </w:delText>
        </w:r>
      </w:del>
      <w:ins w:id="14" w:author="Stagno Izaguirre, Daniel Alejandro" w:date="2026-06-11T15:26:00Z" w16du:dateUtc="2026-06-11T20:26:00Z">
        <w:r w:rsidR="00F107CA">
          <w:rPr>
            <w:rFonts w:ascii="Arial" w:hAnsi="Arial" w:cs="Arial"/>
            <w:sz w:val="22"/>
            <w:szCs w:val="22"/>
            <w:lang w:val="es-419"/>
          </w:rPr>
          <w:t>el</w:t>
        </w:r>
        <w:r w:rsidR="00F107CA" w:rsidRPr="00FF726F">
          <w:rPr>
            <w:rFonts w:ascii="Arial" w:hAnsi="Arial" w:cs="Arial"/>
            <w:sz w:val="22"/>
            <w:szCs w:val="22"/>
            <w:lang w:val="es-419"/>
          </w:rPr>
          <w:t xml:space="preserve"> </w:t>
        </w:r>
      </w:ins>
      <w:r w:rsidR="00FF726F" w:rsidRPr="00FF726F">
        <w:rPr>
          <w:rFonts w:ascii="Arial" w:hAnsi="Arial" w:cs="Arial"/>
          <w:sz w:val="22"/>
          <w:szCs w:val="22"/>
          <w:lang w:val="es-419"/>
        </w:rPr>
        <w:t xml:space="preserve">costo relativo </w:t>
      </w:r>
      <w:ins w:id="15" w:author="Stagno Izaguirre, Daniel Alejandro" w:date="2026-06-11T15:26:00Z" w16du:dateUtc="2026-06-11T20:26:00Z">
        <w:r w:rsidR="006174B6">
          <w:rPr>
            <w:rFonts w:ascii="Arial" w:hAnsi="Arial" w:cs="Arial"/>
            <w:sz w:val="22"/>
            <w:szCs w:val="22"/>
            <w:lang w:val="es-419"/>
          </w:rPr>
          <w:t>de</w:t>
        </w:r>
        <w:r w:rsidR="00F107CA">
          <w:rPr>
            <w:rFonts w:ascii="Arial" w:hAnsi="Arial" w:cs="Arial"/>
            <w:sz w:val="22"/>
            <w:szCs w:val="22"/>
            <w:lang w:val="es-419"/>
          </w:rPr>
          <w:t xml:space="preserve"> estas actividades, </w:t>
        </w:r>
      </w:ins>
      <w:del w:id="16" w:author="Stagno Izaguirre, Daniel Alejandro" w:date="2026-06-11T15:26:00Z" w16du:dateUtc="2026-06-11T20:26:00Z">
        <w:r w:rsidR="00FF726F" w:rsidRPr="00FF726F" w:rsidDel="00F107CA">
          <w:rPr>
            <w:rFonts w:ascii="Arial" w:hAnsi="Arial" w:cs="Arial"/>
            <w:sz w:val="22"/>
            <w:szCs w:val="22"/>
            <w:lang w:val="es-419"/>
          </w:rPr>
          <w:delText xml:space="preserve">y </w:delText>
        </w:r>
      </w:del>
      <w:r w:rsidR="00514F6F">
        <w:rPr>
          <w:rFonts w:ascii="Arial" w:hAnsi="Arial" w:cs="Arial"/>
          <w:sz w:val="22"/>
          <w:szCs w:val="22"/>
          <w:lang w:val="es-419"/>
        </w:rPr>
        <w:t>mot</w:t>
      </w:r>
      <w:r w:rsidR="003A604D">
        <w:rPr>
          <w:rFonts w:ascii="Arial" w:hAnsi="Arial" w:cs="Arial"/>
          <w:sz w:val="22"/>
          <w:szCs w:val="22"/>
          <w:lang w:val="es-419"/>
        </w:rPr>
        <w:t xml:space="preserve">ivando </w:t>
      </w:r>
      <w:r w:rsidR="00AD729F">
        <w:rPr>
          <w:rFonts w:ascii="Arial" w:hAnsi="Arial" w:cs="Arial"/>
          <w:sz w:val="22"/>
          <w:szCs w:val="22"/>
          <w:lang w:val="es-419"/>
        </w:rPr>
        <w:t>algunas</w:t>
      </w:r>
      <w:r w:rsidR="00F84724">
        <w:rPr>
          <w:rFonts w:ascii="Arial" w:hAnsi="Arial" w:cs="Arial"/>
          <w:sz w:val="22"/>
          <w:szCs w:val="22"/>
          <w:lang w:val="es-419"/>
        </w:rPr>
        <w:t xml:space="preserve"> firmas </w:t>
      </w:r>
      <w:r w:rsidR="00AD729F">
        <w:rPr>
          <w:rFonts w:ascii="Arial" w:hAnsi="Arial" w:cs="Arial"/>
          <w:sz w:val="22"/>
          <w:szCs w:val="22"/>
          <w:lang w:val="es-419"/>
        </w:rPr>
        <w:t>comiencen a</w:t>
      </w:r>
      <w:r w:rsidR="00F84724">
        <w:rPr>
          <w:rFonts w:ascii="Arial" w:hAnsi="Arial" w:cs="Arial"/>
          <w:sz w:val="22"/>
          <w:szCs w:val="22"/>
          <w:lang w:val="es-419"/>
        </w:rPr>
        <w:t xml:space="preserve"> </w:t>
      </w:r>
      <w:r w:rsidR="004919E2">
        <w:rPr>
          <w:rFonts w:ascii="Arial" w:hAnsi="Arial" w:cs="Arial"/>
          <w:sz w:val="22"/>
          <w:szCs w:val="22"/>
          <w:lang w:val="es-419"/>
        </w:rPr>
        <w:t>hacer</w:t>
      </w:r>
      <w:r w:rsidR="00D26C42">
        <w:rPr>
          <w:rFonts w:ascii="Arial" w:hAnsi="Arial" w:cs="Arial"/>
          <w:sz w:val="22"/>
          <w:szCs w:val="22"/>
          <w:lang w:val="es-419"/>
        </w:rPr>
        <w:t xml:space="preserve"> I+D</w:t>
      </w:r>
      <w:r w:rsidR="001E2DDC">
        <w:rPr>
          <w:rFonts w:ascii="Arial" w:hAnsi="Arial" w:cs="Arial"/>
          <w:sz w:val="22"/>
          <w:szCs w:val="22"/>
          <w:lang w:val="es-419"/>
        </w:rPr>
        <w:t xml:space="preserve"> y</w:t>
      </w:r>
      <w:ins w:id="17" w:author="Stagno Izaguirre, Daniel Alejandro" w:date="2026-06-11T15:27:00Z" w16du:dateUtc="2026-06-11T20:27:00Z">
        <w:r w:rsidR="001D0E1A">
          <w:rPr>
            <w:rFonts w:ascii="Arial" w:hAnsi="Arial" w:cs="Arial"/>
            <w:sz w:val="22"/>
            <w:szCs w:val="22"/>
            <w:lang w:val="es-419"/>
          </w:rPr>
          <w:t>, a</w:t>
        </w:r>
      </w:ins>
      <w:r w:rsidR="001D6848">
        <w:rPr>
          <w:rFonts w:ascii="Arial" w:hAnsi="Arial" w:cs="Arial"/>
          <w:sz w:val="22"/>
          <w:szCs w:val="22"/>
          <w:lang w:val="es-419"/>
        </w:rPr>
        <w:t xml:space="preserve"> otras</w:t>
      </w:r>
      <w:r w:rsidR="00590645">
        <w:rPr>
          <w:rFonts w:ascii="Arial" w:hAnsi="Arial" w:cs="Arial"/>
          <w:sz w:val="22"/>
          <w:szCs w:val="22"/>
          <w:lang w:val="es-419"/>
        </w:rPr>
        <w:t xml:space="preserve"> que ya lo hacen</w:t>
      </w:r>
      <w:ins w:id="18" w:author="Stagno Izaguirre, Daniel Alejandro" w:date="2026-06-11T15:27:00Z" w16du:dateUtc="2026-06-11T20:27:00Z">
        <w:r w:rsidR="001D0E1A">
          <w:rPr>
            <w:rFonts w:ascii="Arial" w:hAnsi="Arial" w:cs="Arial"/>
            <w:sz w:val="22"/>
            <w:szCs w:val="22"/>
            <w:lang w:val="es-419"/>
          </w:rPr>
          <w:t>,</w:t>
        </w:r>
      </w:ins>
      <w:r w:rsidR="00590645">
        <w:rPr>
          <w:rFonts w:ascii="Arial" w:hAnsi="Arial" w:cs="Arial"/>
          <w:sz w:val="22"/>
          <w:szCs w:val="22"/>
          <w:lang w:val="es-419"/>
        </w:rPr>
        <w:t xml:space="preserve"> a incrementar</w:t>
      </w:r>
      <w:r w:rsidR="004919E2">
        <w:rPr>
          <w:rFonts w:ascii="Arial" w:hAnsi="Arial" w:cs="Arial"/>
          <w:sz w:val="22"/>
          <w:szCs w:val="22"/>
          <w:lang w:val="es-419"/>
        </w:rPr>
        <w:t xml:space="preserve"> sus inversiones</w:t>
      </w:r>
      <w:r w:rsidR="001E2DDC">
        <w:rPr>
          <w:rFonts w:ascii="Arial" w:hAnsi="Arial" w:cs="Arial"/>
          <w:sz w:val="22"/>
          <w:szCs w:val="22"/>
          <w:lang w:val="es-419"/>
        </w:rPr>
        <w:t xml:space="preserve"> </w:t>
      </w:r>
      <w:r w:rsidR="003C77EE">
        <w:rPr>
          <w:rFonts w:ascii="Arial" w:hAnsi="Arial" w:cs="Arial"/>
          <w:sz w:val="22"/>
          <w:szCs w:val="22"/>
          <w:lang w:val="es-419"/>
        </w:rPr>
        <w:t xml:space="preserve"> </w:t>
      </w:r>
      <w:sdt>
        <w:sdtPr>
          <w:rPr>
            <w:rFonts w:ascii="Arial" w:hAnsi="Arial" w:cs="Arial"/>
            <w:sz w:val="22"/>
            <w:szCs w:val="22"/>
            <w:lang w:val="es-419"/>
          </w:rPr>
          <w:id w:val="1294336088"/>
          <w:citation/>
        </w:sdtPr>
        <w:sdtEndPr/>
        <w:sdtContent>
          <w:r w:rsidR="003C77EE">
            <w:rPr>
              <w:rFonts w:ascii="Arial" w:hAnsi="Arial" w:cs="Arial"/>
              <w:sz w:val="22"/>
              <w:szCs w:val="22"/>
              <w:lang w:val="es-419"/>
            </w:rPr>
            <w:fldChar w:fldCharType="begin"/>
          </w:r>
          <w:r w:rsidR="0060177C">
            <w:rPr>
              <w:rFonts w:ascii="Arial" w:hAnsi="Arial" w:cs="Arial"/>
              <w:sz w:val="22"/>
              <w:szCs w:val="22"/>
              <w:lang w:val="es-BO"/>
            </w:rPr>
            <w:instrText xml:space="preserve">CITATION Köh12 \l 16394 </w:instrText>
          </w:r>
          <w:r w:rsidR="003C77EE">
            <w:rPr>
              <w:rFonts w:ascii="Arial" w:hAnsi="Arial" w:cs="Arial"/>
              <w:sz w:val="22"/>
              <w:szCs w:val="22"/>
              <w:lang w:val="es-419"/>
            </w:rPr>
            <w:fldChar w:fldCharType="separate"/>
          </w:r>
          <w:r w:rsidR="00A07AAD" w:rsidRPr="00A07AAD">
            <w:rPr>
              <w:rFonts w:ascii="Arial" w:hAnsi="Arial" w:cs="Arial"/>
              <w:noProof/>
              <w:sz w:val="22"/>
              <w:szCs w:val="22"/>
              <w:lang w:val="es-BO"/>
            </w:rPr>
            <w:t>(Köhler, Laredo, &amp; Rammer, 2012)</w:t>
          </w:r>
          <w:r w:rsidR="003C77EE">
            <w:rPr>
              <w:rFonts w:ascii="Arial" w:hAnsi="Arial" w:cs="Arial"/>
              <w:sz w:val="22"/>
              <w:szCs w:val="22"/>
              <w:lang w:val="es-419"/>
            </w:rPr>
            <w:fldChar w:fldCharType="end"/>
          </w:r>
        </w:sdtContent>
      </w:sdt>
      <w:r>
        <w:rPr>
          <w:rFonts w:ascii="Arial" w:hAnsi="Arial" w:cs="Arial"/>
          <w:sz w:val="22"/>
          <w:szCs w:val="22"/>
          <w:lang w:val="es-419"/>
        </w:rPr>
        <w:t>.</w:t>
      </w:r>
      <w:r w:rsidR="00C653A0">
        <w:rPr>
          <w:rFonts w:ascii="Arial" w:hAnsi="Arial" w:cs="Arial"/>
          <w:sz w:val="22"/>
          <w:szCs w:val="22"/>
          <w:lang w:val="es-419"/>
        </w:rPr>
        <w:t xml:space="preserve"> </w:t>
      </w:r>
      <w:r w:rsidR="00C653A0" w:rsidRPr="00C653A0">
        <w:rPr>
          <w:rFonts w:ascii="Arial" w:hAnsi="Arial" w:cs="Arial"/>
          <w:sz w:val="22"/>
          <w:szCs w:val="22"/>
          <w:lang w:val="es-419"/>
        </w:rPr>
        <w:t>En la mayoría de los casos, estos beneficios se aplican una vez ejecutadas las actividades de CTI</w:t>
      </w:r>
      <w:ins w:id="19" w:author="Stagno Izaguirre, Daniel Alejandro" w:date="2026-06-11T15:27:00Z" w16du:dateUtc="2026-06-11T20:27:00Z">
        <w:r w:rsidR="00351DA0">
          <w:rPr>
            <w:rFonts w:ascii="Arial" w:hAnsi="Arial" w:cs="Arial"/>
            <w:sz w:val="22"/>
            <w:szCs w:val="22"/>
            <w:lang w:val="es-419"/>
          </w:rPr>
          <w:t xml:space="preserve"> (</w:t>
        </w:r>
        <w:r w:rsidR="00351DA0" w:rsidRPr="00351DA0">
          <w:rPr>
            <w:rFonts w:ascii="Arial" w:hAnsi="Arial" w:cs="Arial"/>
            <w:i/>
            <w:iCs/>
            <w:sz w:val="22"/>
            <w:szCs w:val="22"/>
            <w:lang w:val="es-419"/>
            <w:rPrChange w:id="20" w:author="Stagno Izaguirre, Daniel Alejandro" w:date="2026-06-11T15:27:00Z" w16du:dateUtc="2026-06-11T20:27:00Z">
              <w:rPr>
                <w:rFonts w:ascii="Arial" w:hAnsi="Arial" w:cs="Arial"/>
                <w:sz w:val="22"/>
                <w:szCs w:val="22"/>
                <w:lang w:val="es-419"/>
              </w:rPr>
            </w:rPrChange>
          </w:rPr>
          <w:t>ex post</w:t>
        </w:r>
        <w:r w:rsidR="00351DA0">
          <w:rPr>
            <w:rFonts w:ascii="Arial" w:hAnsi="Arial" w:cs="Arial"/>
            <w:sz w:val="22"/>
            <w:szCs w:val="22"/>
            <w:lang w:val="es-419"/>
          </w:rPr>
          <w:t>)</w:t>
        </w:r>
      </w:ins>
      <w:r w:rsidR="00C653A0" w:rsidRPr="00C653A0">
        <w:rPr>
          <w:rFonts w:ascii="Arial" w:hAnsi="Arial" w:cs="Arial"/>
          <w:sz w:val="22"/>
          <w:szCs w:val="22"/>
          <w:lang w:val="es-419"/>
        </w:rPr>
        <w:t xml:space="preserve">, por lo que se consideran instrumentos de apoyo indirecto; sin embargo, algunos regímenes en América Latina incorporan modalidades </w:t>
      </w:r>
      <w:r w:rsidR="00C653A0" w:rsidRPr="00351DA0">
        <w:rPr>
          <w:rFonts w:ascii="Arial" w:hAnsi="Arial" w:cs="Arial"/>
          <w:i/>
          <w:iCs/>
          <w:sz w:val="22"/>
          <w:szCs w:val="22"/>
          <w:lang w:val="es-419"/>
          <w:rPrChange w:id="21" w:author="Stagno Izaguirre, Daniel Alejandro" w:date="2026-06-11T15:27:00Z" w16du:dateUtc="2026-06-11T20:27:00Z">
            <w:rPr>
              <w:rFonts w:ascii="Arial" w:hAnsi="Arial" w:cs="Arial"/>
              <w:sz w:val="22"/>
              <w:szCs w:val="22"/>
              <w:lang w:val="es-419"/>
            </w:rPr>
          </w:rPrChange>
        </w:rPr>
        <w:t>ex ante</w:t>
      </w:r>
      <w:r w:rsidR="00C653A0" w:rsidRPr="00C653A0">
        <w:rPr>
          <w:rFonts w:ascii="Arial" w:hAnsi="Arial" w:cs="Arial"/>
          <w:sz w:val="22"/>
          <w:szCs w:val="22"/>
          <w:lang w:val="es-419"/>
        </w:rPr>
        <w:t xml:space="preserve"> o de preaprobación, que permiten a las empresas conocer su elegibilidad antes de realizar las inversiones. A diferencia de los incentivos tributarios, las subvenciones, los préstamos blandos o los </w:t>
      </w:r>
      <w:r w:rsidR="00C653A0" w:rsidRPr="001D5D26">
        <w:rPr>
          <w:rFonts w:ascii="Arial" w:hAnsi="Arial" w:cs="Arial"/>
          <w:i/>
          <w:iCs/>
          <w:sz w:val="22"/>
          <w:szCs w:val="22"/>
          <w:lang w:val="es-419"/>
          <w:rPrChange w:id="22" w:author="Stagno Izaguirre, Daniel Alejandro" w:date="2026-06-11T15:28:00Z" w16du:dateUtc="2026-06-11T20:28:00Z">
            <w:rPr>
              <w:rFonts w:ascii="Arial" w:hAnsi="Arial" w:cs="Arial"/>
              <w:sz w:val="22"/>
              <w:szCs w:val="22"/>
              <w:lang w:val="es-419"/>
            </w:rPr>
          </w:rPrChange>
        </w:rPr>
        <w:t>vouchers</w:t>
      </w:r>
      <w:r w:rsidR="00C653A0" w:rsidRPr="00C653A0">
        <w:rPr>
          <w:rFonts w:ascii="Arial" w:hAnsi="Arial" w:cs="Arial"/>
          <w:sz w:val="22"/>
          <w:szCs w:val="22"/>
          <w:lang w:val="es-419"/>
        </w:rPr>
        <w:t xml:space="preserve"> de innovación representan mecanismos de financiamiento directo.</w:t>
      </w:r>
      <w:r w:rsidR="00FF726F" w:rsidRPr="00FF726F">
        <w:rPr>
          <w:rFonts w:ascii="Arial" w:hAnsi="Arial" w:cs="Arial"/>
          <w:sz w:val="22"/>
          <w:szCs w:val="22"/>
          <w:lang w:val="es-419"/>
        </w:rPr>
        <w:t xml:space="preserve"> </w:t>
      </w:r>
      <w:r w:rsidR="00EC4ABF">
        <w:rPr>
          <w:rFonts w:ascii="Arial" w:hAnsi="Arial" w:cs="Arial"/>
          <w:sz w:val="22"/>
          <w:szCs w:val="22"/>
          <w:lang w:val="es-419"/>
        </w:rPr>
        <w:t xml:space="preserve"> </w:t>
      </w:r>
    </w:p>
    <w:p w14:paraId="5F16863A" w14:textId="77777777" w:rsidR="002B2106" w:rsidRDefault="002B2106" w:rsidP="00962EEC">
      <w:pPr>
        <w:jc w:val="both"/>
        <w:rPr>
          <w:rFonts w:ascii="Arial" w:hAnsi="Arial" w:cs="Arial"/>
          <w:sz w:val="22"/>
          <w:szCs w:val="22"/>
          <w:lang w:val="es-419"/>
        </w:rPr>
      </w:pPr>
    </w:p>
    <w:p w14:paraId="0B898A00" w14:textId="620115C1" w:rsidR="003B4600" w:rsidRPr="00DC0B8A" w:rsidRDefault="00EB5AC9" w:rsidP="003B4600">
      <w:pPr>
        <w:pStyle w:val="NoSpacing"/>
        <w:jc w:val="both"/>
        <w:rPr>
          <w:rFonts w:ascii="Arial" w:eastAsia="Times New Roman" w:hAnsi="Arial" w:cs="Arial"/>
          <w:lang w:val="es-419"/>
        </w:rPr>
      </w:pPr>
      <w:ins w:id="23" w:author="Stagno Izaguirre, Daniel Alejandro" w:date="2026-06-11T15:33:00Z" w16du:dateUtc="2026-06-11T20:33:00Z">
        <w:r>
          <w:rPr>
            <w:rFonts w:ascii="Arial" w:eastAsia="Times New Roman" w:hAnsi="Arial" w:cs="Arial"/>
            <w:lang w:val="es-419"/>
          </w:rPr>
          <w:t>L</w:t>
        </w:r>
        <w:r w:rsidRPr="00DC0B8A">
          <w:rPr>
            <w:rFonts w:ascii="Arial" w:eastAsia="Times New Roman" w:hAnsi="Arial" w:cs="Arial"/>
            <w:lang w:val="es-419"/>
          </w:rPr>
          <w:t xml:space="preserve">os incentivos tributarios </w:t>
        </w:r>
        <w:commentRangeStart w:id="24"/>
        <w:r w:rsidRPr="00DC0B8A">
          <w:rPr>
            <w:rFonts w:ascii="Arial" w:eastAsia="Times New Roman" w:hAnsi="Arial" w:cs="Arial"/>
            <w:lang w:val="es-419"/>
          </w:rPr>
          <w:t>para innovación</w:t>
        </w:r>
      </w:ins>
      <w:commentRangeEnd w:id="24"/>
      <w:r w:rsidRPr="00DC0B8A">
        <w:rPr>
          <w:rStyle w:val="CommentReference"/>
          <w:rFonts w:ascii="Arial" w:eastAsia="Times New Roman" w:hAnsi="Arial" w:cs="Arial"/>
          <w:sz w:val="22"/>
          <w:szCs w:val="22"/>
          <w:lang w:val="es-419"/>
        </w:rPr>
        <w:commentReference w:id="24"/>
      </w:r>
      <w:ins w:id="25" w:author="Stagno Izaguirre, Daniel Alejandro" w:date="2026-06-11T15:33:00Z" w16du:dateUtc="2026-06-11T20:33:00Z">
        <w:r w:rsidRPr="00DC0B8A">
          <w:rPr>
            <w:rFonts w:ascii="Arial" w:eastAsia="Times New Roman" w:hAnsi="Arial" w:cs="Arial"/>
            <w:lang w:val="es-419"/>
          </w:rPr>
          <w:t xml:space="preserve"> tienen 3 ventajas principales</w:t>
        </w:r>
        <w:r>
          <w:rPr>
            <w:rFonts w:ascii="Arial" w:eastAsia="Times New Roman" w:hAnsi="Arial" w:cs="Arial"/>
            <w:lang w:val="es-419"/>
          </w:rPr>
          <w:t xml:space="preserve"> frente </w:t>
        </w:r>
      </w:ins>
      <w:del w:id="26" w:author="Stagno Izaguirre, Daniel Alejandro" w:date="2026-06-11T15:33:00Z" w16du:dateUtc="2026-06-11T20:33:00Z">
        <w:r w:rsidR="00DC0B8A" w:rsidDel="00EB5AC9">
          <w:rPr>
            <w:rFonts w:ascii="Arial" w:eastAsia="Times New Roman" w:hAnsi="Arial" w:cs="Arial"/>
            <w:lang w:val="es-419"/>
          </w:rPr>
          <w:delText>En contraste con</w:delText>
        </w:r>
      </w:del>
      <w:ins w:id="27" w:author="Stagno Izaguirre, Daniel Alejandro" w:date="2026-06-11T15:33:00Z" w16du:dateUtc="2026-06-11T20:33:00Z">
        <w:r>
          <w:rPr>
            <w:rFonts w:ascii="Arial" w:eastAsia="Times New Roman" w:hAnsi="Arial" w:cs="Arial"/>
            <w:lang w:val="es-419"/>
          </w:rPr>
          <w:t>a</w:t>
        </w:r>
      </w:ins>
      <w:r w:rsidR="00DC0B8A">
        <w:rPr>
          <w:rFonts w:ascii="Arial" w:eastAsia="Times New Roman" w:hAnsi="Arial" w:cs="Arial"/>
          <w:lang w:val="es-419"/>
        </w:rPr>
        <w:t xml:space="preserve"> las intervenciones de financiamiento directo</w:t>
      </w:r>
      <w:del w:id="28" w:author="Stagno Izaguirre, Daniel Alejandro" w:date="2026-06-11T15:34:00Z" w16du:dateUtc="2026-06-11T20:34:00Z">
        <w:r w:rsidR="00DC0B8A" w:rsidDel="00EB5AC9">
          <w:rPr>
            <w:rFonts w:ascii="Arial" w:eastAsia="Times New Roman" w:hAnsi="Arial" w:cs="Arial"/>
            <w:lang w:val="es-419"/>
          </w:rPr>
          <w:delText>,</w:delText>
        </w:r>
      </w:del>
      <w:del w:id="29" w:author="Stagno Izaguirre, Daniel Alejandro" w:date="2026-06-11T15:33:00Z" w16du:dateUtc="2026-06-11T20:33:00Z">
        <w:r w:rsidR="00DC0B8A" w:rsidDel="00EB5AC9">
          <w:rPr>
            <w:rFonts w:ascii="Arial" w:eastAsia="Times New Roman" w:hAnsi="Arial" w:cs="Arial"/>
            <w:lang w:val="es-419"/>
          </w:rPr>
          <w:delText xml:space="preserve"> l</w:delText>
        </w:r>
        <w:r w:rsidR="003B4600" w:rsidRPr="00DC0B8A" w:rsidDel="00EB5AC9">
          <w:rPr>
            <w:rFonts w:ascii="Arial" w:eastAsia="Times New Roman" w:hAnsi="Arial" w:cs="Arial"/>
            <w:lang w:val="es-419"/>
          </w:rPr>
          <w:delText>os incentivos tributarios para innovación tienen 3 ventajas principales</w:delText>
        </w:r>
      </w:del>
      <w:r w:rsidR="003B4600" w:rsidRPr="00DC0B8A">
        <w:rPr>
          <w:rFonts w:ascii="Arial" w:eastAsia="Times New Roman" w:hAnsi="Arial" w:cs="Arial"/>
          <w:lang w:val="es-419"/>
        </w:rPr>
        <w:t>: i) generan menos distorsiones en la asignación de recursos, dado que apoyan las actividades de innovación que priorizan las empresas y que tienen más probabilidades de ser rentables</w:t>
      </w:r>
      <w:ins w:id="30" w:author="Stagno Izaguirre, Daniel Alejandro" w:date="2026-06-11T15:34:00Z" w16du:dateUtc="2026-06-11T20:34:00Z">
        <w:r>
          <w:rPr>
            <w:rFonts w:ascii="Arial" w:eastAsia="Times New Roman" w:hAnsi="Arial" w:cs="Arial"/>
            <w:lang w:val="es-419"/>
          </w:rPr>
          <w:t>;</w:t>
        </w:r>
      </w:ins>
      <w:del w:id="31" w:author="Stagno Izaguirre, Daniel Alejandro" w:date="2026-06-11T15:34:00Z" w16du:dateUtc="2026-06-11T20:34:00Z">
        <w:r w:rsidR="003B4600" w:rsidRPr="00DC0B8A" w:rsidDel="00EB5AC9">
          <w:rPr>
            <w:rFonts w:ascii="Arial" w:eastAsia="Times New Roman" w:hAnsi="Arial" w:cs="Arial"/>
            <w:lang w:val="es-419"/>
          </w:rPr>
          <w:delText>,</w:delText>
        </w:r>
      </w:del>
      <w:r w:rsidR="003B4600" w:rsidRPr="00DC0B8A">
        <w:rPr>
          <w:rFonts w:ascii="Arial" w:eastAsia="Times New Roman" w:hAnsi="Arial" w:cs="Arial"/>
          <w:lang w:val="es-419"/>
        </w:rPr>
        <w:t xml:space="preserve"> ii) tienden a tener una implementación más sencilla, debido a que se soportan en las prácticas existentes del sistema tributario, así que pueden tener menores costos administrativos</w:t>
      </w:r>
      <w:ins w:id="32" w:author="Stagno Izaguirre, Daniel Alejandro" w:date="2026-06-11T15:31:00Z" w16du:dateUtc="2026-06-11T20:31:00Z">
        <w:r w:rsidR="007E1E0A">
          <w:rPr>
            <w:rFonts w:ascii="Arial" w:eastAsia="Times New Roman" w:hAnsi="Arial" w:cs="Arial"/>
            <w:lang w:val="es-419"/>
          </w:rPr>
          <w:t>,</w:t>
        </w:r>
      </w:ins>
      <w:r w:rsidR="003B4600" w:rsidRPr="00DC0B8A">
        <w:rPr>
          <w:rFonts w:ascii="Arial" w:eastAsia="Times New Roman" w:hAnsi="Arial" w:cs="Arial"/>
          <w:lang w:val="es-419"/>
        </w:rPr>
        <w:t xml:space="preserve"> tanto para las empresas como para las entidades gubernamentales</w:t>
      </w:r>
      <w:del w:id="33" w:author="Stagno Izaguirre, Daniel Alejandro" w:date="2026-06-11T15:34:00Z" w16du:dateUtc="2026-06-11T20:34:00Z">
        <w:r w:rsidR="003B4600" w:rsidRPr="00DC0B8A" w:rsidDel="00EB5AC9">
          <w:rPr>
            <w:rFonts w:ascii="Arial" w:eastAsia="Times New Roman" w:hAnsi="Arial" w:cs="Arial"/>
            <w:lang w:val="es-419"/>
          </w:rPr>
          <w:delText xml:space="preserve">, </w:delText>
        </w:r>
      </w:del>
      <w:ins w:id="34" w:author="Stagno Izaguirre, Daniel Alejandro" w:date="2026-06-11T15:34:00Z" w16du:dateUtc="2026-06-11T20:34:00Z">
        <w:r>
          <w:rPr>
            <w:rFonts w:ascii="Arial" w:eastAsia="Times New Roman" w:hAnsi="Arial" w:cs="Arial"/>
            <w:lang w:val="es-419"/>
          </w:rPr>
          <w:t>;</w:t>
        </w:r>
        <w:r w:rsidRPr="00DC0B8A">
          <w:rPr>
            <w:rFonts w:ascii="Arial" w:eastAsia="Times New Roman" w:hAnsi="Arial" w:cs="Arial"/>
            <w:lang w:val="es-419"/>
          </w:rPr>
          <w:t xml:space="preserve"> </w:t>
        </w:r>
      </w:ins>
      <w:r w:rsidR="003B4600" w:rsidRPr="00DC0B8A">
        <w:rPr>
          <w:rFonts w:ascii="Arial" w:eastAsia="Times New Roman" w:hAnsi="Arial" w:cs="Arial"/>
          <w:lang w:val="es-419"/>
        </w:rPr>
        <w:t xml:space="preserve">y iii) </w:t>
      </w:r>
      <w:commentRangeStart w:id="35"/>
      <w:r w:rsidR="003B4600" w:rsidRPr="00DC0B8A">
        <w:rPr>
          <w:rFonts w:ascii="Arial" w:eastAsia="Times New Roman" w:hAnsi="Arial" w:cs="Arial"/>
          <w:lang w:val="es-419"/>
        </w:rPr>
        <w:t>complementan otras políticas de interés, por ejemplo</w:t>
      </w:r>
      <w:commentRangeEnd w:id="35"/>
      <w:r w:rsidR="007B6983" w:rsidRPr="00DC0B8A">
        <w:rPr>
          <w:rStyle w:val="CommentReference"/>
          <w:rFonts w:ascii="Arial" w:eastAsia="Times New Roman" w:hAnsi="Arial" w:cs="Arial"/>
          <w:sz w:val="22"/>
          <w:szCs w:val="22"/>
          <w:lang w:val="es-419"/>
        </w:rPr>
        <w:commentReference w:id="35"/>
      </w:r>
      <w:r w:rsidR="003B4600" w:rsidRPr="00DC0B8A">
        <w:rPr>
          <w:rFonts w:ascii="Arial" w:eastAsia="Times New Roman" w:hAnsi="Arial" w:cs="Arial"/>
          <w:lang w:val="es-419"/>
        </w:rPr>
        <w:t xml:space="preserve">, sirviendo de incentivo para atraer inversión extranjera directa, relocalización de empresas multinacionales, atracción de talento humano, entre otras </w:t>
      </w:r>
      <w:sdt>
        <w:sdtPr>
          <w:rPr>
            <w:rFonts w:ascii="Arial" w:eastAsia="Times New Roman" w:hAnsi="Arial" w:cs="Arial"/>
            <w:lang w:val="es-419"/>
          </w:rPr>
          <w:id w:val="-1914849447"/>
          <w:citation/>
        </w:sdtPr>
        <w:sdtEndPr/>
        <w:sdtContent>
          <w:r w:rsidR="003B4600" w:rsidRPr="00DC0B8A">
            <w:rPr>
              <w:rFonts w:ascii="Arial" w:eastAsia="Times New Roman" w:hAnsi="Arial" w:cs="Arial"/>
              <w:lang w:val="es-419"/>
            </w:rPr>
            <w:fldChar w:fldCharType="begin"/>
          </w:r>
          <w:r w:rsidR="003B4600" w:rsidRPr="00DC0B8A">
            <w:rPr>
              <w:rFonts w:ascii="Arial" w:eastAsia="Times New Roman" w:hAnsi="Arial" w:cs="Arial"/>
              <w:lang w:val="es-419"/>
            </w:rPr>
            <w:instrText xml:space="preserve"> CITATION Ban201 \l 3082  \m Sal23</w:instrText>
          </w:r>
          <w:r w:rsidR="003B4600" w:rsidRPr="00DC0B8A">
            <w:rPr>
              <w:rFonts w:ascii="Arial" w:eastAsia="Times New Roman" w:hAnsi="Arial" w:cs="Arial"/>
              <w:lang w:val="es-419"/>
            </w:rPr>
            <w:fldChar w:fldCharType="separate"/>
          </w:r>
          <w:r w:rsidR="00A07AAD" w:rsidRPr="00A07AAD">
            <w:rPr>
              <w:rFonts w:ascii="Arial" w:eastAsia="Times New Roman" w:hAnsi="Arial" w:cs="Arial"/>
              <w:noProof/>
              <w:lang w:val="es-419"/>
            </w:rPr>
            <w:t>(Banco Mundial, 2020; Salinas, 2023)</w:t>
          </w:r>
          <w:r w:rsidR="003B4600" w:rsidRPr="00DC0B8A">
            <w:rPr>
              <w:rFonts w:ascii="Arial" w:eastAsia="Times New Roman" w:hAnsi="Arial" w:cs="Arial"/>
              <w:lang w:val="es-419"/>
            </w:rPr>
            <w:fldChar w:fldCharType="end"/>
          </w:r>
        </w:sdtContent>
      </w:sdt>
      <w:r w:rsidR="003B4600" w:rsidRPr="00DC0B8A">
        <w:rPr>
          <w:rFonts w:ascii="Arial" w:eastAsia="Times New Roman" w:hAnsi="Arial" w:cs="Arial"/>
          <w:lang w:val="es-419"/>
        </w:rPr>
        <w:t xml:space="preserve">. </w:t>
      </w:r>
    </w:p>
    <w:p w14:paraId="682793CC" w14:textId="77777777" w:rsidR="002B2106" w:rsidRPr="003B4600" w:rsidRDefault="002B2106" w:rsidP="00962EEC">
      <w:pPr>
        <w:jc w:val="both"/>
        <w:rPr>
          <w:rFonts w:ascii="Arial" w:hAnsi="Arial" w:cs="Arial"/>
          <w:sz w:val="22"/>
          <w:szCs w:val="22"/>
          <w:lang w:val="es-CO"/>
        </w:rPr>
      </w:pPr>
    </w:p>
    <w:p w14:paraId="49886E4C" w14:textId="1EDE7E98" w:rsidR="00EC4ABF" w:rsidRPr="00717586" w:rsidRDefault="00EC4ABF" w:rsidP="00717586">
      <w:pPr>
        <w:pStyle w:val="NoSpacing"/>
        <w:jc w:val="both"/>
        <w:rPr>
          <w:rFonts w:ascii="Arial Narrow" w:hAnsi="Arial Narrow"/>
        </w:rPr>
      </w:pPr>
      <w:r w:rsidRPr="00EC4ABF">
        <w:rPr>
          <w:rFonts w:ascii="Arial" w:hAnsi="Arial" w:cs="Arial"/>
          <w:lang w:val="es-419"/>
        </w:rPr>
        <w:t>La justificación económica de estos instrumentos</w:t>
      </w:r>
      <w:r w:rsidR="00FF726F" w:rsidRPr="00FF726F">
        <w:rPr>
          <w:lang w:val="es-ES"/>
        </w:rPr>
        <w:t xml:space="preserve"> </w:t>
      </w:r>
      <w:r w:rsidR="00FF726F" w:rsidRPr="00FF726F">
        <w:rPr>
          <w:rFonts w:ascii="Arial" w:hAnsi="Arial" w:cs="Arial"/>
          <w:lang w:val="es-419"/>
        </w:rPr>
        <w:t>—como la de cualquier mecanismo de apoyo público a la CTI—</w:t>
      </w:r>
      <w:r w:rsidRPr="00EC4ABF">
        <w:rPr>
          <w:rFonts w:ascii="Arial" w:hAnsi="Arial" w:cs="Arial"/>
          <w:lang w:val="es-419"/>
        </w:rPr>
        <w:t>se fundamenta en la existencia de fallas de mercado que afectan negativamente la inversión privada en CTI. Entre las principales se encuentran: (i) la incertidumbre inherente a los resultados de la I+D</w:t>
      </w:r>
      <w:ins w:id="36" w:author="Stagno Izaguirre, Daniel Alejandro" w:date="2026-06-11T15:41:00Z" w16du:dateUtc="2026-06-11T20:41:00Z">
        <w:r w:rsidR="003646AC">
          <w:rPr>
            <w:rFonts w:ascii="Arial" w:hAnsi="Arial" w:cs="Arial"/>
            <w:lang w:val="es-419"/>
          </w:rPr>
          <w:t xml:space="preserve"> que dificultan la estimación de retornos esperados a la inversión en este tipo de actividades;</w:t>
        </w:r>
      </w:ins>
      <w:del w:id="37" w:author="Stagno Izaguirre, Daniel Alejandro" w:date="2026-06-11T15:41:00Z" w16du:dateUtc="2026-06-11T20:41:00Z">
        <w:r w:rsidRPr="00EC4ABF" w:rsidDel="003646AC">
          <w:rPr>
            <w:rFonts w:ascii="Arial" w:hAnsi="Arial" w:cs="Arial"/>
            <w:lang w:val="es-419"/>
          </w:rPr>
          <w:delText>,</w:delText>
        </w:r>
      </w:del>
      <w:r w:rsidRPr="00EC4ABF">
        <w:rPr>
          <w:rFonts w:ascii="Arial" w:hAnsi="Arial" w:cs="Arial"/>
          <w:lang w:val="es-419"/>
        </w:rPr>
        <w:t xml:space="preserve"> (ii) </w:t>
      </w:r>
      <w:commentRangeStart w:id="38"/>
      <w:r w:rsidRPr="00EC4ABF">
        <w:rPr>
          <w:rFonts w:ascii="Arial" w:hAnsi="Arial" w:cs="Arial"/>
          <w:lang w:val="es-419"/>
        </w:rPr>
        <w:t>las dificultades de financiamiento por asimetrías de información</w:t>
      </w:r>
      <w:commentRangeEnd w:id="38"/>
      <w:r w:rsidR="002D51E4" w:rsidRPr="00EC4ABF">
        <w:rPr>
          <w:rStyle w:val="CommentReference"/>
          <w:rFonts w:ascii="Arial" w:hAnsi="Arial" w:cs="Arial"/>
          <w:sz w:val="22"/>
          <w:szCs w:val="22"/>
          <w:lang w:val="es-419"/>
        </w:rPr>
        <w:commentReference w:id="38"/>
      </w:r>
      <w:r w:rsidRPr="00EC4ABF">
        <w:rPr>
          <w:rFonts w:ascii="Arial" w:hAnsi="Arial" w:cs="Arial"/>
          <w:lang w:val="es-419"/>
        </w:rPr>
        <w:t xml:space="preserve">, y (iii) los efectos de </w:t>
      </w:r>
      <w:r w:rsidRPr="001B6634">
        <w:rPr>
          <w:rFonts w:ascii="Arial" w:hAnsi="Arial" w:cs="Arial"/>
          <w:i/>
          <w:iCs/>
          <w:lang w:val="es-419"/>
          <w:rPrChange w:id="39" w:author="Stagno Izaguirre, Daniel Alejandro" w:date="2026-06-11T15:53:00Z" w16du:dateUtc="2026-06-11T20:53:00Z">
            <w:rPr>
              <w:rFonts w:ascii="Arial" w:hAnsi="Arial" w:cs="Arial"/>
              <w:lang w:val="es-419"/>
            </w:rPr>
          </w:rPrChange>
        </w:rPr>
        <w:t>spillover</w:t>
      </w:r>
      <w:r w:rsidRPr="00EC4ABF">
        <w:rPr>
          <w:rFonts w:ascii="Arial" w:hAnsi="Arial" w:cs="Arial"/>
          <w:lang w:val="es-419"/>
        </w:rPr>
        <w:t xml:space="preserve"> o derrames de conocimiento que limitan la apropiabilidad privada de los beneficios generados por la innovación</w:t>
      </w:r>
      <w:sdt>
        <w:sdtPr>
          <w:rPr>
            <w:rFonts w:ascii="Arial" w:hAnsi="Arial" w:cs="Arial"/>
            <w:lang w:val="es-419"/>
          </w:rPr>
          <w:id w:val="38328766"/>
          <w:citation/>
        </w:sdtPr>
        <w:sdtEndPr/>
        <w:sdtContent>
          <w:r w:rsidR="002F731F">
            <w:rPr>
              <w:rFonts w:ascii="Arial" w:hAnsi="Arial" w:cs="Arial"/>
              <w:lang w:val="es-419"/>
            </w:rPr>
            <w:fldChar w:fldCharType="begin"/>
          </w:r>
          <w:r w:rsidR="002F731F">
            <w:rPr>
              <w:rFonts w:ascii="Arial" w:hAnsi="Arial" w:cs="Arial"/>
              <w:lang w:val="es-BO"/>
            </w:rPr>
            <w:instrText xml:space="preserve"> CITATION Ban201 \l 16394 </w:instrText>
          </w:r>
          <w:r w:rsidR="002F731F">
            <w:rPr>
              <w:rFonts w:ascii="Arial" w:hAnsi="Arial" w:cs="Arial"/>
              <w:lang w:val="es-419"/>
            </w:rPr>
            <w:fldChar w:fldCharType="separate"/>
          </w:r>
          <w:r w:rsidR="00A07AAD">
            <w:rPr>
              <w:rFonts w:ascii="Arial" w:hAnsi="Arial" w:cs="Arial"/>
              <w:noProof/>
              <w:lang w:val="es-BO"/>
            </w:rPr>
            <w:t xml:space="preserve"> </w:t>
          </w:r>
          <w:r w:rsidR="00A07AAD" w:rsidRPr="00A07AAD">
            <w:rPr>
              <w:rFonts w:ascii="Arial" w:hAnsi="Arial" w:cs="Arial"/>
              <w:noProof/>
              <w:lang w:val="es-BO"/>
            </w:rPr>
            <w:t>(Banco Mundial, 2020)</w:t>
          </w:r>
          <w:r w:rsidR="002F731F">
            <w:rPr>
              <w:rFonts w:ascii="Arial" w:hAnsi="Arial" w:cs="Arial"/>
              <w:lang w:val="es-419"/>
            </w:rPr>
            <w:fldChar w:fldCharType="end"/>
          </w:r>
        </w:sdtContent>
      </w:sdt>
      <w:r w:rsidRPr="00EC4ABF">
        <w:rPr>
          <w:rFonts w:ascii="Arial" w:hAnsi="Arial" w:cs="Arial"/>
          <w:lang w:val="es-419"/>
        </w:rPr>
        <w:t>​</w:t>
      </w:r>
      <w:r w:rsidR="00B07DCF">
        <w:rPr>
          <w:rFonts w:ascii="Arial" w:hAnsi="Arial" w:cs="Arial"/>
          <w:lang w:val="es-419"/>
        </w:rPr>
        <w:t>.</w:t>
      </w:r>
      <w:r w:rsidRPr="00EC4ABF">
        <w:rPr>
          <w:rFonts w:ascii="Arial" w:hAnsi="Arial" w:cs="Arial"/>
          <w:lang w:val="es-419"/>
        </w:rPr>
        <w:t xml:space="preserve"> Desde esta perspectiva, los incentivos </w:t>
      </w:r>
      <w:r w:rsidR="000C1DA8">
        <w:rPr>
          <w:rFonts w:ascii="Arial" w:hAnsi="Arial" w:cs="Arial"/>
          <w:lang w:val="es-419"/>
        </w:rPr>
        <w:t>tributarios</w:t>
      </w:r>
      <w:r w:rsidRPr="00EC4ABF">
        <w:rPr>
          <w:rFonts w:ascii="Arial" w:hAnsi="Arial" w:cs="Arial"/>
          <w:lang w:val="es-419"/>
        </w:rPr>
        <w:t xml:space="preserve"> buscan alinear los retornos sociales y privados de la inversión en innovación, corrigiendo </w:t>
      </w:r>
      <w:r w:rsidR="00B41B70">
        <w:rPr>
          <w:rFonts w:ascii="Arial" w:hAnsi="Arial" w:cs="Arial"/>
          <w:lang w:val="es-419"/>
        </w:rPr>
        <w:t>niveles de inversión subóptima</w:t>
      </w:r>
      <w:r w:rsidRPr="00EC4ABF">
        <w:rPr>
          <w:rFonts w:ascii="Arial" w:hAnsi="Arial" w:cs="Arial"/>
          <w:lang w:val="es-419"/>
        </w:rPr>
        <w:t xml:space="preserve"> que afectan la competitividad y el crecimiento de largo plazo</w:t>
      </w:r>
      <w:r w:rsidR="00EB08D3">
        <w:rPr>
          <w:rFonts w:ascii="Arial" w:hAnsi="Arial" w:cs="Arial"/>
          <w:lang w:val="es-419"/>
        </w:rPr>
        <w:t xml:space="preserve"> </w:t>
      </w:r>
      <w:r w:rsidR="00EB08D3" w:rsidRPr="009B2C8A">
        <w:rPr>
          <w:rFonts w:ascii="Arial Narrow" w:hAnsi="Arial Narrow"/>
        </w:rPr>
        <w:t xml:space="preserve">D </w:t>
      </w:r>
      <w:sdt>
        <w:sdtPr>
          <w:rPr>
            <w:rFonts w:ascii="Arial Narrow" w:hAnsi="Arial Narrow"/>
          </w:rPr>
          <w:id w:val="-1925709667"/>
          <w:citation/>
        </w:sdtPr>
        <w:sdtEndPr/>
        <w:sdtContent>
          <w:r w:rsidR="00EB08D3" w:rsidRPr="009B2C8A">
            <w:rPr>
              <w:rFonts w:ascii="Arial Narrow" w:hAnsi="Arial Narrow"/>
            </w:rPr>
            <w:fldChar w:fldCharType="begin"/>
          </w:r>
          <w:r w:rsidR="00EB08D3" w:rsidRPr="009B2C8A">
            <w:rPr>
              <w:rFonts w:ascii="Arial Narrow" w:hAnsi="Arial Narrow"/>
            </w:rPr>
            <w:instrText>CITATION Ban201 \l 3082  \m Pie13</w:instrText>
          </w:r>
          <w:r w:rsidR="00EB08D3" w:rsidRPr="009B2C8A">
            <w:rPr>
              <w:rFonts w:ascii="Arial Narrow" w:hAnsi="Arial Narrow"/>
            </w:rPr>
            <w:fldChar w:fldCharType="separate"/>
          </w:r>
          <w:r w:rsidR="00A07AAD" w:rsidRPr="00A07AAD">
            <w:rPr>
              <w:rFonts w:ascii="Arial Narrow" w:hAnsi="Arial Narrow"/>
              <w:noProof/>
            </w:rPr>
            <w:t>(Banco Mundial, 2020; Mohnen &amp; Olivari, The R&amp;D Tax Credit of Chile: A Baseline Study, 2013)</w:t>
          </w:r>
          <w:r w:rsidR="00EB08D3" w:rsidRPr="009B2C8A">
            <w:rPr>
              <w:rFonts w:ascii="Arial Narrow" w:hAnsi="Arial Narrow"/>
            </w:rPr>
            <w:fldChar w:fldCharType="end"/>
          </w:r>
        </w:sdtContent>
      </w:sdt>
      <w:r w:rsidR="00EB08D3" w:rsidRPr="009B2C8A">
        <w:rPr>
          <w:rFonts w:ascii="Arial Narrow" w:hAnsi="Arial Narrow"/>
        </w:rPr>
        <w:t xml:space="preserve">. </w:t>
      </w:r>
    </w:p>
    <w:p w14:paraId="11FC273D" w14:textId="77777777" w:rsidR="00EC4ABF" w:rsidRPr="00EC4ABF" w:rsidRDefault="00EC4ABF" w:rsidP="00EC4ABF">
      <w:pPr>
        <w:jc w:val="both"/>
        <w:rPr>
          <w:rFonts w:ascii="Arial" w:hAnsi="Arial" w:cs="Arial"/>
          <w:sz w:val="22"/>
          <w:szCs w:val="22"/>
          <w:lang w:val="es-419"/>
        </w:rPr>
      </w:pPr>
    </w:p>
    <w:p w14:paraId="7CF08665" w14:textId="0E15E2D4" w:rsidR="00962EEC" w:rsidRDefault="00EC4ABF" w:rsidP="00EC4ABF">
      <w:pPr>
        <w:jc w:val="both"/>
        <w:rPr>
          <w:rFonts w:ascii="Arial" w:hAnsi="Arial" w:cs="Arial"/>
          <w:sz w:val="22"/>
          <w:szCs w:val="22"/>
          <w:lang w:val="es-419"/>
        </w:rPr>
      </w:pPr>
      <w:r w:rsidRPr="00EC4ABF">
        <w:rPr>
          <w:rFonts w:ascii="Arial" w:hAnsi="Arial" w:cs="Arial"/>
          <w:sz w:val="22"/>
          <w:szCs w:val="22"/>
          <w:lang w:val="es-419"/>
        </w:rPr>
        <w:t xml:space="preserve">A estas razones económicas se suman motivaciones de orden estratégico. </w:t>
      </w:r>
      <w:r w:rsidR="00B07DCF">
        <w:rPr>
          <w:rFonts w:ascii="Arial" w:hAnsi="Arial" w:cs="Arial"/>
          <w:sz w:val="22"/>
          <w:szCs w:val="22"/>
          <w:lang w:val="es-419"/>
        </w:rPr>
        <w:t>Aunque con menos frecuencia, l</w:t>
      </w:r>
      <w:r w:rsidRPr="00EC4ABF">
        <w:rPr>
          <w:rFonts w:ascii="Arial" w:hAnsi="Arial" w:cs="Arial"/>
          <w:sz w:val="22"/>
          <w:szCs w:val="22"/>
          <w:lang w:val="es-419"/>
        </w:rPr>
        <w:t>os gobiernos adoptan este tipo de instrumentos para impulsar misiones nacionales específicas (salud, defensa, transición energética, entre otras) y fomentar la cooperación entre actores del ecosistema de innovación, como universidades, centros de investigación y empresas</w:t>
      </w:r>
      <w:r w:rsidR="00585D28">
        <w:rPr>
          <w:rFonts w:ascii="Arial" w:hAnsi="Arial" w:cs="Arial"/>
          <w:sz w:val="22"/>
          <w:szCs w:val="22"/>
          <w:lang w:val="es-419"/>
        </w:rPr>
        <w:t>. En estos casos</w:t>
      </w:r>
      <w:r w:rsidR="00FF726F">
        <w:rPr>
          <w:rFonts w:ascii="Arial" w:hAnsi="Arial" w:cs="Arial"/>
          <w:sz w:val="22"/>
          <w:szCs w:val="22"/>
          <w:lang w:val="es-419"/>
        </w:rPr>
        <w:t>,</w:t>
      </w:r>
      <w:r w:rsidR="00585D28">
        <w:rPr>
          <w:rFonts w:ascii="Arial" w:hAnsi="Arial" w:cs="Arial"/>
          <w:sz w:val="22"/>
          <w:szCs w:val="22"/>
          <w:lang w:val="es-419"/>
        </w:rPr>
        <w:t xml:space="preserve"> los incentivos tributarios</w:t>
      </w:r>
      <w:r w:rsidR="00FF726F">
        <w:rPr>
          <w:rFonts w:ascii="Arial" w:hAnsi="Arial" w:cs="Arial"/>
          <w:sz w:val="22"/>
          <w:szCs w:val="22"/>
          <w:lang w:val="es-419"/>
        </w:rPr>
        <w:t xml:space="preserve"> </w:t>
      </w:r>
      <w:r w:rsidR="00585D28">
        <w:rPr>
          <w:rFonts w:ascii="Arial" w:hAnsi="Arial" w:cs="Arial"/>
          <w:sz w:val="22"/>
          <w:szCs w:val="22"/>
          <w:lang w:val="es-419"/>
        </w:rPr>
        <w:t>no solo busca</w:t>
      </w:r>
      <w:r w:rsidR="00FF726F">
        <w:rPr>
          <w:rFonts w:ascii="Arial" w:hAnsi="Arial" w:cs="Arial"/>
          <w:sz w:val="22"/>
          <w:szCs w:val="22"/>
          <w:lang w:val="es-419"/>
        </w:rPr>
        <w:t>n</w:t>
      </w:r>
      <w:r w:rsidR="00585D28">
        <w:rPr>
          <w:rFonts w:ascii="Arial" w:hAnsi="Arial" w:cs="Arial"/>
          <w:sz w:val="22"/>
          <w:szCs w:val="22"/>
          <w:lang w:val="es-419"/>
        </w:rPr>
        <w:t xml:space="preserve"> la</w:t>
      </w:r>
      <w:r w:rsidR="00585D28" w:rsidRPr="00585D28">
        <w:rPr>
          <w:rFonts w:ascii="Arial" w:hAnsi="Arial" w:cs="Arial"/>
          <w:sz w:val="22"/>
          <w:szCs w:val="22"/>
          <w:lang w:val="es-419"/>
        </w:rPr>
        <w:t xml:space="preserve"> adicionalidad de insumos (es decir, el aumento del gasto en I+D)</w:t>
      </w:r>
      <w:r w:rsidR="00FF726F">
        <w:rPr>
          <w:rFonts w:ascii="Arial" w:hAnsi="Arial" w:cs="Arial"/>
          <w:sz w:val="22"/>
          <w:szCs w:val="22"/>
          <w:lang w:val="es-419"/>
        </w:rPr>
        <w:t>, sino</w:t>
      </w:r>
      <w:r w:rsidR="00585D28">
        <w:rPr>
          <w:rFonts w:ascii="Arial" w:hAnsi="Arial" w:cs="Arial"/>
          <w:sz w:val="22"/>
          <w:szCs w:val="22"/>
          <w:lang w:val="es-419"/>
        </w:rPr>
        <w:t xml:space="preserve"> </w:t>
      </w:r>
      <w:r w:rsidR="000C1DA8">
        <w:rPr>
          <w:rFonts w:ascii="Arial" w:hAnsi="Arial" w:cs="Arial"/>
          <w:sz w:val="22"/>
          <w:szCs w:val="22"/>
          <w:lang w:val="es-419"/>
        </w:rPr>
        <w:t>también</w:t>
      </w:r>
      <w:r w:rsidR="00585D28">
        <w:rPr>
          <w:rFonts w:ascii="Arial" w:hAnsi="Arial" w:cs="Arial"/>
          <w:sz w:val="22"/>
          <w:szCs w:val="22"/>
          <w:lang w:val="es-419"/>
        </w:rPr>
        <w:t xml:space="preserve"> c</w:t>
      </w:r>
      <w:r w:rsidR="00585D28" w:rsidRPr="00585D28">
        <w:rPr>
          <w:rFonts w:ascii="Arial" w:hAnsi="Arial" w:cs="Arial"/>
          <w:sz w:val="22"/>
          <w:szCs w:val="22"/>
          <w:lang w:val="es-419"/>
        </w:rPr>
        <w:t>ambiar el comportamiento de los agentes en cuanto al contenido temático de la investigación y la forma en que se organizan las actividades de I+D</w:t>
      </w:r>
      <w:sdt>
        <w:sdtPr>
          <w:rPr>
            <w:rFonts w:ascii="Arial" w:hAnsi="Arial" w:cs="Arial"/>
            <w:sz w:val="22"/>
            <w:szCs w:val="22"/>
            <w:lang w:val="es-419"/>
          </w:rPr>
          <w:id w:val="-1099718035"/>
          <w:citation/>
        </w:sdtPr>
        <w:sdtEndPr/>
        <w:sdtContent>
          <w:r w:rsidR="00F569D2">
            <w:rPr>
              <w:rFonts w:ascii="Arial" w:hAnsi="Arial" w:cs="Arial"/>
              <w:sz w:val="22"/>
              <w:szCs w:val="22"/>
              <w:lang w:val="es-419"/>
            </w:rPr>
            <w:fldChar w:fldCharType="begin"/>
          </w:r>
          <w:r w:rsidR="0060177C">
            <w:rPr>
              <w:rFonts w:ascii="Arial" w:hAnsi="Arial" w:cs="Arial"/>
              <w:sz w:val="22"/>
              <w:szCs w:val="22"/>
              <w:lang w:val="es-BO"/>
            </w:rPr>
            <w:instrText xml:space="preserve">CITATION Köh12 \l 16394 </w:instrText>
          </w:r>
          <w:r w:rsidR="00F569D2">
            <w:rPr>
              <w:rFonts w:ascii="Arial" w:hAnsi="Arial" w:cs="Arial"/>
              <w:sz w:val="22"/>
              <w:szCs w:val="22"/>
              <w:lang w:val="es-419"/>
            </w:rPr>
            <w:fldChar w:fldCharType="separate"/>
          </w:r>
          <w:r w:rsidR="00A07AAD">
            <w:rPr>
              <w:rFonts w:ascii="Arial" w:hAnsi="Arial" w:cs="Arial"/>
              <w:noProof/>
              <w:sz w:val="22"/>
              <w:szCs w:val="22"/>
              <w:lang w:val="es-BO"/>
            </w:rPr>
            <w:t xml:space="preserve"> </w:t>
          </w:r>
          <w:r w:rsidR="00A07AAD" w:rsidRPr="00A07AAD">
            <w:rPr>
              <w:rFonts w:ascii="Arial" w:hAnsi="Arial" w:cs="Arial"/>
              <w:noProof/>
              <w:sz w:val="22"/>
              <w:szCs w:val="22"/>
              <w:lang w:val="es-BO"/>
            </w:rPr>
            <w:t>(Köhler, Laredo, &amp; Rammer, 2012)</w:t>
          </w:r>
          <w:r w:rsidR="00F569D2">
            <w:rPr>
              <w:rFonts w:ascii="Arial" w:hAnsi="Arial" w:cs="Arial"/>
              <w:sz w:val="22"/>
              <w:szCs w:val="22"/>
              <w:lang w:val="es-419"/>
            </w:rPr>
            <w:fldChar w:fldCharType="end"/>
          </w:r>
        </w:sdtContent>
      </w:sdt>
      <w:r w:rsidR="00FF726F">
        <w:rPr>
          <w:rFonts w:ascii="Arial" w:hAnsi="Arial" w:cs="Arial"/>
          <w:sz w:val="22"/>
          <w:szCs w:val="22"/>
          <w:lang w:val="es-419"/>
        </w:rPr>
        <w:t>.</w:t>
      </w:r>
    </w:p>
    <w:p w14:paraId="3D0A21F9" w14:textId="48C61BE8" w:rsidR="00FF726F" w:rsidRDefault="00FF726F" w:rsidP="00EC4ABF">
      <w:pPr>
        <w:jc w:val="both"/>
        <w:rPr>
          <w:rFonts w:ascii="Arial" w:hAnsi="Arial" w:cs="Arial"/>
          <w:sz w:val="22"/>
          <w:szCs w:val="22"/>
          <w:lang w:val="es-419"/>
        </w:rPr>
      </w:pPr>
    </w:p>
    <w:p w14:paraId="732973F0" w14:textId="78FDC23B" w:rsidR="00FF726F" w:rsidRPr="00FF726F" w:rsidRDefault="00FF726F" w:rsidP="00EC4ABF">
      <w:pPr>
        <w:jc w:val="both"/>
        <w:rPr>
          <w:rFonts w:ascii="Arial" w:hAnsi="Arial" w:cs="Arial"/>
          <w:b/>
          <w:bCs/>
          <w:sz w:val="22"/>
          <w:szCs w:val="22"/>
          <w:lang w:val="es-419"/>
        </w:rPr>
      </w:pPr>
      <w:r w:rsidRPr="00FF726F">
        <w:rPr>
          <w:rFonts w:ascii="Arial" w:hAnsi="Arial" w:cs="Arial"/>
          <w:b/>
          <w:bCs/>
          <w:sz w:val="22"/>
          <w:szCs w:val="22"/>
          <w:lang w:val="es-419"/>
        </w:rPr>
        <w:t>Motivación del estudio</w:t>
      </w:r>
    </w:p>
    <w:p w14:paraId="6738733F" w14:textId="77777777" w:rsidR="00585D28" w:rsidRDefault="00585D28" w:rsidP="00EC4ABF">
      <w:pPr>
        <w:jc w:val="both"/>
        <w:rPr>
          <w:rFonts w:ascii="Arial" w:hAnsi="Arial" w:cs="Arial"/>
          <w:sz w:val="22"/>
          <w:szCs w:val="22"/>
          <w:lang w:val="es-419"/>
        </w:rPr>
      </w:pPr>
    </w:p>
    <w:p w14:paraId="47489A83" w14:textId="2799DDF9" w:rsidR="00460C95" w:rsidRPr="00E51DC0" w:rsidRDefault="00647DFF" w:rsidP="00BC013E">
      <w:pPr>
        <w:jc w:val="both"/>
        <w:rPr>
          <w:rFonts w:ascii="Arial" w:hAnsi="Arial" w:cs="Arial"/>
          <w:sz w:val="22"/>
          <w:szCs w:val="22"/>
          <w:lang w:val="es-BO"/>
        </w:rPr>
      </w:pPr>
      <w:r w:rsidRPr="00647DFF">
        <w:rPr>
          <w:rFonts w:ascii="Arial" w:hAnsi="Arial" w:cs="Arial"/>
          <w:sz w:val="22"/>
          <w:szCs w:val="22"/>
          <w:lang w:val="es-BO"/>
        </w:rPr>
        <w:t xml:space="preserve">Este </w:t>
      </w:r>
      <w:r w:rsidR="004A7C43" w:rsidRPr="00647DFF">
        <w:rPr>
          <w:rFonts w:ascii="Arial" w:hAnsi="Arial" w:cs="Arial"/>
          <w:sz w:val="22"/>
          <w:szCs w:val="22"/>
          <w:lang w:val="es-BO"/>
        </w:rPr>
        <w:t>estudio</w:t>
      </w:r>
      <w:r w:rsidR="001576B4">
        <w:rPr>
          <w:lang w:val="es-BO"/>
        </w:rPr>
        <w:t xml:space="preserve">, </w:t>
      </w:r>
      <w:r w:rsidR="004D481B" w:rsidRPr="004D481B">
        <w:rPr>
          <w:rFonts w:ascii="Arial" w:hAnsi="Arial" w:cs="Arial"/>
          <w:sz w:val="22"/>
          <w:szCs w:val="22"/>
          <w:lang w:val="es-BO"/>
        </w:rPr>
        <w:t xml:space="preserve">desarrollado de manera conjunta por </w:t>
      </w:r>
      <w:r w:rsidR="004D481B">
        <w:rPr>
          <w:rFonts w:ascii="Arial" w:hAnsi="Arial" w:cs="Arial"/>
          <w:sz w:val="22"/>
          <w:szCs w:val="22"/>
          <w:lang w:val="es-BO"/>
        </w:rPr>
        <w:t xml:space="preserve">la </w:t>
      </w:r>
      <w:r w:rsidR="00A06F53">
        <w:rPr>
          <w:rFonts w:ascii="Arial" w:hAnsi="Arial" w:cs="Arial"/>
          <w:sz w:val="22"/>
          <w:szCs w:val="22"/>
          <w:lang w:val="es-BO"/>
        </w:rPr>
        <w:t>D</w:t>
      </w:r>
      <w:r w:rsidR="004D481B">
        <w:rPr>
          <w:rFonts w:ascii="Arial" w:hAnsi="Arial" w:cs="Arial"/>
          <w:sz w:val="22"/>
          <w:szCs w:val="22"/>
          <w:lang w:val="es-BO"/>
        </w:rPr>
        <w:t xml:space="preserve">ivisión de </w:t>
      </w:r>
      <w:r w:rsidR="004D481B">
        <w:fldChar w:fldCharType="begin"/>
      </w:r>
      <w:r w:rsidR="004D481B" w:rsidRPr="00012D3F">
        <w:rPr>
          <w:lang w:val="es-ES"/>
          <w:rPrChange w:id="40" w:author="Gonzalo Castellanos" w:date="2026-05-29T12:04:00Z" w16du:dateUtc="2026-05-29T16:04:00Z">
            <w:rPr/>
          </w:rPrChange>
        </w:rPr>
        <w:instrText>HYPERLINK "https://www.iadb.org/en/who-we-are/topics/science-and-technology/competitiveness-technology-and-innovation"</w:instrText>
      </w:r>
      <w:r w:rsidR="004D481B">
        <w:fldChar w:fldCharType="separate"/>
      </w:r>
      <w:r w:rsidR="004D481B" w:rsidRPr="004C18E1">
        <w:rPr>
          <w:rStyle w:val="Hyperlink"/>
          <w:rFonts w:ascii="Arial" w:hAnsi="Arial" w:cs="Arial"/>
          <w:sz w:val="22"/>
          <w:szCs w:val="22"/>
          <w:lang w:val="es-BO"/>
        </w:rPr>
        <w:t xml:space="preserve">Competitividad, tecnología e </w:t>
      </w:r>
      <w:r w:rsidR="00113EF2" w:rsidRPr="004C18E1">
        <w:rPr>
          <w:rStyle w:val="Hyperlink"/>
          <w:rFonts w:ascii="Arial" w:hAnsi="Arial" w:cs="Arial"/>
          <w:sz w:val="22"/>
          <w:szCs w:val="22"/>
          <w:lang w:val="es-BO"/>
        </w:rPr>
        <w:t>Innovación</w:t>
      </w:r>
      <w:r w:rsidR="004D481B" w:rsidRPr="004C18E1">
        <w:rPr>
          <w:rStyle w:val="Hyperlink"/>
          <w:rFonts w:ascii="Arial" w:hAnsi="Arial" w:cs="Arial"/>
          <w:sz w:val="22"/>
          <w:szCs w:val="22"/>
          <w:lang w:val="es-BO"/>
        </w:rPr>
        <w:t xml:space="preserve"> </w:t>
      </w:r>
      <w:r w:rsidR="00113EF2" w:rsidRPr="004C18E1">
        <w:rPr>
          <w:rStyle w:val="Hyperlink"/>
          <w:rFonts w:ascii="Arial" w:hAnsi="Arial" w:cs="Arial"/>
          <w:sz w:val="22"/>
          <w:szCs w:val="22"/>
          <w:lang w:val="es-BO"/>
        </w:rPr>
        <w:t>del Banco</w:t>
      </w:r>
      <w:r w:rsidR="004D481B" w:rsidRPr="004C18E1">
        <w:rPr>
          <w:rStyle w:val="Hyperlink"/>
          <w:rFonts w:ascii="Arial" w:hAnsi="Arial" w:cs="Arial"/>
          <w:sz w:val="22"/>
          <w:szCs w:val="22"/>
          <w:lang w:val="es-BO"/>
        </w:rPr>
        <w:t xml:space="preserve"> Interamericano de Desarrollo (BID)</w:t>
      </w:r>
      <w:r w:rsidR="004D481B">
        <w:fldChar w:fldCharType="end"/>
      </w:r>
      <w:r w:rsidR="004D481B" w:rsidRPr="004D481B">
        <w:rPr>
          <w:rFonts w:ascii="Arial" w:hAnsi="Arial" w:cs="Arial"/>
          <w:sz w:val="22"/>
          <w:szCs w:val="22"/>
          <w:lang w:val="es-BO"/>
        </w:rPr>
        <w:t xml:space="preserve"> y la firma consultora </w:t>
      </w:r>
      <w:r w:rsidR="004D481B">
        <w:fldChar w:fldCharType="begin"/>
      </w:r>
      <w:r w:rsidR="004D481B" w:rsidRPr="00012D3F">
        <w:rPr>
          <w:lang w:val="es-ES"/>
          <w:rPrChange w:id="41" w:author="Gonzalo Castellanos" w:date="2026-05-29T12:04:00Z" w16du:dateUtc="2026-05-29T16:04:00Z">
            <w:rPr/>
          </w:rPrChange>
        </w:rPr>
        <w:instrText>HYPERLINK "https://es.fi-group.com/en/"</w:instrText>
      </w:r>
      <w:r w:rsidR="004D481B">
        <w:fldChar w:fldCharType="separate"/>
      </w:r>
      <w:r w:rsidR="004D481B" w:rsidRPr="001C1966">
        <w:rPr>
          <w:rStyle w:val="Hyperlink"/>
          <w:rFonts w:ascii="Arial" w:hAnsi="Arial" w:cs="Arial"/>
          <w:sz w:val="22"/>
          <w:szCs w:val="22"/>
          <w:lang w:val="es-BO"/>
        </w:rPr>
        <w:t>FI Group</w:t>
      </w:r>
      <w:r w:rsidR="004D481B">
        <w:fldChar w:fldCharType="end"/>
      </w:r>
      <w:r w:rsidR="00113EF2">
        <w:rPr>
          <w:rFonts w:ascii="Arial" w:hAnsi="Arial" w:cs="Arial"/>
          <w:sz w:val="22"/>
          <w:szCs w:val="22"/>
          <w:lang w:val="es-BO"/>
        </w:rPr>
        <w:t xml:space="preserve">, </w:t>
      </w:r>
      <w:r w:rsidRPr="00647DFF">
        <w:rPr>
          <w:rFonts w:ascii="Arial" w:hAnsi="Arial" w:cs="Arial"/>
          <w:sz w:val="22"/>
          <w:szCs w:val="22"/>
          <w:lang w:val="es-BO"/>
        </w:rPr>
        <w:t xml:space="preserve">realiza una revisión </w:t>
      </w:r>
      <w:del w:id="42" w:author="Stagno Izaguirre, Daniel Alejandro" w:date="2026-06-11T15:55:00Z" w16du:dateUtc="2026-06-11T20:55:00Z">
        <w:r w:rsidRPr="00647DFF" w:rsidDel="007D499E">
          <w:rPr>
            <w:rFonts w:ascii="Arial" w:hAnsi="Arial" w:cs="Arial"/>
            <w:sz w:val="22"/>
            <w:szCs w:val="22"/>
            <w:lang w:val="es-BO"/>
          </w:rPr>
          <w:delText xml:space="preserve">crítica </w:delText>
        </w:r>
      </w:del>
      <w:ins w:id="43" w:author="Stagno Izaguirre, Daniel Alejandro" w:date="2026-06-11T15:55:00Z" w16du:dateUtc="2026-06-11T20:55:00Z">
        <w:r w:rsidR="007D499E">
          <w:rPr>
            <w:rFonts w:ascii="Arial" w:hAnsi="Arial" w:cs="Arial"/>
            <w:sz w:val="22"/>
            <w:szCs w:val="22"/>
            <w:lang w:val="es-BO"/>
          </w:rPr>
          <w:t>comparada</w:t>
        </w:r>
        <w:r w:rsidR="007D499E" w:rsidRPr="00647DFF">
          <w:rPr>
            <w:rFonts w:ascii="Arial" w:hAnsi="Arial" w:cs="Arial"/>
            <w:sz w:val="22"/>
            <w:szCs w:val="22"/>
            <w:lang w:val="es-BO"/>
          </w:rPr>
          <w:t xml:space="preserve"> </w:t>
        </w:r>
      </w:ins>
      <w:r w:rsidRPr="00647DFF">
        <w:rPr>
          <w:rFonts w:ascii="Arial" w:hAnsi="Arial" w:cs="Arial"/>
          <w:sz w:val="22"/>
          <w:szCs w:val="22"/>
          <w:lang w:val="es-BO"/>
        </w:rPr>
        <w:t xml:space="preserve">de </w:t>
      </w:r>
      <w:r w:rsidR="003D434C">
        <w:rPr>
          <w:rFonts w:ascii="Arial" w:hAnsi="Arial" w:cs="Arial"/>
          <w:sz w:val="22"/>
          <w:szCs w:val="22"/>
          <w:lang w:val="es-BO"/>
        </w:rPr>
        <w:t xml:space="preserve">varios </w:t>
      </w:r>
      <w:r w:rsidR="00261855">
        <w:rPr>
          <w:rFonts w:ascii="Arial" w:hAnsi="Arial" w:cs="Arial"/>
          <w:sz w:val="22"/>
          <w:szCs w:val="22"/>
          <w:lang w:val="es-BO"/>
        </w:rPr>
        <w:t>mecanismos</w:t>
      </w:r>
      <w:r w:rsidR="00261855" w:rsidRPr="00647DFF">
        <w:rPr>
          <w:rFonts w:ascii="Arial" w:hAnsi="Arial" w:cs="Arial"/>
          <w:sz w:val="22"/>
          <w:szCs w:val="22"/>
          <w:lang w:val="es-BO"/>
        </w:rPr>
        <w:t xml:space="preserve"> </w:t>
      </w:r>
      <w:r w:rsidRPr="00647DFF">
        <w:rPr>
          <w:rFonts w:ascii="Arial" w:hAnsi="Arial" w:cs="Arial"/>
          <w:sz w:val="22"/>
          <w:szCs w:val="22"/>
          <w:lang w:val="es-BO"/>
        </w:rPr>
        <w:t>de incentivos tributarios para CTI existentes en América Latina</w:t>
      </w:r>
      <w:r w:rsidR="003D434C">
        <w:rPr>
          <w:rFonts w:ascii="Arial" w:hAnsi="Arial" w:cs="Arial"/>
          <w:sz w:val="22"/>
          <w:szCs w:val="22"/>
          <w:lang w:val="es-BO"/>
        </w:rPr>
        <w:t xml:space="preserve"> y Europa</w:t>
      </w:r>
      <w:del w:id="44" w:author="Stagno Izaguirre, Daniel Alejandro" w:date="2026-06-11T15:55:00Z" w16du:dateUtc="2026-06-11T20:55:00Z">
        <w:r w:rsidRPr="00647DFF" w:rsidDel="00D06866">
          <w:rPr>
            <w:rFonts w:ascii="Arial" w:hAnsi="Arial" w:cs="Arial"/>
            <w:sz w:val="22"/>
            <w:szCs w:val="22"/>
            <w:lang w:val="es-BO"/>
          </w:rPr>
          <w:delText xml:space="preserve">, </w:delText>
        </w:r>
        <w:r w:rsidR="00D537F6" w:rsidRPr="000C4450" w:rsidDel="00D06866">
          <w:rPr>
            <w:rFonts w:ascii="Arial" w:hAnsi="Arial" w:cs="Arial"/>
            <w:strike/>
            <w:sz w:val="22"/>
            <w:szCs w:val="22"/>
            <w:lang w:val="es-BO"/>
          </w:rPr>
          <w:delText xml:space="preserve">y los </w:delText>
        </w:r>
        <w:r w:rsidRPr="000C4450" w:rsidDel="00D06866">
          <w:rPr>
            <w:rFonts w:ascii="Arial" w:hAnsi="Arial" w:cs="Arial"/>
            <w:strike/>
            <w:sz w:val="22"/>
            <w:szCs w:val="22"/>
            <w:lang w:val="es-BO"/>
          </w:rPr>
          <w:delText>compara con experiencias internacionales relevantes</w:delText>
        </w:r>
      </w:del>
      <w:r w:rsidR="00E51DC0">
        <w:rPr>
          <w:rFonts w:ascii="Arial" w:hAnsi="Arial" w:cs="Arial"/>
          <w:sz w:val="22"/>
          <w:szCs w:val="22"/>
          <w:lang w:val="es-BO"/>
        </w:rPr>
        <w:t xml:space="preserve">. </w:t>
      </w:r>
      <w:r w:rsidR="00E51DC0" w:rsidRPr="00E51DC0">
        <w:rPr>
          <w:rFonts w:ascii="Arial" w:hAnsi="Arial" w:cs="Arial"/>
          <w:sz w:val="22"/>
          <w:szCs w:val="22"/>
          <w:lang w:val="es-BO"/>
        </w:rPr>
        <w:t xml:space="preserve">A más de una década de implementación en varios países de la región, existe ya </w:t>
      </w:r>
      <w:del w:id="45" w:author="Stagno Izaguirre, Daniel Alejandro" w:date="2026-06-11T15:55:00Z" w16du:dateUtc="2026-06-11T20:55:00Z">
        <w:r w:rsidR="00A910EA" w:rsidDel="00D06866">
          <w:rPr>
            <w:rFonts w:ascii="Arial" w:hAnsi="Arial" w:cs="Arial"/>
            <w:sz w:val="22"/>
            <w:szCs w:val="22"/>
            <w:lang w:val="es-BO"/>
          </w:rPr>
          <w:delText xml:space="preserve">cierto </w:delText>
        </w:r>
      </w:del>
      <w:ins w:id="46" w:author="Stagno Izaguirre, Daniel Alejandro" w:date="2026-06-11T15:55:00Z" w16du:dateUtc="2026-06-11T20:55:00Z">
        <w:r w:rsidR="00D06866">
          <w:rPr>
            <w:rFonts w:ascii="Arial" w:hAnsi="Arial" w:cs="Arial"/>
            <w:sz w:val="22"/>
            <w:szCs w:val="22"/>
            <w:lang w:val="es-BO"/>
          </w:rPr>
          <w:t xml:space="preserve">un </w:t>
        </w:r>
      </w:ins>
      <w:r w:rsidR="00E51DC0" w:rsidRPr="00E51DC0">
        <w:rPr>
          <w:rFonts w:ascii="Arial" w:hAnsi="Arial" w:cs="Arial"/>
          <w:sz w:val="22"/>
          <w:szCs w:val="22"/>
          <w:lang w:val="es-BO"/>
        </w:rPr>
        <w:t>acervo de evidencia y práctica que permite ir más allá del análisis descriptivo y avanzar hacia una reflexión sustantiva sobre su diseño, ejecución</w:t>
      </w:r>
      <w:r w:rsidR="006E6CC8">
        <w:rPr>
          <w:rFonts w:ascii="Arial" w:hAnsi="Arial" w:cs="Arial"/>
          <w:sz w:val="22"/>
          <w:szCs w:val="22"/>
          <w:lang w:val="es-BO"/>
        </w:rPr>
        <w:t>, monitor</w:t>
      </w:r>
      <w:r w:rsidR="008E036D">
        <w:rPr>
          <w:rFonts w:ascii="Arial" w:hAnsi="Arial" w:cs="Arial"/>
          <w:sz w:val="22"/>
          <w:szCs w:val="22"/>
          <w:lang w:val="es-BO"/>
        </w:rPr>
        <w:t>eo, evaluación</w:t>
      </w:r>
      <w:r w:rsidR="00E51DC0" w:rsidRPr="00E51DC0">
        <w:rPr>
          <w:rFonts w:ascii="Arial" w:hAnsi="Arial" w:cs="Arial"/>
          <w:sz w:val="22"/>
          <w:szCs w:val="22"/>
          <w:lang w:val="es-BO"/>
        </w:rPr>
        <w:t xml:space="preserve"> y </w:t>
      </w:r>
      <w:r w:rsidR="008E036D">
        <w:rPr>
          <w:rFonts w:ascii="Arial" w:hAnsi="Arial" w:cs="Arial"/>
          <w:sz w:val="22"/>
          <w:szCs w:val="22"/>
          <w:lang w:val="es-BO"/>
        </w:rPr>
        <w:t>efectividad</w:t>
      </w:r>
      <w:r w:rsidR="00E51DC0" w:rsidRPr="00E51DC0">
        <w:rPr>
          <w:rFonts w:ascii="Arial" w:hAnsi="Arial" w:cs="Arial"/>
          <w:sz w:val="22"/>
          <w:szCs w:val="22"/>
          <w:lang w:val="es-BO"/>
        </w:rPr>
        <w:t xml:space="preserve">. </w:t>
      </w:r>
      <w:commentRangeStart w:id="47"/>
      <w:r w:rsidR="00E51DC0" w:rsidRPr="00E51DC0">
        <w:rPr>
          <w:rFonts w:ascii="Arial" w:hAnsi="Arial" w:cs="Arial"/>
          <w:sz w:val="22"/>
          <w:szCs w:val="22"/>
          <w:lang w:val="es-BO"/>
        </w:rPr>
        <w:t xml:space="preserve">Esta madurez relativa de </w:t>
      </w:r>
      <w:r w:rsidR="00BC013E">
        <w:rPr>
          <w:rFonts w:ascii="Arial" w:hAnsi="Arial" w:cs="Arial"/>
          <w:sz w:val="22"/>
          <w:szCs w:val="22"/>
          <w:lang w:val="es-BO"/>
        </w:rPr>
        <w:t xml:space="preserve">las </w:t>
      </w:r>
      <w:r w:rsidR="00BC013E" w:rsidRPr="00BC013E">
        <w:rPr>
          <w:rFonts w:ascii="Arial" w:hAnsi="Arial" w:cs="Arial"/>
          <w:sz w:val="22"/>
          <w:szCs w:val="22"/>
          <w:lang w:val="es-BO"/>
        </w:rPr>
        <w:t>políticas de incentivos</w:t>
      </w:r>
      <w:r w:rsidR="008E036D">
        <w:rPr>
          <w:rFonts w:ascii="Arial" w:hAnsi="Arial" w:cs="Arial"/>
          <w:sz w:val="22"/>
          <w:szCs w:val="22"/>
          <w:lang w:val="es-BO"/>
        </w:rPr>
        <w:t xml:space="preserve"> t</w:t>
      </w:r>
      <w:r w:rsidR="00BC013E" w:rsidRPr="00BC013E">
        <w:rPr>
          <w:rFonts w:ascii="Arial" w:hAnsi="Arial" w:cs="Arial"/>
          <w:sz w:val="22"/>
          <w:szCs w:val="22"/>
          <w:lang w:val="es-BO"/>
        </w:rPr>
        <w:t>ributarios</w:t>
      </w:r>
      <w:r w:rsidR="00BC013E">
        <w:rPr>
          <w:rFonts w:ascii="Arial" w:hAnsi="Arial" w:cs="Arial"/>
          <w:sz w:val="22"/>
          <w:szCs w:val="22"/>
          <w:lang w:val="es-BO"/>
        </w:rPr>
        <w:t xml:space="preserve"> en la región abre</w:t>
      </w:r>
      <w:r w:rsidR="00E51DC0" w:rsidRPr="00E51DC0">
        <w:rPr>
          <w:rFonts w:ascii="Arial" w:hAnsi="Arial" w:cs="Arial"/>
          <w:sz w:val="22"/>
          <w:szCs w:val="22"/>
          <w:lang w:val="es-BO"/>
        </w:rPr>
        <w:t xml:space="preserve"> la oportunidad de extraer lecciones aprendidas, identificar factores que han limitado </w:t>
      </w:r>
      <w:r w:rsidR="00E96063" w:rsidRPr="00E51DC0">
        <w:rPr>
          <w:rFonts w:ascii="Arial" w:hAnsi="Arial" w:cs="Arial"/>
          <w:sz w:val="22"/>
          <w:szCs w:val="22"/>
          <w:lang w:val="es-BO"/>
        </w:rPr>
        <w:t xml:space="preserve">su </w:t>
      </w:r>
      <w:r w:rsidR="00E96063">
        <w:rPr>
          <w:rFonts w:ascii="Arial" w:hAnsi="Arial" w:cs="Arial"/>
          <w:sz w:val="22"/>
          <w:szCs w:val="22"/>
          <w:lang w:val="es-BO"/>
        </w:rPr>
        <w:t>resultado</w:t>
      </w:r>
      <w:r w:rsidR="00E51DC0" w:rsidRPr="00E51DC0">
        <w:rPr>
          <w:rFonts w:ascii="Arial" w:hAnsi="Arial" w:cs="Arial"/>
          <w:sz w:val="22"/>
          <w:szCs w:val="22"/>
          <w:lang w:val="es-BO"/>
        </w:rPr>
        <w:t xml:space="preserve"> y reconocer elementos replicables de mayor impacto.</w:t>
      </w:r>
      <w:commentRangeEnd w:id="47"/>
      <w:r w:rsidR="00EF137F" w:rsidRPr="00E51DC0">
        <w:rPr>
          <w:rStyle w:val="CommentReference"/>
          <w:rFonts w:ascii="Arial" w:hAnsi="Arial" w:cs="Arial"/>
          <w:sz w:val="22"/>
          <w:szCs w:val="22"/>
          <w:lang w:val="es-BO"/>
        </w:rPr>
        <w:commentReference w:id="47"/>
      </w:r>
    </w:p>
    <w:p w14:paraId="42CA4502" w14:textId="77777777" w:rsidR="00460C95" w:rsidRDefault="00460C95" w:rsidP="00FB39FB">
      <w:pPr>
        <w:jc w:val="both"/>
        <w:rPr>
          <w:rFonts w:ascii="Arial" w:hAnsi="Arial" w:cs="Arial"/>
          <w:sz w:val="22"/>
          <w:szCs w:val="22"/>
          <w:lang w:val="es-419"/>
        </w:rPr>
      </w:pPr>
    </w:p>
    <w:p w14:paraId="30A3CB2F" w14:textId="29760BA8" w:rsidR="00AB1F07" w:rsidRDefault="00385E0D" w:rsidP="00FB39FB">
      <w:pPr>
        <w:jc w:val="both"/>
        <w:rPr>
          <w:rFonts w:ascii="Arial" w:hAnsi="Arial" w:cs="Arial"/>
          <w:sz w:val="22"/>
          <w:szCs w:val="22"/>
          <w:lang w:val="es-419"/>
        </w:rPr>
      </w:pPr>
      <w:r w:rsidRPr="00385E0D">
        <w:rPr>
          <w:rFonts w:ascii="Arial" w:hAnsi="Arial" w:cs="Arial"/>
          <w:sz w:val="22"/>
          <w:szCs w:val="22"/>
          <w:lang w:val="es-BO"/>
        </w:rPr>
        <w:t>En este sentido, el estudio busca identificar oportunidades de mejora en el funcionamiento de estos mecanismos</w:t>
      </w:r>
      <w:ins w:id="48" w:author="Stagno Izaguirre, Daniel Alejandro" w:date="2026-06-11T15:57:00Z" w16du:dateUtc="2026-06-11T20:57:00Z">
        <w:r w:rsidR="00EF137F">
          <w:rPr>
            <w:rFonts w:ascii="Arial" w:hAnsi="Arial" w:cs="Arial"/>
            <w:sz w:val="22"/>
            <w:szCs w:val="22"/>
            <w:lang w:val="es-BO"/>
          </w:rPr>
          <w:t xml:space="preserve">, </w:t>
        </w:r>
      </w:ins>
      <w:del w:id="49" w:author="Stagno Izaguirre, Daniel Alejandro" w:date="2026-06-11T15:57:00Z" w16du:dateUtc="2026-06-11T20:57:00Z">
        <w:r w:rsidRPr="00385E0D" w:rsidDel="00EF137F">
          <w:rPr>
            <w:rFonts w:ascii="Arial" w:hAnsi="Arial" w:cs="Arial"/>
            <w:sz w:val="22"/>
            <w:szCs w:val="22"/>
            <w:lang w:val="es-BO"/>
          </w:rPr>
          <w:delText xml:space="preserve"> —</w:delText>
        </w:r>
      </w:del>
      <w:r w:rsidRPr="00385E0D">
        <w:rPr>
          <w:rFonts w:ascii="Arial" w:hAnsi="Arial" w:cs="Arial"/>
          <w:sz w:val="22"/>
          <w:szCs w:val="22"/>
          <w:lang w:val="es-BO"/>
        </w:rPr>
        <w:t>desde su eficiencia y cobertura, hasta su focalización y alineación con prioridades nacionales de desarrollo productivo</w:t>
      </w:r>
      <w:del w:id="50" w:author="Stagno Izaguirre, Daniel Alejandro" w:date="2026-06-11T15:58:00Z" w16du:dateUtc="2026-06-11T20:58:00Z">
        <w:r w:rsidRPr="00385E0D" w:rsidDel="00EF137F">
          <w:rPr>
            <w:rFonts w:ascii="Arial" w:hAnsi="Arial" w:cs="Arial"/>
            <w:sz w:val="22"/>
            <w:szCs w:val="22"/>
            <w:lang w:val="es-BO"/>
          </w:rPr>
          <w:delText>—</w:delText>
        </w:r>
      </w:del>
      <w:r w:rsidRPr="00385E0D">
        <w:rPr>
          <w:rFonts w:ascii="Arial" w:hAnsi="Arial" w:cs="Arial"/>
          <w:sz w:val="22"/>
          <w:szCs w:val="22"/>
          <w:lang w:val="es-BO"/>
        </w:rPr>
        <w:t xml:space="preserve">. A través del análisis comparado con esquemas fiscales de países europeos con trayectorias consolidadas, se espera también generar insumos prácticos que </w:t>
      </w:r>
      <w:del w:id="51" w:author="Stagno Izaguirre, Daniel Alejandro" w:date="2026-06-11T15:58:00Z" w16du:dateUtc="2026-06-11T20:58:00Z">
        <w:r w:rsidRPr="00385E0D" w:rsidDel="004537A4">
          <w:rPr>
            <w:rFonts w:ascii="Arial" w:hAnsi="Arial" w:cs="Arial"/>
            <w:sz w:val="22"/>
            <w:szCs w:val="22"/>
            <w:lang w:val="es-BO"/>
          </w:rPr>
          <w:delText xml:space="preserve">orienten </w:delText>
        </w:r>
      </w:del>
      <w:ins w:id="52" w:author="Stagno Izaguirre, Daniel Alejandro" w:date="2026-06-11T15:58:00Z" w16du:dateUtc="2026-06-11T20:58:00Z">
        <w:r w:rsidR="004537A4">
          <w:rPr>
            <w:rFonts w:ascii="Arial" w:hAnsi="Arial" w:cs="Arial"/>
            <w:sz w:val="22"/>
            <w:szCs w:val="22"/>
            <w:lang w:val="es-BO"/>
          </w:rPr>
          <w:t>puedan informar</w:t>
        </w:r>
        <w:r w:rsidR="004537A4" w:rsidRPr="00385E0D">
          <w:rPr>
            <w:rFonts w:ascii="Arial" w:hAnsi="Arial" w:cs="Arial"/>
            <w:sz w:val="22"/>
            <w:szCs w:val="22"/>
            <w:lang w:val="es-BO"/>
          </w:rPr>
          <w:t xml:space="preserve"> </w:t>
        </w:r>
      </w:ins>
      <w:del w:id="53" w:author="Stagno Izaguirre, Daniel Alejandro" w:date="2026-06-11T15:58:00Z" w16du:dateUtc="2026-06-11T20:58:00Z">
        <w:r w:rsidRPr="00385E0D" w:rsidDel="004537A4">
          <w:rPr>
            <w:rFonts w:ascii="Arial" w:hAnsi="Arial" w:cs="Arial"/>
            <w:sz w:val="22"/>
            <w:szCs w:val="22"/>
            <w:lang w:val="es-BO"/>
          </w:rPr>
          <w:delText xml:space="preserve">posibles </w:delText>
        </w:r>
      </w:del>
      <w:ins w:id="54" w:author="Stagno Izaguirre, Daniel Alejandro" w:date="2026-06-11T15:58:00Z" w16du:dateUtc="2026-06-11T20:58:00Z">
        <w:r w:rsidR="004537A4">
          <w:rPr>
            <w:rFonts w:ascii="Arial" w:hAnsi="Arial" w:cs="Arial"/>
            <w:sz w:val="22"/>
            <w:szCs w:val="22"/>
            <w:lang w:val="es-BO"/>
          </w:rPr>
          <w:t xml:space="preserve">futuras </w:t>
        </w:r>
      </w:ins>
      <w:r w:rsidRPr="00385E0D">
        <w:rPr>
          <w:rFonts w:ascii="Arial" w:hAnsi="Arial" w:cs="Arial"/>
          <w:sz w:val="22"/>
          <w:szCs w:val="22"/>
          <w:lang w:val="es-BO"/>
        </w:rPr>
        <w:t>reformas o</w:t>
      </w:r>
      <w:ins w:id="55" w:author="Stagno Izaguirre, Daniel Alejandro" w:date="2026-06-11T15:58:00Z" w16du:dateUtc="2026-06-11T20:58:00Z">
        <w:r w:rsidR="004537A4">
          <w:rPr>
            <w:rFonts w:ascii="Arial" w:hAnsi="Arial" w:cs="Arial"/>
            <w:sz w:val="22"/>
            <w:szCs w:val="22"/>
            <w:lang w:val="es-BO"/>
          </w:rPr>
          <w:t>, inclusive,</w:t>
        </w:r>
      </w:ins>
      <w:r w:rsidRPr="00385E0D">
        <w:rPr>
          <w:rFonts w:ascii="Arial" w:hAnsi="Arial" w:cs="Arial"/>
          <w:sz w:val="22"/>
          <w:szCs w:val="22"/>
          <w:lang w:val="es-BO"/>
        </w:rPr>
        <w:t xml:space="preserve"> </w:t>
      </w:r>
      <w:r w:rsidR="00BF5096">
        <w:rPr>
          <w:rFonts w:ascii="Arial" w:hAnsi="Arial" w:cs="Arial"/>
          <w:sz w:val="22"/>
          <w:szCs w:val="22"/>
          <w:lang w:val="es-BO"/>
        </w:rPr>
        <w:t xml:space="preserve">el diseño de </w:t>
      </w:r>
      <w:r w:rsidR="00817264">
        <w:rPr>
          <w:rFonts w:ascii="Arial" w:hAnsi="Arial" w:cs="Arial"/>
          <w:sz w:val="22"/>
          <w:szCs w:val="22"/>
          <w:lang w:val="es-BO"/>
        </w:rPr>
        <w:t xml:space="preserve">nuevos </w:t>
      </w:r>
      <w:r w:rsidR="00BF5096">
        <w:rPr>
          <w:rFonts w:ascii="Arial" w:hAnsi="Arial" w:cs="Arial"/>
          <w:sz w:val="22"/>
          <w:szCs w:val="22"/>
          <w:lang w:val="es-BO"/>
        </w:rPr>
        <w:t xml:space="preserve">instrumentos en la </w:t>
      </w:r>
      <w:r w:rsidR="006C3E64">
        <w:rPr>
          <w:rFonts w:ascii="Arial" w:hAnsi="Arial" w:cs="Arial"/>
          <w:sz w:val="22"/>
          <w:szCs w:val="22"/>
          <w:lang w:val="es-BO"/>
        </w:rPr>
        <w:t>región</w:t>
      </w:r>
      <w:r w:rsidRPr="00385E0D">
        <w:rPr>
          <w:rFonts w:ascii="Arial" w:hAnsi="Arial" w:cs="Arial"/>
          <w:sz w:val="22"/>
          <w:szCs w:val="22"/>
          <w:lang w:val="es-BO"/>
        </w:rPr>
        <w:t xml:space="preserve">. En última instancia, </w:t>
      </w:r>
      <w:r w:rsidR="00525FFE" w:rsidRPr="00FB39FB">
        <w:rPr>
          <w:rFonts w:ascii="Arial" w:hAnsi="Arial" w:cs="Arial"/>
          <w:sz w:val="22"/>
          <w:szCs w:val="22"/>
          <w:lang w:val="es-419"/>
        </w:rPr>
        <w:t xml:space="preserve">se espera contribuir al debate sobre el papel que pueden jugar los incentivos fiscales en </w:t>
      </w:r>
      <w:r w:rsidR="00AB1F07">
        <w:rPr>
          <w:rFonts w:ascii="Arial" w:hAnsi="Arial" w:cs="Arial"/>
          <w:sz w:val="22"/>
          <w:szCs w:val="22"/>
          <w:lang w:val="es-419"/>
        </w:rPr>
        <w:t xml:space="preserve">el “Mix de políticas de CTI” que impulsan </w:t>
      </w:r>
      <w:r w:rsidR="00DF3C63">
        <w:rPr>
          <w:rFonts w:ascii="Arial" w:hAnsi="Arial" w:cs="Arial"/>
          <w:sz w:val="22"/>
          <w:szCs w:val="22"/>
          <w:lang w:val="es-419"/>
        </w:rPr>
        <w:t xml:space="preserve">los países de </w:t>
      </w:r>
      <w:r w:rsidR="00D42D9F">
        <w:rPr>
          <w:rFonts w:ascii="Arial" w:hAnsi="Arial" w:cs="Arial"/>
          <w:sz w:val="22"/>
          <w:szCs w:val="22"/>
          <w:lang w:val="es-419"/>
        </w:rPr>
        <w:t>América</w:t>
      </w:r>
      <w:r w:rsidR="00DF3C63">
        <w:rPr>
          <w:rFonts w:ascii="Arial" w:hAnsi="Arial" w:cs="Arial"/>
          <w:sz w:val="22"/>
          <w:szCs w:val="22"/>
          <w:lang w:val="es-419"/>
        </w:rPr>
        <w:t xml:space="preserve"> Latina para fortalecer sus </w:t>
      </w:r>
      <w:del w:id="56" w:author="Stagno Izaguirre, Daniel Alejandro" w:date="2026-06-11T15:59:00Z" w16du:dateUtc="2026-06-11T20:59:00Z">
        <w:r w:rsidR="00DF3C63" w:rsidDel="004537A4">
          <w:rPr>
            <w:rFonts w:ascii="Arial" w:hAnsi="Arial" w:cs="Arial"/>
            <w:sz w:val="22"/>
            <w:szCs w:val="22"/>
            <w:lang w:val="es-419"/>
          </w:rPr>
          <w:delText>eco</w:delText>
        </w:r>
      </w:del>
      <w:r w:rsidR="00DF3C63">
        <w:rPr>
          <w:rFonts w:ascii="Arial" w:hAnsi="Arial" w:cs="Arial"/>
          <w:sz w:val="22"/>
          <w:szCs w:val="22"/>
          <w:lang w:val="es-419"/>
        </w:rPr>
        <w:t xml:space="preserve">sistemas de </w:t>
      </w:r>
      <w:ins w:id="57" w:author="Stagno Izaguirre, Daniel Alejandro" w:date="2026-06-11T15:59:00Z" w16du:dateUtc="2026-06-11T20:59:00Z">
        <w:r w:rsidR="004537A4">
          <w:rPr>
            <w:rFonts w:ascii="Arial" w:hAnsi="Arial" w:cs="Arial"/>
            <w:sz w:val="22"/>
            <w:szCs w:val="22"/>
            <w:lang w:val="es-419"/>
          </w:rPr>
          <w:t xml:space="preserve">emprendimiento e </w:t>
        </w:r>
      </w:ins>
      <w:r w:rsidR="00D42D9F">
        <w:rPr>
          <w:rFonts w:ascii="Arial" w:hAnsi="Arial" w:cs="Arial"/>
          <w:sz w:val="22"/>
          <w:szCs w:val="22"/>
          <w:lang w:val="es-419"/>
        </w:rPr>
        <w:t xml:space="preserve">innovación. </w:t>
      </w:r>
    </w:p>
    <w:p w14:paraId="776A9D4C" w14:textId="77777777" w:rsidR="00AB1F07" w:rsidRDefault="00AB1F07" w:rsidP="00FB39FB">
      <w:pPr>
        <w:jc w:val="both"/>
        <w:rPr>
          <w:rFonts w:ascii="Arial" w:hAnsi="Arial" w:cs="Arial"/>
          <w:sz w:val="22"/>
          <w:szCs w:val="22"/>
          <w:lang w:val="es-419"/>
        </w:rPr>
      </w:pPr>
    </w:p>
    <w:p w14:paraId="3C1604AC" w14:textId="4804C50E" w:rsidR="00FB39FB" w:rsidRPr="00EB629A" w:rsidRDefault="00F1017A" w:rsidP="00EB629A">
      <w:pPr>
        <w:jc w:val="both"/>
        <w:rPr>
          <w:rFonts w:ascii="Arial" w:hAnsi="Arial" w:cs="Arial"/>
          <w:b/>
          <w:bCs/>
          <w:sz w:val="22"/>
          <w:szCs w:val="22"/>
          <w:lang w:val="es-419"/>
        </w:rPr>
      </w:pPr>
      <w:r w:rsidRPr="00EB629A">
        <w:rPr>
          <w:rFonts w:ascii="Arial" w:hAnsi="Arial" w:cs="Arial"/>
          <w:b/>
          <w:bCs/>
          <w:sz w:val="22"/>
          <w:szCs w:val="22"/>
          <w:lang w:val="es-419"/>
        </w:rPr>
        <w:t>Sobre l</w:t>
      </w:r>
      <w:r w:rsidR="008827E7" w:rsidRPr="00EB629A">
        <w:rPr>
          <w:rFonts w:ascii="Arial" w:hAnsi="Arial" w:cs="Arial"/>
          <w:b/>
          <w:bCs/>
          <w:sz w:val="22"/>
          <w:szCs w:val="22"/>
          <w:lang w:val="es-419"/>
        </w:rPr>
        <w:t>os estudios de caso</w:t>
      </w:r>
      <w:r w:rsidR="002528DE" w:rsidRPr="00EB629A">
        <w:rPr>
          <w:rFonts w:ascii="Arial" w:hAnsi="Arial" w:cs="Arial"/>
          <w:b/>
          <w:bCs/>
          <w:sz w:val="22"/>
          <w:szCs w:val="22"/>
          <w:lang w:val="es-419"/>
        </w:rPr>
        <w:t xml:space="preserve"> y el proceso </w:t>
      </w:r>
      <w:r w:rsidR="00965BE3" w:rsidRPr="00EB629A">
        <w:rPr>
          <w:rFonts w:ascii="Arial" w:hAnsi="Arial" w:cs="Arial"/>
          <w:b/>
          <w:bCs/>
          <w:sz w:val="22"/>
          <w:szCs w:val="22"/>
          <w:lang w:val="es-419"/>
        </w:rPr>
        <w:t xml:space="preserve">de análisis </w:t>
      </w:r>
      <w:r w:rsidR="00017F46" w:rsidRPr="00EB629A">
        <w:rPr>
          <w:rFonts w:ascii="Arial" w:hAnsi="Arial" w:cs="Arial"/>
          <w:b/>
          <w:bCs/>
          <w:sz w:val="22"/>
          <w:szCs w:val="22"/>
          <w:lang w:val="es-419"/>
        </w:rPr>
        <w:t>de in</w:t>
      </w:r>
      <w:r w:rsidR="009D6C5B" w:rsidRPr="00EB629A">
        <w:rPr>
          <w:rFonts w:ascii="Arial" w:hAnsi="Arial" w:cs="Arial"/>
          <w:b/>
          <w:bCs/>
          <w:sz w:val="22"/>
          <w:szCs w:val="22"/>
          <w:lang w:val="es-419"/>
        </w:rPr>
        <w:t>formación</w:t>
      </w:r>
    </w:p>
    <w:p w14:paraId="455208EC" w14:textId="77777777" w:rsidR="00962EEC" w:rsidRDefault="00962EEC" w:rsidP="00962EEC">
      <w:pPr>
        <w:jc w:val="both"/>
        <w:rPr>
          <w:rFonts w:ascii="Arial" w:hAnsi="Arial" w:cs="Arial"/>
          <w:sz w:val="22"/>
          <w:szCs w:val="22"/>
          <w:lang w:val="es-419"/>
        </w:rPr>
      </w:pPr>
    </w:p>
    <w:p w14:paraId="6FA2380A" w14:textId="64EB952A" w:rsidR="00321197" w:rsidRPr="00321197" w:rsidRDefault="000B65B3" w:rsidP="00321197">
      <w:pPr>
        <w:jc w:val="both"/>
        <w:rPr>
          <w:rFonts w:ascii="Arial" w:hAnsi="Arial" w:cs="Arial"/>
          <w:sz w:val="22"/>
          <w:szCs w:val="22"/>
          <w:lang w:val="es-419"/>
        </w:rPr>
      </w:pPr>
      <w:moveToRangeStart w:id="58" w:author="Stagno Izaguirre, Daniel Alejandro" w:date="2026-06-11T16:06:00Z" w:name="move232086406"/>
      <w:moveTo w:id="59" w:author="Stagno Izaguirre, Daniel Alejandro" w:date="2026-06-11T16:06:00Z" w16du:dateUtc="2026-06-11T21:06:00Z">
        <w:del w:id="60" w:author="Stagno Izaguirre, Daniel Alejandro" w:date="2026-06-11T16:06:00Z" w16du:dateUtc="2026-06-11T21:06:00Z">
          <w:r w:rsidRPr="00321197" w:rsidDel="008641A2">
            <w:rPr>
              <w:rFonts w:ascii="Arial" w:hAnsi="Arial" w:cs="Arial"/>
              <w:sz w:val="22"/>
              <w:szCs w:val="22"/>
              <w:lang w:val="es-419"/>
            </w:rPr>
            <w:delText xml:space="preserve">Con base en estos criterios, </w:delText>
          </w:r>
        </w:del>
      </w:moveTo>
      <w:ins w:id="61" w:author="Stagno Izaguirre, Daniel Alejandro" w:date="2026-06-11T16:07:00Z" w16du:dateUtc="2026-06-11T21:07:00Z">
        <w:r w:rsidR="008641A2">
          <w:rPr>
            <w:rFonts w:ascii="Arial" w:hAnsi="Arial" w:cs="Arial"/>
            <w:sz w:val="22"/>
            <w:szCs w:val="22"/>
            <w:lang w:val="es-419"/>
          </w:rPr>
          <w:t xml:space="preserve">Este documento analiza </w:t>
        </w:r>
        <w:r w:rsidR="002B4C0D">
          <w:rPr>
            <w:rFonts w:ascii="Arial" w:hAnsi="Arial" w:cs="Arial"/>
            <w:sz w:val="22"/>
            <w:szCs w:val="22"/>
            <w:lang w:val="es-419"/>
          </w:rPr>
          <w:t xml:space="preserve">y compara </w:t>
        </w:r>
      </w:ins>
      <w:moveTo w:id="62" w:author="Stagno Izaguirre, Daniel Alejandro" w:date="2026-06-11T16:06:00Z" w16du:dateUtc="2026-06-11T21:06:00Z">
        <w:del w:id="63" w:author="Stagno Izaguirre, Daniel Alejandro" w:date="2026-06-11T16:07:00Z" w16du:dateUtc="2026-06-11T21:07:00Z">
          <w:r w:rsidRPr="00321197" w:rsidDel="008641A2">
            <w:rPr>
              <w:rFonts w:ascii="Arial" w:hAnsi="Arial" w:cs="Arial"/>
              <w:sz w:val="22"/>
              <w:szCs w:val="22"/>
              <w:lang w:val="es-419"/>
            </w:rPr>
            <w:delText xml:space="preserve">se seleccionaron </w:delText>
          </w:r>
        </w:del>
        <w:r w:rsidRPr="00321197">
          <w:rPr>
            <w:rFonts w:ascii="Arial" w:hAnsi="Arial" w:cs="Arial"/>
            <w:sz w:val="22"/>
            <w:szCs w:val="22"/>
            <w:lang w:val="es-419"/>
          </w:rPr>
          <w:t xml:space="preserve">seis </w:t>
        </w:r>
        <w:del w:id="64" w:author="Stagno Izaguirre, Daniel Alejandro" w:date="2026-06-11T16:07:00Z" w16du:dateUtc="2026-06-11T21:07:00Z">
          <w:r w:rsidRPr="00321197" w:rsidDel="008641A2">
            <w:rPr>
              <w:rFonts w:ascii="Arial" w:hAnsi="Arial" w:cs="Arial"/>
              <w:sz w:val="22"/>
              <w:szCs w:val="22"/>
              <w:lang w:val="es-419"/>
            </w:rPr>
            <w:delText>países</w:delText>
          </w:r>
        </w:del>
      </w:moveTo>
      <w:ins w:id="65" w:author="Stagno Izaguirre, Daniel Alejandro" w:date="2026-06-11T16:07:00Z" w16du:dateUtc="2026-06-11T21:07:00Z">
        <w:r w:rsidR="002B4C0D">
          <w:rPr>
            <w:rFonts w:ascii="Arial" w:hAnsi="Arial" w:cs="Arial"/>
            <w:sz w:val="22"/>
            <w:szCs w:val="22"/>
            <w:lang w:val="es-419"/>
          </w:rPr>
          <w:t>mecanismos de incentivo tributario</w:t>
        </w:r>
      </w:ins>
      <w:moveTo w:id="66" w:author="Stagno Izaguirre, Daniel Alejandro" w:date="2026-06-11T16:06:00Z" w16du:dateUtc="2026-06-11T21:06:00Z">
        <w:del w:id="67" w:author="Stagno Izaguirre, Daniel Alejandro" w:date="2026-06-11T16:07:00Z" w16du:dateUtc="2026-06-11T21:07:00Z">
          <w:r w:rsidRPr="00321197" w:rsidDel="008641A2">
            <w:rPr>
              <w:rFonts w:ascii="Arial" w:hAnsi="Arial" w:cs="Arial"/>
              <w:sz w:val="22"/>
              <w:szCs w:val="22"/>
              <w:lang w:val="es-419"/>
            </w:rPr>
            <w:delText xml:space="preserve"> para el análisis</w:delText>
          </w:r>
        </w:del>
        <w:r w:rsidRPr="00321197">
          <w:rPr>
            <w:rFonts w:ascii="Arial" w:hAnsi="Arial" w:cs="Arial"/>
            <w:sz w:val="22"/>
            <w:szCs w:val="22"/>
            <w:lang w:val="es-419"/>
          </w:rPr>
          <w:t xml:space="preserve">: tres de América Latina —Colombia, Chile y Brasil— y tres europeos —Francia, España y Portugal—. </w:t>
        </w:r>
      </w:moveTo>
      <w:moveToRangeEnd w:id="58"/>
      <w:r w:rsidR="00321197" w:rsidRPr="00321197">
        <w:rPr>
          <w:rFonts w:ascii="Arial" w:hAnsi="Arial" w:cs="Arial"/>
          <w:sz w:val="22"/>
          <w:szCs w:val="22"/>
          <w:lang w:val="es-419"/>
        </w:rPr>
        <w:t xml:space="preserve">La selección de los países incluidos en los estudios de caso se basó en una combinación de criterios analíticos y de viabilidad operativa. En primer lugar, se consideró la existencia de un esquema </w:t>
      </w:r>
      <w:r w:rsidR="00562A14">
        <w:rPr>
          <w:rFonts w:ascii="Arial" w:hAnsi="Arial" w:cs="Arial"/>
          <w:sz w:val="22"/>
          <w:szCs w:val="22"/>
          <w:lang w:val="es-419"/>
        </w:rPr>
        <w:t>de beneficios tributario</w:t>
      </w:r>
      <w:r w:rsidR="00321197" w:rsidRPr="00321197">
        <w:rPr>
          <w:rFonts w:ascii="Arial" w:hAnsi="Arial" w:cs="Arial"/>
          <w:sz w:val="22"/>
          <w:szCs w:val="22"/>
          <w:lang w:val="es-419"/>
        </w:rPr>
        <w:t xml:space="preserve"> vigente orientado a actividades </w:t>
      </w:r>
      <w:ins w:id="68" w:author="Stagno Izaguirre, Daniel Alejandro" w:date="2026-06-11T16:04:00Z" w16du:dateUtc="2026-06-11T21:04:00Z">
        <w:r w:rsidR="00BC4833">
          <w:rPr>
            <w:rFonts w:ascii="Arial" w:hAnsi="Arial" w:cs="Arial"/>
            <w:sz w:val="22"/>
            <w:szCs w:val="22"/>
            <w:lang w:val="es-419"/>
          </w:rPr>
          <w:t xml:space="preserve">de </w:t>
        </w:r>
      </w:ins>
      <w:r w:rsidR="00321197" w:rsidRPr="00321197">
        <w:rPr>
          <w:rFonts w:ascii="Arial" w:hAnsi="Arial" w:cs="Arial"/>
          <w:sz w:val="22"/>
          <w:szCs w:val="22"/>
          <w:lang w:val="es-419"/>
        </w:rPr>
        <w:t>CTI, con una trayectoria suficiente para permitir un análisis crítico de su diseño, implementación y resultados. En segundo lugar, se priorizó la disponibilidad de información pública y literatura especializada sobre el funcionamiento y evaluación de dichos instrumentos. Por último, se buscó garantizar una diversidad geográfica e institucional que permitiera contrastar enfoques y generar aprendizajes relevantes a partir de contextos diferenciados.</w:t>
      </w:r>
    </w:p>
    <w:p w14:paraId="3D4CCF25" w14:textId="77777777" w:rsidR="00321197" w:rsidRPr="00321197" w:rsidRDefault="00321197" w:rsidP="00321197">
      <w:pPr>
        <w:jc w:val="both"/>
        <w:rPr>
          <w:rFonts w:ascii="Arial" w:hAnsi="Arial" w:cs="Arial"/>
          <w:sz w:val="22"/>
          <w:szCs w:val="22"/>
          <w:lang w:val="es-419"/>
        </w:rPr>
      </w:pPr>
    </w:p>
    <w:p w14:paraId="46B38D7E" w14:textId="14FE6777" w:rsidR="00321197" w:rsidRPr="00321197" w:rsidRDefault="00321197" w:rsidP="00321197">
      <w:pPr>
        <w:jc w:val="both"/>
        <w:rPr>
          <w:rFonts w:ascii="Arial" w:hAnsi="Arial" w:cs="Arial"/>
          <w:sz w:val="22"/>
          <w:szCs w:val="22"/>
          <w:lang w:val="es-419"/>
        </w:rPr>
      </w:pPr>
      <w:moveFromRangeStart w:id="69" w:author="Stagno Izaguirre, Daniel Alejandro" w:date="2026-06-11T16:06:00Z" w:name="move232086406"/>
      <w:moveFrom w:id="70" w:author="Stagno Izaguirre, Daniel Alejandro" w:date="2026-06-11T16:06:00Z" w16du:dateUtc="2026-06-11T21:06:00Z">
        <w:r w:rsidRPr="00321197" w:rsidDel="000B65B3">
          <w:rPr>
            <w:rFonts w:ascii="Arial" w:hAnsi="Arial" w:cs="Arial"/>
            <w:sz w:val="22"/>
            <w:szCs w:val="22"/>
            <w:lang w:val="es-419"/>
          </w:rPr>
          <w:t xml:space="preserve">Con base en estos criterios, se seleccionaron seis países para el análisis: tres de América Latina —Colombia, Chile y Brasil— y tres europeos —Francia, España y Portugal—. </w:t>
        </w:r>
      </w:moveFrom>
      <w:moveFromRangeEnd w:id="69"/>
      <w:r w:rsidR="005E0917">
        <w:rPr>
          <w:rFonts w:ascii="Arial" w:hAnsi="Arial" w:cs="Arial"/>
          <w:sz w:val="22"/>
          <w:szCs w:val="22"/>
          <w:lang w:val="es-419"/>
        </w:rPr>
        <w:t>Como muestra la tabla 1, l</w:t>
      </w:r>
      <w:r w:rsidRPr="00321197">
        <w:rPr>
          <w:rFonts w:ascii="Arial" w:hAnsi="Arial" w:cs="Arial"/>
          <w:sz w:val="22"/>
          <w:szCs w:val="22"/>
          <w:lang w:val="es-419"/>
        </w:rPr>
        <w:t>os casos latinoamericanos representan esquemas que han estado vigentes durante al menos una década y que presentan experiencias diversas en términos de cobertura, tipo de instrumento, capacidades institucionales y procesos de reforma. Por su parte, los países europeos fueron seleccionados por contar con esquemas consolidados, ampliamente evaluados y con un peso significativo en sus respectivos sistemas de innovación, como el Crédit d'Impôt Recherche (CIR) en Francia, los incentivos fiscales por I+D+i empresarial en España, y el Sistema de Incentivos Fiscais à Investigação e Desenvolvimento Empresarial en Portugal.</w:t>
      </w:r>
    </w:p>
    <w:p w14:paraId="7147E673" w14:textId="77777777" w:rsidR="00321197" w:rsidRPr="00321197" w:rsidRDefault="00321197" w:rsidP="00321197">
      <w:pPr>
        <w:jc w:val="both"/>
        <w:rPr>
          <w:rFonts w:ascii="Arial" w:hAnsi="Arial" w:cs="Arial"/>
          <w:sz w:val="22"/>
          <w:szCs w:val="22"/>
          <w:lang w:val="es-419"/>
        </w:rPr>
      </w:pPr>
    </w:p>
    <w:p w14:paraId="1B9C5F7F" w14:textId="696A9299" w:rsidR="00962EEC" w:rsidRDefault="00321197" w:rsidP="00321197">
      <w:pPr>
        <w:jc w:val="both"/>
        <w:rPr>
          <w:rFonts w:ascii="Arial" w:hAnsi="Arial" w:cs="Arial"/>
          <w:sz w:val="22"/>
          <w:szCs w:val="22"/>
          <w:lang w:val="es-419"/>
        </w:rPr>
      </w:pPr>
      <w:del w:id="71" w:author="Stagno Izaguirre, Daniel Alejandro" w:date="2026-06-11T16:10:00Z" w16du:dateUtc="2026-06-11T21:10:00Z">
        <w:r w:rsidRPr="00321197" w:rsidDel="00BC5A4C">
          <w:rPr>
            <w:rFonts w:ascii="Arial" w:hAnsi="Arial" w:cs="Arial"/>
            <w:sz w:val="22"/>
            <w:szCs w:val="22"/>
            <w:lang w:val="es-419"/>
          </w:rPr>
          <w:delText xml:space="preserve">El uso de un enfoque de estudios de caso múltiples </w:delText>
        </w:r>
      </w:del>
      <w:ins w:id="72" w:author="Stagno Izaguirre, Daniel Alejandro" w:date="2026-06-11T16:10:00Z" w16du:dateUtc="2026-06-11T21:10:00Z">
        <w:r w:rsidR="00BC5A4C">
          <w:rPr>
            <w:rFonts w:ascii="Arial" w:hAnsi="Arial" w:cs="Arial"/>
            <w:sz w:val="22"/>
            <w:szCs w:val="22"/>
            <w:lang w:val="es-419"/>
          </w:rPr>
          <w:t xml:space="preserve">El análisis de casos </w:t>
        </w:r>
      </w:ins>
      <w:r w:rsidRPr="00321197">
        <w:rPr>
          <w:rFonts w:ascii="Arial" w:hAnsi="Arial" w:cs="Arial"/>
          <w:sz w:val="22"/>
          <w:szCs w:val="22"/>
          <w:lang w:val="es-419"/>
        </w:rPr>
        <w:t xml:space="preserve">resulta especialmente pertinente para abordar </w:t>
      </w:r>
      <w:r w:rsidR="0008522D">
        <w:rPr>
          <w:rFonts w:ascii="Arial" w:hAnsi="Arial" w:cs="Arial"/>
          <w:sz w:val="22"/>
          <w:szCs w:val="22"/>
          <w:lang w:val="es-419"/>
        </w:rPr>
        <w:t>los objetivos del estudio</w:t>
      </w:r>
      <w:r w:rsidRPr="00321197">
        <w:rPr>
          <w:rFonts w:ascii="Arial" w:hAnsi="Arial" w:cs="Arial"/>
          <w:sz w:val="22"/>
          <w:szCs w:val="22"/>
          <w:lang w:val="es-419"/>
        </w:rPr>
        <w:t>, dado que permite profundizar en la comprensión de los factores contextuales, institucionales y de diseño que</w:t>
      </w:r>
      <w:ins w:id="73" w:author="Stagno Izaguirre, Daniel Alejandro" w:date="2026-06-11T16:11:00Z" w16du:dateUtc="2026-06-11T21:11:00Z">
        <w:r w:rsidR="0094407D">
          <w:rPr>
            <w:rFonts w:ascii="Arial" w:hAnsi="Arial" w:cs="Arial"/>
            <w:sz w:val="22"/>
            <w:szCs w:val="22"/>
            <w:lang w:val="es-419"/>
          </w:rPr>
          <w:t xml:space="preserve"> dan forma a los diversos mecanismos e</w:t>
        </w:r>
      </w:ins>
      <w:r w:rsidRPr="00321197">
        <w:rPr>
          <w:rFonts w:ascii="Arial" w:hAnsi="Arial" w:cs="Arial"/>
          <w:sz w:val="22"/>
          <w:szCs w:val="22"/>
          <w:lang w:val="es-419"/>
        </w:rPr>
        <w:t xml:space="preserve"> influyen en la efectividad de </w:t>
      </w:r>
      <w:del w:id="74" w:author="Stagno Izaguirre, Daniel Alejandro" w:date="2026-06-11T16:11:00Z" w16du:dateUtc="2026-06-11T21:11:00Z">
        <w:r w:rsidRPr="00321197" w:rsidDel="0094407D">
          <w:rPr>
            <w:rFonts w:ascii="Arial" w:hAnsi="Arial" w:cs="Arial"/>
            <w:sz w:val="22"/>
            <w:szCs w:val="22"/>
            <w:lang w:val="es-419"/>
          </w:rPr>
          <w:delText xml:space="preserve">los </w:delText>
        </w:r>
      </w:del>
      <w:ins w:id="75" w:author="Stagno Izaguirre, Daniel Alejandro" w:date="2026-06-11T16:11:00Z" w16du:dateUtc="2026-06-11T21:11:00Z">
        <w:r w:rsidR="0094407D">
          <w:rPr>
            <w:rFonts w:ascii="Arial" w:hAnsi="Arial" w:cs="Arial"/>
            <w:sz w:val="22"/>
            <w:szCs w:val="22"/>
            <w:lang w:val="es-419"/>
          </w:rPr>
          <w:t>sus</w:t>
        </w:r>
        <w:r w:rsidR="0094407D" w:rsidRPr="00321197">
          <w:rPr>
            <w:rFonts w:ascii="Arial" w:hAnsi="Arial" w:cs="Arial"/>
            <w:sz w:val="22"/>
            <w:szCs w:val="22"/>
            <w:lang w:val="es-419"/>
          </w:rPr>
          <w:t xml:space="preserve"> </w:t>
        </w:r>
      </w:ins>
      <w:r w:rsidRPr="00321197">
        <w:rPr>
          <w:rFonts w:ascii="Arial" w:hAnsi="Arial" w:cs="Arial"/>
          <w:sz w:val="22"/>
          <w:szCs w:val="22"/>
          <w:lang w:val="es-419"/>
        </w:rPr>
        <w:t>incentivos</w:t>
      </w:r>
      <w:del w:id="76" w:author="Stagno Izaguirre, Daniel Alejandro" w:date="2026-06-11T16:11:00Z" w16du:dateUtc="2026-06-11T21:11:00Z">
        <w:r w:rsidRPr="00321197" w:rsidDel="0094407D">
          <w:rPr>
            <w:rFonts w:ascii="Arial" w:hAnsi="Arial" w:cs="Arial"/>
            <w:sz w:val="22"/>
            <w:szCs w:val="22"/>
            <w:lang w:val="es-419"/>
          </w:rPr>
          <w:delText xml:space="preserve"> tributarios</w:delText>
        </w:r>
      </w:del>
      <w:r w:rsidRPr="00321197">
        <w:rPr>
          <w:rFonts w:ascii="Arial" w:hAnsi="Arial" w:cs="Arial"/>
          <w:sz w:val="22"/>
          <w:szCs w:val="22"/>
          <w:lang w:val="es-419"/>
        </w:rPr>
        <w:t>. Además, este enfoque posibilita identificar patrones comunes y diferencias significativas, ofreciendo un marco comparativo útil tanto para valorar el desempeño de los esquemas actuales como para informar eventuales ajustes o reformas.</w:t>
      </w:r>
    </w:p>
    <w:p w14:paraId="6DF756DF" w14:textId="77777777" w:rsidR="00B4053F" w:rsidRDefault="00B4053F" w:rsidP="00321197">
      <w:pPr>
        <w:jc w:val="both"/>
        <w:rPr>
          <w:rFonts w:ascii="Arial" w:hAnsi="Arial" w:cs="Arial"/>
          <w:sz w:val="22"/>
          <w:szCs w:val="22"/>
          <w:lang w:val="es-419"/>
        </w:rPr>
      </w:pPr>
    </w:p>
    <w:p w14:paraId="2DC6CE28" w14:textId="39638779" w:rsidR="00962EEC" w:rsidRDefault="00B4053F" w:rsidP="00962EEC">
      <w:pPr>
        <w:jc w:val="both"/>
        <w:rPr>
          <w:rFonts w:ascii="Arial" w:hAnsi="Arial" w:cs="Arial"/>
          <w:sz w:val="22"/>
          <w:szCs w:val="22"/>
          <w:lang w:val="es-419"/>
        </w:rPr>
      </w:pPr>
      <w:commentRangeStart w:id="77"/>
      <w:r>
        <w:rPr>
          <w:rFonts w:ascii="Arial" w:hAnsi="Arial" w:cs="Arial"/>
          <w:sz w:val="22"/>
          <w:szCs w:val="22"/>
          <w:lang w:val="es-419"/>
        </w:rPr>
        <w:t>Tabla 1</w:t>
      </w:r>
      <w:r w:rsidR="00777BE6">
        <w:rPr>
          <w:rFonts w:ascii="Arial" w:hAnsi="Arial" w:cs="Arial"/>
          <w:sz w:val="22"/>
          <w:szCs w:val="22"/>
          <w:lang w:val="es-419"/>
        </w:rPr>
        <w:t>. La selección de los 6 estudios de caso</w:t>
      </w:r>
      <w:commentRangeEnd w:id="77"/>
      <w:r w:rsidR="00E66976">
        <w:rPr>
          <w:rStyle w:val="CommentReference"/>
          <w:rFonts w:ascii="Arial" w:hAnsi="Arial" w:cs="Arial"/>
          <w:sz w:val="22"/>
          <w:szCs w:val="22"/>
          <w:lang w:val="es-419"/>
        </w:rPr>
        <w:commentReference w:id="77"/>
      </w:r>
    </w:p>
    <w:tbl>
      <w:tblPr>
        <w:tblStyle w:val="PlainTable1"/>
        <w:tblW w:w="9355" w:type="dxa"/>
        <w:tblLook w:val="04A0" w:firstRow="1" w:lastRow="0" w:firstColumn="1" w:lastColumn="0" w:noHBand="0" w:noVBand="1"/>
      </w:tblPr>
      <w:tblGrid>
        <w:gridCol w:w="1102"/>
        <w:gridCol w:w="2384"/>
        <w:gridCol w:w="1014"/>
        <w:gridCol w:w="4855"/>
      </w:tblGrid>
      <w:tr w:rsidR="00414EA9" w14:paraId="5DE136A0" w14:textId="77777777" w:rsidTr="00B405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520B5FA0" w14:textId="31218D97" w:rsidR="007810FE" w:rsidRPr="00674171" w:rsidRDefault="007810FE" w:rsidP="00B4053F">
            <w:pPr>
              <w:jc w:val="center"/>
              <w:rPr>
                <w:rFonts w:ascii="Aptos Narrow" w:hAnsi="Aptos Narrow"/>
                <w:color w:val="000000"/>
                <w:sz w:val="22"/>
                <w:szCs w:val="22"/>
                <w:lang w:val="es-419"/>
              </w:rPr>
            </w:pPr>
            <w:r w:rsidRPr="00674171">
              <w:rPr>
                <w:rFonts w:ascii="Aptos Narrow" w:hAnsi="Aptos Narrow"/>
                <w:color w:val="000000"/>
                <w:sz w:val="22"/>
                <w:szCs w:val="22"/>
                <w:lang w:val="es-419"/>
              </w:rPr>
              <w:t>Pa</w:t>
            </w:r>
            <w:r w:rsidR="00AE4A26" w:rsidRPr="00674171">
              <w:rPr>
                <w:rFonts w:ascii="Aptos Narrow" w:hAnsi="Aptos Narrow"/>
                <w:color w:val="000000"/>
                <w:sz w:val="22"/>
                <w:szCs w:val="22"/>
                <w:lang w:val="es-419"/>
              </w:rPr>
              <w:t>í</w:t>
            </w:r>
            <w:r w:rsidRPr="00674171">
              <w:rPr>
                <w:rFonts w:ascii="Aptos Narrow" w:hAnsi="Aptos Narrow"/>
                <w:color w:val="000000"/>
                <w:sz w:val="22"/>
                <w:szCs w:val="22"/>
                <w:lang w:val="es-419"/>
              </w:rPr>
              <w:softHyphen/>
              <w:t>s</w:t>
            </w:r>
          </w:p>
        </w:tc>
        <w:tc>
          <w:tcPr>
            <w:tcW w:w="2384" w:type="dxa"/>
            <w:noWrap/>
            <w:hideMark/>
          </w:tcPr>
          <w:p w14:paraId="1960570B" w14:textId="77777777" w:rsidR="007810FE" w:rsidRPr="00674171" w:rsidRDefault="007810FE" w:rsidP="00B4053F">
            <w:pPr>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Nombre del esquema tributario</w:t>
            </w:r>
          </w:p>
        </w:tc>
        <w:tc>
          <w:tcPr>
            <w:tcW w:w="1014" w:type="dxa"/>
            <w:noWrap/>
            <w:hideMark/>
          </w:tcPr>
          <w:p w14:paraId="1FF7F346" w14:textId="6C506866" w:rsidR="007810FE" w:rsidRPr="00674171" w:rsidRDefault="007810FE" w:rsidP="00B4053F">
            <w:pPr>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A</w:t>
            </w:r>
            <w:r w:rsidR="008166A9">
              <w:rPr>
                <w:rFonts w:ascii="Aptos Narrow" w:hAnsi="Aptos Narrow"/>
                <w:color w:val="000000"/>
                <w:sz w:val="22"/>
                <w:szCs w:val="22"/>
                <w:lang w:val="es-419"/>
              </w:rPr>
              <w:t>ñ</w:t>
            </w:r>
            <w:r w:rsidRPr="00674171">
              <w:rPr>
                <w:rFonts w:ascii="Aptos Narrow" w:hAnsi="Aptos Narrow"/>
                <w:color w:val="000000"/>
                <w:sz w:val="22"/>
                <w:szCs w:val="22"/>
                <w:lang w:val="es-419"/>
              </w:rPr>
              <w:t>o de creaci</w:t>
            </w:r>
            <w:r w:rsidR="008166A9">
              <w:rPr>
                <w:rFonts w:ascii="Aptos Narrow" w:hAnsi="Aptos Narrow"/>
                <w:color w:val="000000"/>
                <w:sz w:val="22"/>
                <w:szCs w:val="22"/>
                <w:lang w:val="es-419"/>
              </w:rPr>
              <w:t>ó</w:t>
            </w:r>
            <w:r w:rsidRPr="00674171">
              <w:rPr>
                <w:rFonts w:ascii="Aptos Narrow" w:hAnsi="Aptos Narrow"/>
                <w:color w:val="000000"/>
                <w:sz w:val="22"/>
                <w:szCs w:val="22"/>
                <w:lang w:val="es-419"/>
              </w:rPr>
              <w:t>n</w:t>
            </w:r>
          </w:p>
        </w:tc>
        <w:tc>
          <w:tcPr>
            <w:tcW w:w="4855" w:type="dxa"/>
            <w:noWrap/>
            <w:hideMark/>
          </w:tcPr>
          <w:p w14:paraId="063C99B4" w14:textId="7195F700" w:rsidR="007810FE" w:rsidRPr="00674171" w:rsidRDefault="00674171" w:rsidP="00B4053F">
            <w:pPr>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commentRangeStart w:id="78"/>
            <w:r w:rsidRPr="00674171">
              <w:rPr>
                <w:rFonts w:ascii="Aptos Narrow" w:hAnsi="Aptos Narrow"/>
                <w:color w:val="000000"/>
                <w:sz w:val="22"/>
                <w:szCs w:val="22"/>
                <w:lang w:val="es-419"/>
              </w:rPr>
              <w:t>Características</w:t>
            </w:r>
            <w:r w:rsidR="007810FE" w:rsidRPr="00674171">
              <w:rPr>
                <w:rFonts w:ascii="Aptos Narrow" w:hAnsi="Aptos Narrow"/>
                <w:color w:val="000000"/>
                <w:sz w:val="22"/>
                <w:szCs w:val="22"/>
                <w:lang w:val="es-419"/>
              </w:rPr>
              <w:t xml:space="preserve"> generales</w:t>
            </w:r>
            <w:commentRangeEnd w:id="78"/>
            <w:r w:rsidR="00E66976" w:rsidRPr="00674171">
              <w:rPr>
                <w:rStyle w:val="CommentReference"/>
                <w:rFonts w:ascii="Aptos Narrow" w:hAnsi="Aptos Narrow"/>
                <w:color w:val="000000"/>
                <w:sz w:val="22"/>
                <w:szCs w:val="22"/>
                <w:lang w:val="es-419"/>
              </w:rPr>
              <w:commentReference w:id="78"/>
            </w:r>
          </w:p>
        </w:tc>
      </w:tr>
      <w:tr w:rsidR="00414EA9" w:rsidRPr="009F4B48" w14:paraId="6A3DC38F" w14:textId="77777777" w:rsidTr="00B405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23F986B9" w14:textId="77777777"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Colombia</w:t>
            </w:r>
          </w:p>
        </w:tc>
        <w:tc>
          <w:tcPr>
            <w:tcW w:w="2384" w:type="dxa"/>
            <w:noWrap/>
            <w:hideMark/>
          </w:tcPr>
          <w:p w14:paraId="36B21E94" w14:textId="524B0437" w:rsidR="007810FE" w:rsidRPr="00674171" w:rsidRDefault="007810F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 xml:space="preserve">Beneficio tributario </w:t>
            </w:r>
            <w:r w:rsidR="00A87CBF">
              <w:rPr>
                <w:rFonts w:ascii="Aptos Narrow" w:hAnsi="Aptos Narrow"/>
                <w:color w:val="000000"/>
                <w:sz w:val="22"/>
                <w:szCs w:val="22"/>
                <w:lang w:val="es-419"/>
              </w:rPr>
              <w:t xml:space="preserve">a la </w:t>
            </w:r>
            <w:r w:rsidRPr="00674171">
              <w:rPr>
                <w:rFonts w:ascii="Aptos Narrow" w:hAnsi="Aptos Narrow"/>
                <w:color w:val="000000"/>
                <w:sz w:val="22"/>
                <w:szCs w:val="22"/>
                <w:lang w:val="es-419"/>
              </w:rPr>
              <w:t>CT</w:t>
            </w:r>
            <w:r w:rsidR="00E5672C">
              <w:rPr>
                <w:rFonts w:ascii="Aptos Narrow" w:hAnsi="Aptos Narrow"/>
                <w:color w:val="000000"/>
                <w:sz w:val="22"/>
                <w:szCs w:val="22"/>
                <w:lang w:val="es-419"/>
              </w:rPr>
              <w:t>e</w:t>
            </w:r>
            <w:r w:rsidRPr="00674171">
              <w:rPr>
                <w:rFonts w:ascii="Aptos Narrow" w:hAnsi="Aptos Narrow"/>
                <w:color w:val="000000"/>
                <w:sz w:val="22"/>
                <w:szCs w:val="22"/>
                <w:lang w:val="es-419"/>
              </w:rPr>
              <w:t>I</w:t>
            </w:r>
          </w:p>
        </w:tc>
        <w:tc>
          <w:tcPr>
            <w:tcW w:w="1014" w:type="dxa"/>
            <w:noWrap/>
            <w:hideMark/>
          </w:tcPr>
          <w:p w14:paraId="6A4BF685" w14:textId="77777777" w:rsidR="007810FE" w:rsidRPr="00674171" w:rsidRDefault="007810FE">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2000</w:t>
            </w:r>
          </w:p>
        </w:tc>
        <w:tc>
          <w:tcPr>
            <w:tcW w:w="4855" w:type="dxa"/>
            <w:noWrap/>
            <w:hideMark/>
          </w:tcPr>
          <w:p w14:paraId="7F3D3596" w14:textId="77BEE523" w:rsidR="007810FE" w:rsidRPr="00674171" w:rsidRDefault="000C190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705765">
              <w:rPr>
                <w:rFonts w:ascii="Aptos Narrow" w:hAnsi="Aptos Narrow"/>
                <w:color w:val="000000"/>
                <w:sz w:val="22"/>
                <w:szCs w:val="22"/>
                <w:lang w:val="es-CO"/>
              </w:rPr>
              <w:t>Deducción del impuesto de renta por inversiones en proyectos de I+D+i certificados ex ante por MinCiencias y aprobados por la DIAN. Enfocado en proyectos de investigación, desarrollo e innovación de cualquier sector</w:t>
            </w:r>
            <w:r w:rsidR="007810FE" w:rsidRPr="00674171">
              <w:rPr>
                <w:rFonts w:ascii="Aptos Narrow" w:hAnsi="Aptos Narrow"/>
                <w:color w:val="000000"/>
                <w:sz w:val="22"/>
                <w:szCs w:val="22"/>
                <w:lang w:val="es-419"/>
              </w:rPr>
              <w:t>.</w:t>
            </w:r>
          </w:p>
        </w:tc>
      </w:tr>
      <w:tr w:rsidR="00414EA9" w:rsidRPr="00DC5331" w14:paraId="0546E1F9" w14:textId="77777777" w:rsidTr="00B4053F">
        <w:trPr>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5E843FC1" w14:textId="77777777"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Chile</w:t>
            </w:r>
          </w:p>
        </w:tc>
        <w:tc>
          <w:tcPr>
            <w:tcW w:w="2384" w:type="dxa"/>
            <w:noWrap/>
            <w:hideMark/>
          </w:tcPr>
          <w:p w14:paraId="128EC428" w14:textId="27D3B3B6" w:rsidR="007810FE" w:rsidRPr="00674171" w:rsidRDefault="00CC5FC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Crédito</w:t>
            </w:r>
            <w:r w:rsidR="007810FE" w:rsidRPr="00674171">
              <w:rPr>
                <w:rFonts w:ascii="Aptos Narrow" w:hAnsi="Aptos Narrow"/>
                <w:color w:val="000000"/>
                <w:sz w:val="22"/>
                <w:szCs w:val="22"/>
                <w:lang w:val="es-419"/>
              </w:rPr>
              <w:t xml:space="preserve"> Tributario </w:t>
            </w:r>
            <w:r w:rsidR="009B5D94">
              <w:rPr>
                <w:rFonts w:ascii="Aptos Narrow" w:hAnsi="Aptos Narrow"/>
                <w:color w:val="000000"/>
                <w:sz w:val="22"/>
                <w:szCs w:val="22"/>
                <w:lang w:val="es-419"/>
              </w:rPr>
              <w:t>a la inversión</w:t>
            </w:r>
            <w:r w:rsidR="007810FE" w:rsidRPr="00674171">
              <w:rPr>
                <w:rFonts w:ascii="Aptos Narrow" w:hAnsi="Aptos Narrow"/>
                <w:color w:val="000000"/>
                <w:sz w:val="22"/>
                <w:szCs w:val="22"/>
                <w:lang w:val="es-419"/>
              </w:rPr>
              <w:t xml:space="preserve"> </w:t>
            </w:r>
            <w:r w:rsidR="009A77BE">
              <w:rPr>
                <w:rFonts w:ascii="Aptos Narrow" w:hAnsi="Aptos Narrow"/>
                <w:color w:val="000000"/>
                <w:sz w:val="22"/>
                <w:szCs w:val="22"/>
                <w:lang w:val="es-419"/>
              </w:rPr>
              <w:t>(</w:t>
            </w:r>
            <w:r w:rsidR="007810FE" w:rsidRPr="00674171">
              <w:rPr>
                <w:rFonts w:ascii="Aptos Narrow" w:hAnsi="Aptos Narrow"/>
                <w:color w:val="000000"/>
                <w:sz w:val="22"/>
                <w:szCs w:val="22"/>
                <w:lang w:val="es-419"/>
              </w:rPr>
              <w:t>I+D</w:t>
            </w:r>
            <w:r w:rsidR="009A77BE">
              <w:rPr>
                <w:rFonts w:ascii="Aptos Narrow" w:hAnsi="Aptos Narrow"/>
                <w:color w:val="000000"/>
                <w:sz w:val="22"/>
                <w:szCs w:val="22"/>
                <w:lang w:val="es-419"/>
              </w:rPr>
              <w:t>)</w:t>
            </w:r>
            <w:r w:rsidR="007810FE" w:rsidRPr="00674171">
              <w:rPr>
                <w:rFonts w:ascii="Aptos Narrow" w:hAnsi="Aptos Narrow"/>
                <w:color w:val="000000"/>
                <w:sz w:val="22"/>
                <w:szCs w:val="22"/>
                <w:lang w:val="es-419"/>
              </w:rPr>
              <w:t xml:space="preserve"> (Ley 20.241)</w:t>
            </w:r>
          </w:p>
        </w:tc>
        <w:tc>
          <w:tcPr>
            <w:tcW w:w="1014" w:type="dxa"/>
            <w:noWrap/>
            <w:hideMark/>
          </w:tcPr>
          <w:p w14:paraId="0A07DB5F" w14:textId="77777777" w:rsidR="007810FE" w:rsidRPr="00674171" w:rsidRDefault="007810FE">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2008</w:t>
            </w:r>
          </w:p>
        </w:tc>
        <w:tc>
          <w:tcPr>
            <w:tcW w:w="4855" w:type="dxa"/>
            <w:noWrap/>
            <w:hideMark/>
          </w:tcPr>
          <w:p w14:paraId="6A777EC3" w14:textId="73BE0A49" w:rsidR="007810FE" w:rsidRPr="00674171" w:rsidRDefault="00FB712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705765">
              <w:rPr>
                <w:rFonts w:ascii="Aptos Narrow" w:hAnsi="Aptos Narrow"/>
                <w:color w:val="000000"/>
                <w:sz w:val="22"/>
                <w:szCs w:val="22"/>
                <w:lang w:val="es-CO"/>
              </w:rPr>
              <w:t xml:space="preserve">Crédito tributario de hasta 35 % para proyectos de I+D certificados por la ANID, con modalidades ex ante y ex post (manifestación de intención). </w:t>
            </w:r>
            <w:r w:rsidRPr="00FB7123">
              <w:rPr>
                <w:rFonts w:ascii="Aptos Narrow" w:hAnsi="Aptos Narrow"/>
                <w:color w:val="000000"/>
                <w:sz w:val="22"/>
                <w:szCs w:val="22"/>
              </w:rPr>
              <w:t>Cubre actividades de I+D e innovación tecnológica</w:t>
            </w:r>
            <w:r w:rsidR="007810FE" w:rsidRPr="00674171">
              <w:rPr>
                <w:rFonts w:ascii="Aptos Narrow" w:hAnsi="Aptos Narrow"/>
                <w:color w:val="000000"/>
                <w:sz w:val="22"/>
                <w:szCs w:val="22"/>
                <w:lang w:val="es-419"/>
              </w:rPr>
              <w:t>.</w:t>
            </w:r>
          </w:p>
        </w:tc>
      </w:tr>
      <w:tr w:rsidR="00414EA9" w:rsidRPr="00DC5331" w14:paraId="4CDEBE7D" w14:textId="77777777" w:rsidTr="00B405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0B57CCDA" w14:textId="77777777"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Brasil</w:t>
            </w:r>
          </w:p>
        </w:tc>
        <w:tc>
          <w:tcPr>
            <w:tcW w:w="2384" w:type="dxa"/>
            <w:noWrap/>
            <w:hideMark/>
          </w:tcPr>
          <w:p w14:paraId="425A6DEF" w14:textId="77777777" w:rsidR="007810FE" w:rsidRPr="00674171" w:rsidRDefault="007810F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Lei do Bem (Ley 11.196/2005)</w:t>
            </w:r>
          </w:p>
        </w:tc>
        <w:tc>
          <w:tcPr>
            <w:tcW w:w="1014" w:type="dxa"/>
            <w:noWrap/>
            <w:hideMark/>
          </w:tcPr>
          <w:p w14:paraId="22384025" w14:textId="77777777" w:rsidR="007810FE" w:rsidRPr="00674171" w:rsidRDefault="007810FE">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2005</w:t>
            </w:r>
          </w:p>
        </w:tc>
        <w:tc>
          <w:tcPr>
            <w:tcW w:w="4855" w:type="dxa"/>
            <w:noWrap/>
            <w:hideMark/>
          </w:tcPr>
          <w:p w14:paraId="63018882" w14:textId="40B67180" w:rsidR="007810FE" w:rsidRPr="00674171" w:rsidRDefault="000A627C">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0A627C">
              <w:rPr>
                <w:rFonts w:ascii="Aptos Narrow" w:hAnsi="Aptos Narrow"/>
                <w:color w:val="000000"/>
                <w:sz w:val="22"/>
                <w:szCs w:val="22"/>
                <w:lang w:val="es-419"/>
              </w:rPr>
              <w:t>La Lei do Bem permite deducciones y depreciación acelerada por gastos en I+D, aplicable ex post a empresas bajo el régimen Lucro Real. Administrado por el MCTI y la Receita Federal</w:t>
            </w:r>
            <w:r w:rsidR="007810FE" w:rsidRPr="00674171">
              <w:rPr>
                <w:rFonts w:ascii="Aptos Narrow" w:hAnsi="Aptos Narrow"/>
                <w:color w:val="000000"/>
                <w:sz w:val="22"/>
                <w:szCs w:val="22"/>
                <w:lang w:val="es-419"/>
              </w:rPr>
              <w:t>.</w:t>
            </w:r>
          </w:p>
        </w:tc>
      </w:tr>
      <w:tr w:rsidR="00414EA9" w:rsidRPr="009F4B48" w14:paraId="4C8E70F7" w14:textId="77777777" w:rsidTr="00B4053F">
        <w:trPr>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183EA465" w14:textId="77777777"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Francia</w:t>
            </w:r>
          </w:p>
        </w:tc>
        <w:tc>
          <w:tcPr>
            <w:tcW w:w="2384" w:type="dxa"/>
            <w:noWrap/>
            <w:hideMark/>
          </w:tcPr>
          <w:p w14:paraId="36356825" w14:textId="09DC1664" w:rsidR="007810FE" w:rsidRPr="00674171" w:rsidRDefault="00CC5FC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Crédit d’Impôt Recherche (CIR</w:t>
            </w:r>
            <w:r w:rsidR="007810FE" w:rsidRPr="00674171">
              <w:rPr>
                <w:rFonts w:ascii="Aptos Narrow" w:hAnsi="Aptos Narrow"/>
                <w:color w:val="000000"/>
                <w:sz w:val="22"/>
                <w:szCs w:val="22"/>
                <w:lang w:val="es-419"/>
              </w:rPr>
              <w:t>)</w:t>
            </w:r>
          </w:p>
        </w:tc>
        <w:tc>
          <w:tcPr>
            <w:tcW w:w="1014" w:type="dxa"/>
            <w:noWrap/>
            <w:hideMark/>
          </w:tcPr>
          <w:p w14:paraId="39E928C9" w14:textId="77777777" w:rsidR="007810FE" w:rsidRPr="00674171" w:rsidRDefault="007810FE">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1983</w:t>
            </w:r>
          </w:p>
        </w:tc>
        <w:tc>
          <w:tcPr>
            <w:tcW w:w="4855" w:type="dxa"/>
            <w:noWrap/>
            <w:hideMark/>
          </w:tcPr>
          <w:p w14:paraId="40CE7C97" w14:textId="322D1198" w:rsidR="007810FE" w:rsidRPr="00674171" w:rsidRDefault="00AA24E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AA24EC">
              <w:rPr>
                <w:rFonts w:ascii="Aptos Narrow" w:hAnsi="Aptos Narrow"/>
                <w:color w:val="000000"/>
                <w:sz w:val="22"/>
                <w:szCs w:val="22"/>
                <w:lang w:val="es-419"/>
              </w:rPr>
              <w:t>El CIR otorga deducciones de hasta 30 % del gasto en I+D (ex post, con opción de control anticipado). Incluye el CII para pymes innovadoras. Gestionado por el MESR y la DGFiP</w:t>
            </w:r>
            <w:r w:rsidR="007810FE" w:rsidRPr="00674171">
              <w:rPr>
                <w:rFonts w:ascii="Aptos Narrow" w:hAnsi="Aptos Narrow"/>
                <w:color w:val="000000"/>
                <w:sz w:val="22"/>
                <w:szCs w:val="22"/>
                <w:lang w:val="es-419"/>
              </w:rPr>
              <w:t>.</w:t>
            </w:r>
          </w:p>
        </w:tc>
      </w:tr>
      <w:tr w:rsidR="00414EA9" w:rsidRPr="00DC5331" w14:paraId="235D94EE" w14:textId="77777777" w:rsidTr="00B405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0F9091D8" w14:textId="6B364C4B"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Espa</w:t>
            </w:r>
            <w:r w:rsidR="00CC5FCC" w:rsidRPr="00674171">
              <w:rPr>
                <w:rFonts w:ascii="Aptos Narrow" w:hAnsi="Aptos Narrow"/>
                <w:color w:val="000000"/>
                <w:sz w:val="22"/>
                <w:szCs w:val="22"/>
                <w:lang w:val="es-419"/>
              </w:rPr>
              <w:t>ñ</w:t>
            </w:r>
            <w:r w:rsidRPr="00674171">
              <w:rPr>
                <w:rFonts w:ascii="Aptos Narrow" w:hAnsi="Aptos Narrow"/>
                <w:color w:val="000000"/>
                <w:sz w:val="22"/>
                <w:szCs w:val="22"/>
                <w:lang w:val="es-419"/>
              </w:rPr>
              <w:t>a</w:t>
            </w:r>
          </w:p>
        </w:tc>
        <w:tc>
          <w:tcPr>
            <w:tcW w:w="2384" w:type="dxa"/>
            <w:noWrap/>
            <w:hideMark/>
          </w:tcPr>
          <w:p w14:paraId="3837C457" w14:textId="50968AA9" w:rsidR="007810FE" w:rsidRPr="00674171" w:rsidRDefault="00674171">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Deducción por I+D+i empresarial</w:t>
            </w:r>
          </w:p>
        </w:tc>
        <w:tc>
          <w:tcPr>
            <w:tcW w:w="1014" w:type="dxa"/>
            <w:noWrap/>
            <w:hideMark/>
          </w:tcPr>
          <w:p w14:paraId="4E741246" w14:textId="77777777" w:rsidR="007810FE" w:rsidRPr="00674171" w:rsidRDefault="007810FE">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2004</w:t>
            </w:r>
          </w:p>
        </w:tc>
        <w:tc>
          <w:tcPr>
            <w:tcW w:w="4855" w:type="dxa"/>
            <w:noWrap/>
            <w:hideMark/>
          </w:tcPr>
          <w:p w14:paraId="55EDEB02" w14:textId="0608C2BF" w:rsidR="007810FE" w:rsidRPr="008166A9" w:rsidRDefault="00AA24EC">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BO"/>
              </w:rPr>
            </w:pPr>
            <w:r w:rsidRPr="00AA24EC">
              <w:rPr>
                <w:rFonts w:ascii="Aptos Narrow" w:hAnsi="Aptos Narrow"/>
                <w:color w:val="000000"/>
                <w:sz w:val="22"/>
                <w:szCs w:val="22"/>
                <w:lang w:val="es-419"/>
              </w:rPr>
              <w:t>Deducciones de 25–42 % en I+D y 12 % en innovación (ex post) con posibilidad de Informe Motivado Vinculante (ex ante). Administrado por el MICIU/CDTI y la AEAT</w:t>
            </w:r>
            <w:r>
              <w:rPr>
                <w:rFonts w:ascii="Aptos Narrow" w:hAnsi="Aptos Narrow"/>
                <w:color w:val="000000"/>
                <w:sz w:val="22"/>
                <w:szCs w:val="22"/>
                <w:lang w:val="es-419"/>
              </w:rPr>
              <w:t>.</w:t>
            </w:r>
          </w:p>
        </w:tc>
      </w:tr>
      <w:tr w:rsidR="00414EA9" w:rsidRPr="009F4B48" w14:paraId="5C7B8BEF" w14:textId="77777777" w:rsidTr="00B4053F">
        <w:trPr>
          <w:trHeight w:val="300"/>
        </w:trPr>
        <w:tc>
          <w:tcPr>
            <w:cnfStyle w:val="001000000000" w:firstRow="0" w:lastRow="0" w:firstColumn="1" w:lastColumn="0" w:oddVBand="0" w:evenVBand="0" w:oddHBand="0" w:evenHBand="0" w:firstRowFirstColumn="0" w:firstRowLastColumn="0" w:lastRowFirstColumn="0" w:lastRowLastColumn="0"/>
            <w:tcW w:w="1102" w:type="dxa"/>
            <w:noWrap/>
            <w:hideMark/>
          </w:tcPr>
          <w:p w14:paraId="582722D6" w14:textId="77777777" w:rsidR="007810FE" w:rsidRPr="00674171" w:rsidRDefault="007810FE">
            <w:pPr>
              <w:rPr>
                <w:rFonts w:ascii="Aptos Narrow" w:hAnsi="Aptos Narrow"/>
                <w:color w:val="000000"/>
                <w:sz w:val="22"/>
                <w:szCs w:val="22"/>
                <w:lang w:val="es-419"/>
              </w:rPr>
            </w:pPr>
            <w:r w:rsidRPr="00674171">
              <w:rPr>
                <w:rFonts w:ascii="Aptos Narrow" w:hAnsi="Aptos Narrow"/>
                <w:color w:val="000000"/>
                <w:sz w:val="22"/>
                <w:szCs w:val="22"/>
                <w:lang w:val="es-419"/>
              </w:rPr>
              <w:t>Portugal</w:t>
            </w:r>
          </w:p>
        </w:tc>
        <w:tc>
          <w:tcPr>
            <w:tcW w:w="2384" w:type="dxa"/>
            <w:noWrap/>
            <w:hideMark/>
          </w:tcPr>
          <w:p w14:paraId="7070444E" w14:textId="35C6595B" w:rsidR="007810FE" w:rsidRPr="00674171" w:rsidRDefault="00674171">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Sistema de Incentivos Fiscais à I&amp;D Empresaria</w:t>
            </w:r>
          </w:p>
        </w:tc>
        <w:tc>
          <w:tcPr>
            <w:tcW w:w="1014" w:type="dxa"/>
            <w:noWrap/>
            <w:hideMark/>
          </w:tcPr>
          <w:p w14:paraId="1DF95900" w14:textId="77777777" w:rsidR="007810FE" w:rsidRPr="00674171" w:rsidRDefault="007810FE">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419"/>
              </w:rPr>
            </w:pPr>
            <w:r w:rsidRPr="00674171">
              <w:rPr>
                <w:rFonts w:ascii="Aptos Narrow" w:hAnsi="Aptos Narrow"/>
                <w:color w:val="000000"/>
                <w:sz w:val="22"/>
                <w:szCs w:val="22"/>
                <w:lang w:val="es-419"/>
              </w:rPr>
              <w:t>1997</w:t>
            </w:r>
          </w:p>
        </w:tc>
        <w:tc>
          <w:tcPr>
            <w:tcW w:w="4855" w:type="dxa"/>
            <w:noWrap/>
            <w:hideMark/>
          </w:tcPr>
          <w:p w14:paraId="01D827CD" w14:textId="0F87F42A" w:rsidR="007810FE" w:rsidRPr="008166A9" w:rsidRDefault="00502C5D">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BO"/>
              </w:rPr>
            </w:pPr>
            <w:r w:rsidRPr="00502C5D">
              <w:rPr>
                <w:rFonts w:ascii="Aptos Narrow" w:hAnsi="Aptos Narrow"/>
                <w:color w:val="000000"/>
                <w:sz w:val="22"/>
                <w:szCs w:val="22"/>
                <w:lang w:val="es-419"/>
              </w:rPr>
              <w:t>El SIFIDE permite deducir hasta 82,5 % del gasto en I+D (ex post), con arrastre de 12 años. Gestionado por la ANI y la Autoridade Tributária; aplica solo a I+D empresarial</w:t>
            </w:r>
            <w:r>
              <w:rPr>
                <w:rFonts w:ascii="Aptos Narrow" w:hAnsi="Aptos Narrow"/>
                <w:color w:val="000000"/>
                <w:sz w:val="22"/>
                <w:szCs w:val="22"/>
                <w:lang w:val="es-419"/>
              </w:rPr>
              <w:t>.</w:t>
            </w:r>
            <w:r w:rsidR="008166A9" w:rsidRPr="008166A9">
              <w:rPr>
                <w:rFonts w:ascii="Aptos Narrow" w:hAnsi="Aptos Narrow"/>
                <w:color w:val="000000"/>
                <w:sz w:val="22"/>
                <w:szCs w:val="22"/>
                <w:lang w:val="es-419"/>
              </w:rPr>
              <w:t>)</w:t>
            </w:r>
          </w:p>
        </w:tc>
      </w:tr>
    </w:tbl>
    <w:p w14:paraId="61214D92" w14:textId="77777777" w:rsidR="004E015E" w:rsidRDefault="004E015E" w:rsidP="00962EEC">
      <w:pPr>
        <w:jc w:val="both"/>
        <w:rPr>
          <w:rFonts w:ascii="Arial" w:hAnsi="Arial" w:cs="Arial"/>
          <w:sz w:val="22"/>
          <w:szCs w:val="22"/>
          <w:lang w:val="es-BO"/>
        </w:rPr>
      </w:pPr>
    </w:p>
    <w:p w14:paraId="5E37ED90" w14:textId="2FF2D8B3" w:rsidR="005F5862" w:rsidRDefault="00EC4EB8" w:rsidP="00962EEC">
      <w:pPr>
        <w:jc w:val="both"/>
        <w:rPr>
          <w:rFonts w:ascii="Arial" w:hAnsi="Arial" w:cs="Arial"/>
          <w:sz w:val="22"/>
          <w:szCs w:val="22"/>
          <w:lang w:val="es-BO"/>
        </w:rPr>
      </w:pPr>
      <w:del w:id="79" w:author="Stagno Izaguirre, Daniel Alejandro" w:date="2026-06-11T16:22:00Z" w16du:dateUtc="2026-06-11T21:22:00Z">
        <w:r w:rsidDel="00AF5091">
          <w:rPr>
            <w:rFonts w:ascii="Arial" w:hAnsi="Arial" w:cs="Arial"/>
            <w:sz w:val="22"/>
            <w:szCs w:val="22"/>
            <w:lang w:val="es-BO"/>
          </w:rPr>
          <w:delText xml:space="preserve">Es importante notar que </w:delText>
        </w:r>
        <w:r w:rsidR="00656359" w:rsidRPr="00656359" w:rsidDel="00AF5091">
          <w:rPr>
            <w:rFonts w:ascii="Arial" w:hAnsi="Arial" w:cs="Arial"/>
            <w:sz w:val="22"/>
            <w:szCs w:val="22"/>
            <w:lang w:val="es-BO"/>
          </w:rPr>
          <w:delText>existe una dificultad generalizada para c</w:delText>
        </w:r>
      </w:del>
      <w:ins w:id="80" w:author="Stagno Izaguirre, Daniel Alejandro" w:date="2026-06-11T16:22:00Z" w16du:dateUtc="2026-06-11T21:22:00Z">
        <w:r w:rsidR="00AF5091">
          <w:rPr>
            <w:rFonts w:ascii="Arial" w:hAnsi="Arial" w:cs="Arial"/>
            <w:sz w:val="22"/>
            <w:szCs w:val="22"/>
            <w:lang w:val="es-BO"/>
          </w:rPr>
          <w:t>C</w:t>
        </w:r>
      </w:ins>
      <w:r w:rsidR="00656359" w:rsidRPr="00656359">
        <w:rPr>
          <w:rFonts w:ascii="Arial" w:hAnsi="Arial" w:cs="Arial"/>
          <w:sz w:val="22"/>
          <w:szCs w:val="22"/>
          <w:lang w:val="es-BO"/>
        </w:rPr>
        <w:t>ontar con evidencia contundente sobre la efectividad de los programas de incentivos fiscales para CTI en América Latina</w:t>
      </w:r>
      <w:ins w:id="81" w:author="Stagno Izaguirre, Daniel Alejandro" w:date="2026-06-11T16:22:00Z" w16du:dateUtc="2026-06-11T21:22:00Z">
        <w:r w:rsidR="00AF5091">
          <w:rPr>
            <w:rFonts w:ascii="Arial" w:hAnsi="Arial" w:cs="Arial"/>
            <w:sz w:val="22"/>
            <w:szCs w:val="22"/>
            <w:lang w:val="es-BO"/>
          </w:rPr>
          <w:t xml:space="preserve"> presenta un reto significativo,</w:t>
        </w:r>
        <w:r w:rsidR="006D0F6F">
          <w:rPr>
            <w:rFonts w:ascii="Arial" w:hAnsi="Arial" w:cs="Arial"/>
            <w:sz w:val="22"/>
            <w:szCs w:val="22"/>
            <w:lang w:val="es-BO"/>
          </w:rPr>
          <w:t xml:space="preserve"> </w:t>
        </w:r>
      </w:ins>
      <w:del w:id="82" w:author="Stagno Izaguirre, Daniel Alejandro" w:date="2026-06-11T16:22:00Z" w16du:dateUtc="2026-06-11T21:22:00Z">
        <w:r w:rsidR="00656359" w:rsidRPr="00656359" w:rsidDel="00AF5091">
          <w:rPr>
            <w:rFonts w:ascii="Arial" w:hAnsi="Arial" w:cs="Arial"/>
            <w:sz w:val="22"/>
            <w:szCs w:val="22"/>
            <w:lang w:val="es-BO"/>
          </w:rPr>
          <w:delText xml:space="preserve">, </w:delText>
        </w:r>
        <w:r w:rsidR="00656359" w:rsidRPr="00656359" w:rsidDel="006D0F6F">
          <w:rPr>
            <w:rFonts w:ascii="Arial" w:hAnsi="Arial" w:cs="Arial"/>
            <w:sz w:val="22"/>
            <w:szCs w:val="22"/>
            <w:lang w:val="es-BO"/>
          </w:rPr>
          <w:delText>debido a l</w:delText>
        </w:r>
      </w:del>
      <w:ins w:id="83" w:author="Stagno Izaguirre, Daniel Alejandro" w:date="2026-06-11T16:23:00Z" w16du:dateUtc="2026-06-11T21:23:00Z">
        <w:r w:rsidR="002A2A90">
          <w:rPr>
            <w:rFonts w:ascii="Arial" w:hAnsi="Arial" w:cs="Arial"/>
            <w:sz w:val="22"/>
            <w:szCs w:val="22"/>
            <w:lang w:val="es-BO"/>
          </w:rPr>
          <w:t>l</w:t>
        </w:r>
      </w:ins>
      <w:r w:rsidR="00656359" w:rsidRPr="00656359">
        <w:rPr>
          <w:rFonts w:ascii="Arial" w:hAnsi="Arial" w:cs="Arial"/>
          <w:sz w:val="22"/>
          <w:szCs w:val="22"/>
          <w:lang w:val="es-BO"/>
        </w:rPr>
        <w:t>a escasez de evaluaciones de impacto rigurosas</w:t>
      </w:r>
      <w:ins w:id="84" w:author="Stagno Izaguirre, Daniel Alejandro" w:date="2026-06-11T16:22:00Z" w16du:dateUtc="2026-06-11T21:22:00Z">
        <w:r w:rsidR="006D0F6F">
          <w:rPr>
            <w:rFonts w:ascii="Arial" w:hAnsi="Arial" w:cs="Arial"/>
            <w:sz w:val="22"/>
            <w:szCs w:val="22"/>
            <w:lang w:val="es-BO"/>
          </w:rPr>
          <w:t xml:space="preserve"> en la región</w:t>
        </w:r>
      </w:ins>
      <w:r w:rsidR="00656359" w:rsidRPr="00656359">
        <w:rPr>
          <w:rFonts w:ascii="Arial" w:hAnsi="Arial" w:cs="Arial"/>
          <w:sz w:val="22"/>
          <w:szCs w:val="22"/>
          <w:lang w:val="es-BO"/>
        </w:rPr>
        <w:t xml:space="preserve"> y la </w:t>
      </w:r>
      <w:del w:id="85" w:author="Stagno Izaguirre, Daniel Alejandro" w:date="2026-06-11T16:22:00Z" w16du:dateUtc="2026-06-11T21:22:00Z">
        <w:r w:rsidR="00656359" w:rsidRPr="00656359" w:rsidDel="006D0F6F">
          <w:rPr>
            <w:rFonts w:ascii="Arial" w:hAnsi="Arial" w:cs="Arial"/>
            <w:sz w:val="22"/>
            <w:szCs w:val="22"/>
            <w:lang w:val="es-BO"/>
          </w:rPr>
          <w:delText xml:space="preserve">limitada </w:delText>
        </w:r>
      </w:del>
      <w:ins w:id="86" w:author="Stagno Izaguirre, Daniel Alejandro" w:date="2026-06-11T16:22:00Z" w16du:dateUtc="2026-06-11T21:22:00Z">
        <w:r w:rsidR="006D0F6F">
          <w:rPr>
            <w:rFonts w:ascii="Arial" w:hAnsi="Arial" w:cs="Arial"/>
            <w:sz w:val="22"/>
            <w:szCs w:val="22"/>
            <w:lang w:val="es-BO"/>
          </w:rPr>
          <w:t>baja</w:t>
        </w:r>
        <w:r w:rsidR="006D0F6F" w:rsidRPr="00656359">
          <w:rPr>
            <w:rFonts w:ascii="Arial" w:hAnsi="Arial" w:cs="Arial"/>
            <w:sz w:val="22"/>
            <w:szCs w:val="22"/>
            <w:lang w:val="es-BO"/>
          </w:rPr>
          <w:t xml:space="preserve"> </w:t>
        </w:r>
      </w:ins>
      <w:r w:rsidR="00656359" w:rsidRPr="00656359">
        <w:rPr>
          <w:rFonts w:ascii="Arial" w:hAnsi="Arial" w:cs="Arial"/>
          <w:sz w:val="22"/>
          <w:szCs w:val="22"/>
          <w:lang w:val="es-BO"/>
        </w:rPr>
        <w:t xml:space="preserve">disponibilidad de datos </w:t>
      </w:r>
      <w:r w:rsidR="00C45ECD">
        <w:rPr>
          <w:rFonts w:ascii="Arial" w:hAnsi="Arial" w:cs="Arial"/>
          <w:sz w:val="22"/>
          <w:szCs w:val="22"/>
          <w:lang w:val="es-BO"/>
        </w:rPr>
        <w:t xml:space="preserve">cuantitativos </w:t>
      </w:r>
      <w:r w:rsidR="00656359" w:rsidRPr="00656359">
        <w:rPr>
          <w:rFonts w:ascii="Arial" w:hAnsi="Arial" w:cs="Arial"/>
          <w:sz w:val="22"/>
          <w:szCs w:val="22"/>
          <w:lang w:val="es-BO"/>
        </w:rPr>
        <w:t>públicos sistemáticos sobre uso</w:t>
      </w:r>
      <w:r w:rsidR="00C45ECD">
        <w:rPr>
          <w:rFonts w:ascii="Arial" w:hAnsi="Arial" w:cs="Arial"/>
          <w:sz w:val="22"/>
          <w:szCs w:val="22"/>
          <w:lang w:val="es-BO"/>
        </w:rPr>
        <w:t xml:space="preserve"> y adicionalidad</w:t>
      </w:r>
      <w:ins w:id="87" w:author="Stagno Izaguirre, Daniel Alejandro" w:date="2026-06-11T16:23:00Z" w16du:dateUtc="2026-06-11T21:23:00Z">
        <w:r w:rsidR="0084733D">
          <w:rPr>
            <w:rFonts w:ascii="Arial" w:hAnsi="Arial" w:cs="Arial"/>
            <w:sz w:val="22"/>
            <w:szCs w:val="22"/>
            <w:lang w:val="es-BO"/>
          </w:rPr>
          <w:t xml:space="preserve"> de los mecanismos</w:t>
        </w:r>
        <w:r w:rsidR="002A2A90">
          <w:rPr>
            <w:rFonts w:ascii="Arial" w:hAnsi="Arial" w:cs="Arial"/>
            <w:sz w:val="22"/>
            <w:szCs w:val="22"/>
            <w:lang w:val="es-BO"/>
          </w:rPr>
          <w:t xml:space="preserve"> limita el alcance del análisis</w:t>
        </w:r>
      </w:ins>
      <w:r w:rsidR="00BD181F">
        <w:rPr>
          <w:rFonts w:ascii="Arial" w:hAnsi="Arial" w:cs="Arial"/>
          <w:sz w:val="22"/>
          <w:szCs w:val="22"/>
          <w:lang w:val="es-BO"/>
        </w:rPr>
        <w:t xml:space="preserve">. Dada esta limitación, el </w:t>
      </w:r>
      <w:r w:rsidR="00BD181F" w:rsidRPr="000276A2">
        <w:rPr>
          <w:rFonts w:ascii="Arial" w:hAnsi="Arial" w:cs="Arial"/>
          <w:sz w:val="22"/>
          <w:szCs w:val="22"/>
          <w:lang w:val="es-BO"/>
        </w:rPr>
        <w:t>análisis se desarrolló a partir de una metodología cualitativa y documental, complementada con recolección de información primaria cuando fue posible. La información fue recopilada a través de fuentes secundarias (informes oficiales, legislación, estudios de evaluación, literatura académica y documentos técnicos) y, en algunos casos, se complementó con entrevistas exploratorias a funcionarios públicos, consultores expertos o representantes del sector privado involucrados en la operación de estos esquemas.</w:t>
      </w:r>
      <w:r w:rsidR="008638B3">
        <w:rPr>
          <w:rFonts w:ascii="Arial" w:hAnsi="Arial" w:cs="Arial"/>
          <w:sz w:val="22"/>
          <w:szCs w:val="22"/>
          <w:lang w:val="es-BO"/>
        </w:rPr>
        <w:t xml:space="preserve"> </w:t>
      </w:r>
    </w:p>
    <w:p w14:paraId="2B96A026" w14:textId="77777777" w:rsidR="005F5862" w:rsidRPr="00962EEC" w:rsidRDefault="005F5862" w:rsidP="00962EEC">
      <w:pPr>
        <w:jc w:val="both"/>
        <w:rPr>
          <w:rFonts w:ascii="Arial" w:hAnsi="Arial" w:cs="Arial"/>
          <w:sz w:val="22"/>
          <w:szCs w:val="22"/>
          <w:lang w:val="es-419"/>
        </w:rPr>
      </w:pPr>
    </w:p>
    <w:p w14:paraId="0D56977D" w14:textId="72EFBE6B" w:rsidR="00962EEC" w:rsidRPr="00FA0FB6" w:rsidRDefault="000276A2" w:rsidP="00804934">
      <w:pPr>
        <w:jc w:val="both"/>
        <w:rPr>
          <w:rFonts w:ascii="Arial" w:hAnsi="Arial" w:cs="Arial"/>
          <w:b/>
          <w:bCs/>
          <w:sz w:val="22"/>
          <w:szCs w:val="22"/>
          <w:lang w:val="es-419"/>
        </w:rPr>
      </w:pPr>
      <w:r w:rsidRPr="00FA0FB6">
        <w:rPr>
          <w:rFonts w:ascii="Arial" w:hAnsi="Arial" w:cs="Arial"/>
          <w:b/>
          <w:bCs/>
          <w:sz w:val="22"/>
          <w:szCs w:val="22"/>
          <w:lang w:val="es-419"/>
        </w:rPr>
        <w:t xml:space="preserve">Estructura del </w:t>
      </w:r>
      <w:del w:id="88" w:author="Stagno Izaguirre, Daniel Alejandro" w:date="2026-06-02T17:34:00Z" w16du:dateUtc="2026-06-02T22:34:00Z">
        <w:r w:rsidRPr="00FA0FB6" w:rsidDel="00EE3CA6">
          <w:rPr>
            <w:rFonts w:ascii="Arial" w:hAnsi="Arial" w:cs="Arial"/>
            <w:b/>
            <w:bCs/>
            <w:sz w:val="22"/>
            <w:szCs w:val="22"/>
            <w:lang w:val="es-419"/>
          </w:rPr>
          <w:delText>reporte</w:delText>
        </w:r>
      </w:del>
      <w:ins w:id="89" w:author="Stagno Izaguirre, Daniel Alejandro" w:date="2026-06-02T17:34:00Z" w16du:dateUtc="2026-06-02T22:34:00Z">
        <w:r w:rsidR="00EE3CA6">
          <w:rPr>
            <w:rFonts w:ascii="Arial" w:hAnsi="Arial" w:cs="Arial"/>
            <w:b/>
            <w:bCs/>
            <w:sz w:val="22"/>
            <w:szCs w:val="22"/>
            <w:lang w:val="es-419"/>
          </w:rPr>
          <w:t>documento</w:t>
        </w:r>
      </w:ins>
    </w:p>
    <w:p w14:paraId="304B50CB" w14:textId="54673E5B" w:rsidR="00962EEC" w:rsidRDefault="00962EEC" w:rsidP="00804934">
      <w:pPr>
        <w:jc w:val="both"/>
        <w:rPr>
          <w:rFonts w:ascii="Arial" w:hAnsi="Arial" w:cs="Arial"/>
          <w:sz w:val="22"/>
          <w:szCs w:val="22"/>
          <w:lang w:val="es-419"/>
        </w:rPr>
      </w:pPr>
    </w:p>
    <w:p w14:paraId="46545B9B" w14:textId="2C906BE8" w:rsidR="00261CB7" w:rsidRPr="00261CB7" w:rsidRDefault="00261CB7" w:rsidP="00262D60">
      <w:pPr>
        <w:jc w:val="both"/>
        <w:rPr>
          <w:rFonts w:ascii="Arial" w:hAnsi="Arial" w:cs="Arial"/>
          <w:sz w:val="22"/>
          <w:szCs w:val="22"/>
          <w:lang w:val="es-BO"/>
        </w:rPr>
      </w:pPr>
      <w:r w:rsidRPr="00261CB7">
        <w:rPr>
          <w:rFonts w:ascii="Arial" w:hAnsi="Arial" w:cs="Arial"/>
          <w:sz w:val="22"/>
          <w:szCs w:val="22"/>
          <w:lang w:val="es-BO"/>
        </w:rPr>
        <w:t xml:space="preserve">Este </w:t>
      </w:r>
      <w:del w:id="90" w:author="Stagno Izaguirre, Daniel Alejandro" w:date="2026-06-02T17:34:00Z" w16du:dateUtc="2026-06-02T22:34:00Z">
        <w:r w:rsidRPr="00261CB7" w:rsidDel="00EE3CA6">
          <w:rPr>
            <w:rFonts w:ascii="Arial" w:hAnsi="Arial" w:cs="Arial"/>
            <w:sz w:val="22"/>
            <w:szCs w:val="22"/>
            <w:lang w:val="es-BO"/>
          </w:rPr>
          <w:delText xml:space="preserve">reporte </w:delText>
        </w:r>
      </w:del>
      <w:ins w:id="91" w:author="Stagno Izaguirre, Daniel Alejandro" w:date="2026-06-02T17:34:00Z" w16du:dateUtc="2026-06-02T22:34:00Z">
        <w:r w:rsidR="00EE3CA6">
          <w:rPr>
            <w:rFonts w:ascii="Arial" w:hAnsi="Arial" w:cs="Arial"/>
            <w:sz w:val="22"/>
            <w:szCs w:val="22"/>
            <w:lang w:val="es-BO"/>
          </w:rPr>
          <w:t>documento</w:t>
        </w:r>
        <w:r w:rsidR="00EE3CA6" w:rsidRPr="00261CB7">
          <w:rPr>
            <w:rFonts w:ascii="Arial" w:hAnsi="Arial" w:cs="Arial"/>
            <w:sz w:val="22"/>
            <w:szCs w:val="22"/>
            <w:lang w:val="es-BO"/>
          </w:rPr>
          <w:t xml:space="preserve"> </w:t>
        </w:r>
      </w:ins>
      <w:r w:rsidRPr="00261CB7">
        <w:rPr>
          <w:rFonts w:ascii="Arial" w:hAnsi="Arial" w:cs="Arial"/>
          <w:sz w:val="22"/>
          <w:szCs w:val="22"/>
          <w:lang w:val="es-BO"/>
        </w:rPr>
        <w:t xml:space="preserve">se organiza en dos grandes partes complementarias. La Primera Parte presenta un análisis comparativo sintético de los incentivos </w:t>
      </w:r>
      <w:commentRangeStart w:id="92"/>
      <w:r w:rsidRPr="00261CB7">
        <w:rPr>
          <w:rFonts w:ascii="Arial" w:hAnsi="Arial" w:cs="Arial"/>
          <w:sz w:val="22"/>
          <w:szCs w:val="22"/>
          <w:lang w:val="es-BO"/>
        </w:rPr>
        <w:t>tributarios</w:t>
      </w:r>
      <w:r w:rsidR="00953D79">
        <w:rPr>
          <w:rFonts w:ascii="Arial" w:hAnsi="Arial" w:cs="Arial"/>
          <w:sz w:val="22"/>
          <w:szCs w:val="22"/>
          <w:lang w:val="es-BO"/>
        </w:rPr>
        <w:t xml:space="preserve"> de CTI</w:t>
      </w:r>
      <w:r w:rsidRPr="00261CB7">
        <w:rPr>
          <w:rFonts w:ascii="Arial" w:hAnsi="Arial" w:cs="Arial"/>
          <w:sz w:val="22"/>
          <w:szCs w:val="22"/>
          <w:lang w:val="es-BO"/>
        </w:rPr>
        <w:t xml:space="preserve"> </w:t>
      </w:r>
      <w:commentRangeEnd w:id="92"/>
      <w:r w:rsidR="003C6A97" w:rsidRPr="00261CB7">
        <w:rPr>
          <w:rStyle w:val="CommentReference"/>
          <w:rFonts w:ascii="Arial" w:hAnsi="Arial" w:cs="Arial"/>
          <w:sz w:val="22"/>
          <w:szCs w:val="22"/>
          <w:lang w:val="es-BO"/>
        </w:rPr>
        <w:commentReference w:id="92"/>
      </w:r>
      <w:r w:rsidRPr="00261CB7">
        <w:rPr>
          <w:rFonts w:ascii="Arial" w:hAnsi="Arial" w:cs="Arial"/>
          <w:sz w:val="22"/>
          <w:szCs w:val="22"/>
          <w:lang w:val="es-BO"/>
        </w:rPr>
        <w:t>para l</w:t>
      </w:r>
      <w:r w:rsidR="0007003A">
        <w:rPr>
          <w:rFonts w:ascii="Arial" w:hAnsi="Arial" w:cs="Arial"/>
          <w:sz w:val="22"/>
          <w:szCs w:val="22"/>
          <w:lang w:val="es-BO"/>
        </w:rPr>
        <w:t xml:space="preserve">os países </w:t>
      </w:r>
      <w:r w:rsidR="00953D79">
        <w:rPr>
          <w:rFonts w:ascii="Arial" w:hAnsi="Arial" w:cs="Arial"/>
          <w:sz w:val="22"/>
          <w:szCs w:val="22"/>
          <w:lang w:val="es-BO"/>
        </w:rPr>
        <w:t>estudios de caso</w:t>
      </w:r>
      <w:r w:rsidRPr="00261CB7">
        <w:rPr>
          <w:rFonts w:ascii="Arial" w:hAnsi="Arial" w:cs="Arial"/>
          <w:sz w:val="22"/>
          <w:szCs w:val="22"/>
          <w:lang w:val="es-BO"/>
        </w:rPr>
        <w:t xml:space="preserve"> a la luz de la literatura internacional</w:t>
      </w:r>
      <w:r w:rsidR="00E63E33">
        <w:rPr>
          <w:rFonts w:ascii="Arial" w:hAnsi="Arial" w:cs="Arial"/>
          <w:sz w:val="22"/>
          <w:szCs w:val="22"/>
          <w:lang w:val="es-BO"/>
        </w:rPr>
        <w:t xml:space="preserve">. </w:t>
      </w:r>
      <w:r w:rsidRPr="00261CB7">
        <w:rPr>
          <w:rFonts w:ascii="Arial" w:hAnsi="Arial" w:cs="Arial"/>
          <w:sz w:val="22"/>
          <w:szCs w:val="22"/>
          <w:lang w:val="es-BO"/>
        </w:rPr>
        <w:t xml:space="preserve">Esta sección recoge los hallazgos más relevantes en torno a seis dimensiones analíticas comunes: (i) diseño del instrumento y su racionalidad, (ii) actividades elegibles, (iii) mecanismos de acceso </w:t>
      </w:r>
      <w:r w:rsidR="00D66F8E">
        <w:rPr>
          <w:rFonts w:ascii="Arial" w:hAnsi="Arial" w:cs="Arial"/>
          <w:sz w:val="22"/>
          <w:szCs w:val="22"/>
          <w:lang w:val="es-BO"/>
        </w:rPr>
        <w:t>e implementación</w:t>
      </w:r>
      <w:r w:rsidRPr="00261CB7">
        <w:rPr>
          <w:rFonts w:ascii="Arial" w:hAnsi="Arial" w:cs="Arial"/>
          <w:sz w:val="22"/>
          <w:szCs w:val="22"/>
          <w:lang w:val="es-BO"/>
        </w:rPr>
        <w:t>, (iv) monitoreo y evaluación, (v) apoyo institucional, y (vi) evidencia de impacto y</w:t>
      </w:r>
      <w:r w:rsidRPr="00261CB7">
        <w:rPr>
          <w:lang w:val="es-419"/>
        </w:rPr>
        <w:t xml:space="preserve"> </w:t>
      </w:r>
      <w:r w:rsidRPr="00261CB7">
        <w:rPr>
          <w:rFonts w:ascii="Arial" w:hAnsi="Arial" w:cs="Arial"/>
          <w:sz w:val="22"/>
          <w:szCs w:val="22"/>
          <w:lang w:val="es-BO"/>
        </w:rPr>
        <w:t xml:space="preserve">aprendizajes. </w:t>
      </w:r>
      <w:del w:id="95" w:author="Stagno Izaguirre, Daniel Alejandro" w:date="2026-06-02T17:54:00Z" w16du:dateUtc="2026-06-02T22:54:00Z">
        <w:r w:rsidRPr="00261CB7" w:rsidDel="007F2C7E">
          <w:rPr>
            <w:rFonts w:ascii="Arial" w:hAnsi="Arial" w:cs="Arial"/>
            <w:sz w:val="22"/>
            <w:szCs w:val="22"/>
            <w:lang w:val="es-BO"/>
          </w:rPr>
          <w:delText>La parte concluye con</w:delText>
        </w:r>
      </w:del>
      <w:ins w:id="96" w:author="Stagno Izaguirre, Daniel Alejandro" w:date="2026-06-02T17:54:00Z" w16du:dateUtc="2026-06-02T22:54:00Z">
        <w:r w:rsidR="007F2C7E">
          <w:rPr>
            <w:rFonts w:ascii="Arial" w:hAnsi="Arial" w:cs="Arial"/>
            <w:sz w:val="22"/>
            <w:szCs w:val="22"/>
            <w:lang w:val="es-BO"/>
          </w:rPr>
          <w:t>Posteriormente, se presenta</w:t>
        </w:r>
      </w:ins>
      <w:r w:rsidRPr="00261CB7">
        <w:rPr>
          <w:rFonts w:ascii="Arial" w:hAnsi="Arial" w:cs="Arial"/>
          <w:sz w:val="22"/>
          <w:szCs w:val="22"/>
          <w:lang w:val="es-BO"/>
        </w:rPr>
        <w:t xml:space="preserve"> un conjunto de consideraciones estratégicas y recomendaciones de política orientadas a mejorar la eficiencia, eficacia y alineación de estos instrumentos América Latina</w:t>
      </w:r>
      <w:r w:rsidR="00EB4DB9">
        <w:rPr>
          <w:rFonts w:ascii="Arial" w:hAnsi="Arial" w:cs="Arial"/>
          <w:sz w:val="22"/>
          <w:szCs w:val="22"/>
          <w:lang w:val="es-BO"/>
        </w:rPr>
        <w:t>.</w:t>
      </w:r>
    </w:p>
    <w:p w14:paraId="2D4B356E" w14:textId="77777777" w:rsidR="00261CB7" w:rsidRPr="00261CB7" w:rsidRDefault="00261CB7" w:rsidP="00262D60">
      <w:pPr>
        <w:jc w:val="both"/>
        <w:rPr>
          <w:rFonts w:ascii="Arial" w:hAnsi="Arial" w:cs="Arial"/>
          <w:sz w:val="22"/>
          <w:szCs w:val="22"/>
          <w:lang w:val="es-BO"/>
        </w:rPr>
      </w:pPr>
    </w:p>
    <w:p w14:paraId="108E4A3C" w14:textId="394D9AEC" w:rsidR="009634B0" w:rsidRDefault="00261CB7" w:rsidP="00262D60">
      <w:pPr>
        <w:jc w:val="both"/>
        <w:rPr>
          <w:rFonts w:ascii="Arial" w:hAnsi="Arial" w:cs="Arial"/>
          <w:sz w:val="22"/>
          <w:szCs w:val="22"/>
          <w:lang w:val="es-BO"/>
        </w:rPr>
      </w:pPr>
      <w:r w:rsidRPr="00261CB7">
        <w:rPr>
          <w:rFonts w:ascii="Arial" w:hAnsi="Arial" w:cs="Arial"/>
          <w:sz w:val="22"/>
          <w:szCs w:val="22"/>
          <w:lang w:val="es-BO"/>
        </w:rPr>
        <w:t>La Segunda Parte del reporte contiene los seis estudios de caso completos correspondientes a Colombia, Chile, Brasil, Francia, España y Portugal. Cada caso fue desarrollado con base en una estructura metodológica común que permite una lectura comparativa entre contextos diversos. Esta parte del documento ofrece una descripción detallada del funcionamiento de los esquemas fiscales en cada país, así como un análisis cualitativo de sus resultados, facilitando la identificación de buenas prácticas, cuellos de botella institucionales y oportunidades de mejora adaptadas a distintas realidades nacionales.</w:t>
      </w:r>
    </w:p>
    <w:p w14:paraId="41CAE696" w14:textId="77777777" w:rsidR="00193727" w:rsidRDefault="00193727" w:rsidP="00262D60">
      <w:pPr>
        <w:jc w:val="both"/>
        <w:rPr>
          <w:rFonts w:ascii="Arial" w:hAnsi="Arial" w:cs="Arial"/>
          <w:sz w:val="22"/>
          <w:szCs w:val="22"/>
          <w:lang w:val="es-BO"/>
        </w:rPr>
      </w:pPr>
    </w:p>
    <w:p w14:paraId="44D3F96B" w14:textId="131467D3" w:rsidR="00193727" w:rsidRDefault="00193727">
      <w:pPr>
        <w:rPr>
          <w:rFonts w:ascii="Arial" w:hAnsi="Arial" w:cs="Arial"/>
          <w:sz w:val="22"/>
          <w:szCs w:val="22"/>
          <w:lang w:val="es-BO"/>
        </w:rPr>
      </w:pPr>
      <w:r>
        <w:rPr>
          <w:rFonts w:ascii="Arial" w:hAnsi="Arial" w:cs="Arial"/>
          <w:sz w:val="22"/>
          <w:szCs w:val="22"/>
          <w:lang w:val="es-BO"/>
        </w:rPr>
        <w:br w:type="page"/>
      </w:r>
    </w:p>
    <w:p w14:paraId="10DFB6FD" w14:textId="77777777" w:rsidR="00193727" w:rsidRDefault="00193727" w:rsidP="00262D60">
      <w:pPr>
        <w:jc w:val="both"/>
        <w:rPr>
          <w:rFonts w:ascii="Arial" w:hAnsi="Arial" w:cs="Arial"/>
          <w:sz w:val="22"/>
          <w:szCs w:val="22"/>
          <w:lang w:val="es-BO"/>
        </w:rPr>
      </w:pPr>
    </w:p>
    <w:p w14:paraId="6A4E2666" w14:textId="77777777" w:rsidR="00D72C57" w:rsidRDefault="00D72C57" w:rsidP="00262D60">
      <w:pPr>
        <w:jc w:val="both"/>
        <w:rPr>
          <w:rFonts w:ascii="Arial" w:hAnsi="Arial" w:cs="Arial"/>
          <w:sz w:val="22"/>
          <w:szCs w:val="22"/>
          <w:lang w:val="es-BO"/>
        </w:rPr>
      </w:pPr>
    </w:p>
    <w:p w14:paraId="2F3526FE" w14:textId="5CE507CC" w:rsidR="00762145" w:rsidRPr="008D1E4F" w:rsidRDefault="41CF2380" w:rsidP="008D1E4F">
      <w:pPr>
        <w:pStyle w:val="Heading1"/>
        <w:rPr>
          <w:rFonts w:ascii="Arial Narrow" w:hAnsi="Arial Narrow"/>
          <w:lang w:val="es-419"/>
        </w:rPr>
      </w:pPr>
      <w:r w:rsidRPr="41CF2380">
        <w:rPr>
          <w:rFonts w:ascii="Arial Narrow" w:hAnsi="Arial Narrow"/>
          <w:lang w:val="es-419"/>
        </w:rPr>
        <w:t>PARTE I: Incentivos tributarios al CTI</w:t>
      </w:r>
      <w:r w:rsidR="003751A1">
        <w:rPr>
          <w:rFonts w:ascii="Arial Narrow" w:hAnsi="Arial Narrow"/>
          <w:lang w:val="es-419"/>
        </w:rPr>
        <w:t xml:space="preserve"> en ALC y Europa</w:t>
      </w:r>
      <w:r w:rsidRPr="41CF2380">
        <w:rPr>
          <w:rFonts w:ascii="Arial Narrow" w:hAnsi="Arial Narrow"/>
          <w:lang w:val="es-419"/>
        </w:rPr>
        <w:t>: Análisis comparado</w:t>
      </w:r>
      <w:r w:rsidR="00D723EA">
        <w:rPr>
          <w:rFonts w:ascii="Arial Narrow" w:hAnsi="Arial Narrow"/>
          <w:lang w:val="es-419"/>
        </w:rPr>
        <w:t xml:space="preserve"> y lecciones </w:t>
      </w:r>
    </w:p>
    <w:p w14:paraId="76130E42" w14:textId="77777777" w:rsidR="00193727" w:rsidRPr="008D1E4F" w:rsidRDefault="00193727" w:rsidP="00934016">
      <w:pPr>
        <w:rPr>
          <w:lang w:val="es-419"/>
        </w:rPr>
      </w:pPr>
    </w:p>
    <w:p w14:paraId="2525AF46" w14:textId="3AFF5F56" w:rsidR="00762145" w:rsidRPr="008D1E4F" w:rsidRDefault="00193727" w:rsidP="008D1E4F">
      <w:pPr>
        <w:pStyle w:val="Heading2"/>
        <w:rPr>
          <w:rFonts w:ascii="Arial Narrow" w:hAnsi="Arial Narrow"/>
          <w:b/>
          <w:bCs/>
          <w:color w:val="auto"/>
          <w:lang w:val="es-419"/>
        </w:rPr>
      </w:pPr>
      <w:bookmarkStart w:id="97" w:name="OLE_LINK2"/>
      <w:r w:rsidRPr="008D1E4F">
        <w:rPr>
          <w:rFonts w:ascii="Arial Narrow" w:hAnsi="Arial Narrow"/>
          <w:b/>
          <w:bCs/>
          <w:color w:val="auto"/>
          <w:lang w:val="es-419"/>
        </w:rPr>
        <w:t xml:space="preserve">Cap. 1 </w:t>
      </w:r>
      <w:r w:rsidR="00762145" w:rsidRPr="008D1E4F">
        <w:rPr>
          <w:rFonts w:ascii="Arial Narrow" w:hAnsi="Arial Narrow"/>
          <w:b/>
          <w:bCs/>
          <w:color w:val="auto"/>
          <w:lang w:val="es-419"/>
        </w:rPr>
        <w:t>Incentivos tributarios de CTI: Un instrumento, múltiples opciones de diseño</w:t>
      </w:r>
    </w:p>
    <w:p w14:paraId="31C1D178" w14:textId="77777777" w:rsidR="00762145" w:rsidRDefault="00762145" w:rsidP="00C22860">
      <w:pPr>
        <w:rPr>
          <w:rFonts w:ascii="Arial Narrow" w:hAnsi="Arial Narrow"/>
          <w:lang w:val="es-419"/>
        </w:rPr>
      </w:pPr>
    </w:p>
    <w:p w14:paraId="1F0C063E" w14:textId="331D41F0" w:rsidR="00C22860" w:rsidRDefault="00537E8A" w:rsidP="00172F52">
      <w:pPr>
        <w:jc w:val="both"/>
        <w:rPr>
          <w:ins w:id="98" w:author="Stagno Izaguirre, Daniel Alejandro" w:date="2026-06-18T16:39:00Z" w16du:dateUtc="2026-06-18T21:39:00Z"/>
          <w:rFonts w:ascii="Arial Narrow" w:hAnsi="Arial Narrow"/>
          <w:sz w:val="22"/>
          <w:szCs w:val="22"/>
          <w:lang w:val="es-419"/>
        </w:rPr>
      </w:pPr>
      <w:r w:rsidRPr="009460DB">
        <w:rPr>
          <w:rFonts w:ascii="Arial Narrow" w:hAnsi="Arial Narrow"/>
          <w:sz w:val="22"/>
          <w:szCs w:val="22"/>
          <w:lang w:val="es-419"/>
        </w:rPr>
        <w:t xml:space="preserve">En las últimas tres décadas, los incentivos tributarios se han consolidado como uno de los instrumentos más difundidos para estimular la inversión privada en </w:t>
      </w:r>
      <w:r w:rsidR="00042AB7">
        <w:rPr>
          <w:rFonts w:ascii="Arial Narrow" w:hAnsi="Arial Narrow"/>
          <w:sz w:val="22"/>
          <w:szCs w:val="22"/>
          <w:lang w:val="es-419"/>
        </w:rPr>
        <w:t>I+D+i</w:t>
      </w:r>
      <w:r w:rsidR="00621144" w:rsidRPr="009460DB">
        <w:rPr>
          <w:rFonts w:ascii="Arial Narrow" w:hAnsi="Arial Narrow"/>
          <w:sz w:val="22"/>
          <w:szCs w:val="22"/>
          <w:lang w:val="es-419"/>
        </w:rPr>
        <w:t xml:space="preserve">. </w:t>
      </w:r>
      <w:r w:rsidR="00245668" w:rsidRPr="009460DB">
        <w:rPr>
          <w:rFonts w:ascii="Arial Narrow" w:hAnsi="Arial Narrow"/>
          <w:sz w:val="22"/>
          <w:szCs w:val="22"/>
          <w:lang w:val="es-419"/>
        </w:rPr>
        <w:t>En general, se trata de un mecanismo indirecto</w:t>
      </w:r>
      <w:ins w:id="99" w:author="Stagno Izaguirre, Daniel Alejandro" w:date="2026-06-18T16:34:00Z" w16du:dateUtc="2026-06-18T21:34:00Z">
        <w:r w:rsidR="005E451F">
          <w:rPr>
            <w:rFonts w:ascii="Arial Narrow" w:hAnsi="Arial Narrow"/>
            <w:sz w:val="22"/>
            <w:szCs w:val="22"/>
            <w:lang w:val="es-419"/>
          </w:rPr>
          <w:t xml:space="preserve"> </w:t>
        </w:r>
      </w:ins>
      <w:del w:id="100" w:author="Stagno Izaguirre, Daniel Alejandro" w:date="2026-06-18T16:34:00Z" w16du:dateUtc="2026-06-18T21:34:00Z">
        <w:r w:rsidR="00245668" w:rsidRPr="009460DB" w:rsidDel="005E451F">
          <w:rPr>
            <w:rFonts w:ascii="Arial Narrow" w:hAnsi="Arial Narrow"/>
            <w:sz w:val="22"/>
            <w:szCs w:val="22"/>
            <w:lang w:val="es-419"/>
          </w:rPr>
          <w:delText xml:space="preserve"> —y relativamente neutral— </w:delText>
        </w:r>
      </w:del>
      <w:r w:rsidR="00245668" w:rsidRPr="009460DB">
        <w:rPr>
          <w:rFonts w:ascii="Arial Narrow" w:hAnsi="Arial Narrow"/>
          <w:sz w:val="22"/>
          <w:szCs w:val="22"/>
          <w:lang w:val="es-419"/>
        </w:rPr>
        <w:t xml:space="preserve">mediante el cual el </w:t>
      </w:r>
      <w:commentRangeStart w:id="101"/>
      <w:r w:rsidR="00245668" w:rsidRPr="009460DB">
        <w:rPr>
          <w:rFonts w:ascii="Arial Narrow" w:hAnsi="Arial Narrow"/>
          <w:sz w:val="22"/>
          <w:szCs w:val="22"/>
          <w:lang w:val="es-419"/>
        </w:rPr>
        <w:t xml:space="preserve">Estado comparte el riesgo tecnológico </w:t>
      </w:r>
      <w:commentRangeEnd w:id="101"/>
      <w:r w:rsidR="009D3F2F" w:rsidRPr="009460DB">
        <w:rPr>
          <w:rStyle w:val="CommentReference"/>
          <w:rFonts w:ascii="Arial Narrow" w:hAnsi="Arial Narrow"/>
          <w:sz w:val="22"/>
          <w:szCs w:val="22"/>
          <w:lang w:val="es-419"/>
        </w:rPr>
        <w:commentReference w:id="101"/>
      </w:r>
      <w:r w:rsidR="00245668" w:rsidRPr="009460DB">
        <w:rPr>
          <w:rFonts w:ascii="Arial Narrow" w:hAnsi="Arial Narrow"/>
          <w:sz w:val="22"/>
          <w:szCs w:val="22"/>
          <w:lang w:val="es-419"/>
        </w:rPr>
        <w:t>con el sector privado, reduciendo el costo efectivo de la inversión en I+D</w:t>
      </w:r>
      <w:r w:rsidR="00144683" w:rsidRPr="009460DB">
        <w:rPr>
          <w:rFonts w:ascii="Arial Narrow" w:hAnsi="Arial Narrow"/>
          <w:sz w:val="22"/>
          <w:szCs w:val="22"/>
          <w:lang w:val="es-419"/>
        </w:rPr>
        <w:t>+i</w:t>
      </w:r>
      <w:ins w:id="102" w:author="Stagno Izaguirre, Daniel Alejandro" w:date="2026-06-11T16:35:00Z" w16du:dateUtc="2026-06-11T21:35:00Z">
        <w:r w:rsidR="004653CB">
          <w:rPr>
            <w:rFonts w:ascii="Arial Narrow" w:hAnsi="Arial Narrow"/>
            <w:sz w:val="22"/>
            <w:szCs w:val="22"/>
            <w:lang w:val="es-419"/>
          </w:rPr>
          <w:t>,</w:t>
        </w:r>
      </w:ins>
      <w:r w:rsidR="00245668" w:rsidRPr="009460DB">
        <w:rPr>
          <w:rFonts w:ascii="Arial Narrow" w:hAnsi="Arial Narrow"/>
          <w:sz w:val="22"/>
          <w:szCs w:val="22"/>
          <w:lang w:val="es-419"/>
        </w:rPr>
        <w:t xml:space="preserve"> sin intervenir directamente en la selección de proyectos.</w:t>
      </w:r>
    </w:p>
    <w:p w14:paraId="60751EE1" w14:textId="77777777" w:rsidR="00E570B3" w:rsidRDefault="00E570B3" w:rsidP="00172F52">
      <w:pPr>
        <w:jc w:val="both"/>
        <w:rPr>
          <w:ins w:id="103" w:author="Stagno Izaguirre, Daniel Alejandro" w:date="2026-06-18T16:39:00Z" w16du:dateUtc="2026-06-18T21:39:00Z"/>
          <w:rFonts w:ascii="Arial Narrow" w:hAnsi="Arial Narrow"/>
          <w:sz w:val="22"/>
          <w:szCs w:val="22"/>
          <w:lang w:val="es-419"/>
        </w:rPr>
      </w:pPr>
    </w:p>
    <w:p w14:paraId="136171A4" w14:textId="0452783F" w:rsidR="00E570B3" w:rsidRPr="009460DB" w:rsidRDefault="00E570B3" w:rsidP="00172F52">
      <w:pPr>
        <w:jc w:val="both"/>
        <w:rPr>
          <w:rFonts w:ascii="Arial Narrow" w:hAnsi="Arial Narrow"/>
          <w:sz w:val="22"/>
          <w:szCs w:val="22"/>
          <w:lang w:val="es-419"/>
        </w:rPr>
      </w:pPr>
      <w:ins w:id="104" w:author="Stagno Izaguirre, Daniel Alejandro" w:date="2026-06-18T16:39:00Z" w16du:dateUtc="2026-06-18T21:39:00Z">
        <w:r w:rsidRPr="00C034AD">
          <w:rPr>
            <w:rFonts w:ascii="Arial Narrow" w:hAnsi="Arial Narrow"/>
            <w:sz w:val="22"/>
            <w:szCs w:val="22"/>
            <w:highlight w:val="yellow"/>
            <w:lang w:val="es-419"/>
            <w:rPrChange w:id="105" w:author="Stagno Izaguirre, Daniel Alejandro" w:date="2026-06-18T16:43:00Z" w16du:dateUtc="2026-06-18T21:43:00Z">
              <w:rPr>
                <w:rFonts w:ascii="Arial Narrow" w:hAnsi="Arial Narrow"/>
                <w:sz w:val="22"/>
                <w:szCs w:val="22"/>
                <w:lang w:val="es-419"/>
              </w:rPr>
            </w:rPrChange>
          </w:rPr>
          <w:t>En esta sección sería útil un párrafo comparando los incentivos fiscales</w:t>
        </w:r>
      </w:ins>
      <w:ins w:id="106" w:author="Stagno Izaguirre, Daniel Alejandro" w:date="2026-06-18T16:40:00Z" w16du:dateUtc="2026-06-18T21:40:00Z">
        <w:r w:rsidR="00F24DD6" w:rsidRPr="00C034AD">
          <w:rPr>
            <w:rFonts w:ascii="Arial Narrow" w:hAnsi="Arial Narrow"/>
            <w:sz w:val="22"/>
            <w:szCs w:val="22"/>
            <w:highlight w:val="yellow"/>
            <w:lang w:val="es-419"/>
            <w:rPrChange w:id="107" w:author="Stagno Izaguirre, Daniel Alejandro" w:date="2026-06-18T16:43:00Z" w16du:dateUtc="2026-06-18T21:43:00Z">
              <w:rPr>
                <w:rFonts w:ascii="Arial Narrow" w:hAnsi="Arial Narrow"/>
                <w:sz w:val="22"/>
                <w:szCs w:val="22"/>
                <w:lang w:val="es-419"/>
              </w:rPr>
            </w:rPrChange>
          </w:rPr>
          <w:t xml:space="preserve"> con otras herramientas posibles de la política de innovación o política de CTI. </w:t>
        </w:r>
      </w:ins>
      <w:ins w:id="108" w:author="Stagno Izaguirre, Daniel Alejandro" w:date="2026-06-18T16:41:00Z" w16du:dateUtc="2026-06-18T21:41:00Z">
        <w:r w:rsidR="00E73E59" w:rsidRPr="00C034AD">
          <w:rPr>
            <w:rFonts w:ascii="Arial Narrow" w:hAnsi="Arial Narrow"/>
            <w:sz w:val="22"/>
            <w:szCs w:val="22"/>
            <w:highlight w:val="yellow"/>
            <w:lang w:val="es-419"/>
            <w:rPrChange w:id="109" w:author="Stagno Izaguirre, Daniel Alejandro" w:date="2026-06-18T16:43:00Z" w16du:dateUtc="2026-06-18T21:43:00Z">
              <w:rPr>
                <w:rFonts w:ascii="Arial Narrow" w:hAnsi="Arial Narrow"/>
                <w:sz w:val="22"/>
                <w:szCs w:val="22"/>
                <w:lang w:val="es-419"/>
              </w:rPr>
            </w:rPrChange>
          </w:rPr>
          <w:t>Por ejemplo, este instrumento es indirecto, puede ser neutral o específico, y se enfoca en reducir el costo relativo</w:t>
        </w:r>
        <w:r w:rsidR="000932DE" w:rsidRPr="00C034AD">
          <w:rPr>
            <w:rFonts w:ascii="Arial Narrow" w:hAnsi="Arial Narrow"/>
            <w:sz w:val="22"/>
            <w:szCs w:val="22"/>
            <w:highlight w:val="yellow"/>
            <w:lang w:val="es-419"/>
            <w:rPrChange w:id="110" w:author="Stagno Izaguirre, Daniel Alejandro" w:date="2026-06-18T16:43:00Z" w16du:dateUtc="2026-06-18T21:43:00Z">
              <w:rPr>
                <w:rFonts w:ascii="Arial Narrow" w:hAnsi="Arial Narrow"/>
                <w:sz w:val="22"/>
                <w:szCs w:val="22"/>
                <w:lang w:val="es-419"/>
              </w:rPr>
            </w:rPrChange>
          </w:rPr>
          <w:t xml:space="preserve"> del gasto en I+D (bajo la lógica de sub</w:t>
        </w:r>
      </w:ins>
      <w:ins w:id="111" w:author="Stagno Izaguirre, Daniel Alejandro" w:date="2026-06-18T16:42:00Z" w16du:dateUtc="2026-06-18T21:42:00Z">
        <w:r w:rsidR="000932DE" w:rsidRPr="00C034AD">
          <w:rPr>
            <w:rFonts w:ascii="Arial Narrow" w:hAnsi="Arial Narrow"/>
            <w:sz w:val="22"/>
            <w:szCs w:val="22"/>
            <w:highlight w:val="yellow"/>
            <w:lang w:val="es-419"/>
            <w:rPrChange w:id="112" w:author="Stagno Izaguirre, Daniel Alejandro" w:date="2026-06-18T16:43:00Z" w16du:dateUtc="2026-06-18T21:43:00Z">
              <w:rPr>
                <w:rFonts w:ascii="Arial Narrow" w:hAnsi="Arial Narrow"/>
                <w:sz w:val="22"/>
                <w:szCs w:val="22"/>
                <w:lang w:val="es-419"/>
              </w:rPr>
            </w:rPrChange>
          </w:rPr>
          <w:t xml:space="preserve">inversión)… esto contrasta con herramientas como </w:t>
        </w:r>
        <w:r w:rsidR="001A04FD" w:rsidRPr="00C034AD">
          <w:rPr>
            <w:rFonts w:ascii="Arial Narrow" w:hAnsi="Arial Narrow"/>
            <w:sz w:val="22"/>
            <w:szCs w:val="22"/>
            <w:highlight w:val="yellow"/>
            <w:lang w:val="es-419"/>
            <w:rPrChange w:id="113" w:author="Stagno Izaguirre, Daniel Alejandro" w:date="2026-06-18T16:43:00Z" w16du:dateUtc="2026-06-18T21:43:00Z">
              <w:rPr>
                <w:rFonts w:ascii="Arial Narrow" w:hAnsi="Arial Narrow"/>
                <w:sz w:val="22"/>
                <w:szCs w:val="22"/>
                <w:lang w:val="es-419"/>
              </w:rPr>
            </w:rPrChange>
          </w:rPr>
          <w:t xml:space="preserve">compras públicas de innovación, vouchers… </w:t>
        </w:r>
        <w:r w:rsidR="00C034AD" w:rsidRPr="00C034AD">
          <w:rPr>
            <w:rFonts w:ascii="Arial Narrow" w:hAnsi="Arial Narrow"/>
            <w:sz w:val="22"/>
            <w:szCs w:val="22"/>
            <w:highlight w:val="yellow"/>
            <w:lang w:val="es-419"/>
            <w:rPrChange w:id="114" w:author="Stagno Izaguirre, Daniel Alejandro" w:date="2026-06-18T16:43:00Z" w16du:dateUtc="2026-06-18T21:43:00Z">
              <w:rPr>
                <w:rFonts w:ascii="Arial Narrow" w:hAnsi="Arial Narrow"/>
                <w:sz w:val="22"/>
                <w:szCs w:val="22"/>
                <w:lang w:val="es-419"/>
              </w:rPr>
            </w:rPrChange>
          </w:rPr>
          <w:t xml:space="preserve">si bien esto puede ser </w:t>
        </w:r>
      </w:ins>
      <w:ins w:id="115" w:author="Stagno Izaguirre, Daniel Alejandro" w:date="2026-06-18T16:43:00Z" w16du:dateUtc="2026-06-18T21:43:00Z">
        <w:r w:rsidR="00C034AD" w:rsidRPr="00C034AD">
          <w:rPr>
            <w:rFonts w:ascii="Arial Narrow" w:hAnsi="Arial Narrow"/>
            <w:sz w:val="22"/>
            <w:szCs w:val="22"/>
            <w:highlight w:val="yellow"/>
            <w:lang w:val="es-419"/>
            <w:rPrChange w:id="116" w:author="Stagno Izaguirre, Daniel Alejandro" w:date="2026-06-18T16:43:00Z" w16du:dateUtc="2026-06-18T21:43:00Z">
              <w:rPr>
                <w:rFonts w:ascii="Arial Narrow" w:hAnsi="Arial Narrow"/>
                <w:sz w:val="22"/>
                <w:szCs w:val="22"/>
                <w:lang w:val="es-419"/>
              </w:rPr>
            </w:rPrChange>
          </w:rPr>
          <w:t>un poco repetitivo con la introducción, no todos los usuarios van a leer el documento completo.</w:t>
        </w:r>
      </w:ins>
      <w:ins w:id="117" w:author="Stagno Izaguirre, Daniel Alejandro" w:date="2026-06-18T16:42:00Z" w16du:dateUtc="2026-06-18T21:42:00Z">
        <w:r w:rsidR="000932DE">
          <w:rPr>
            <w:rFonts w:ascii="Arial Narrow" w:hAnsi="Arial Narrow"/>
            <w:sz w:val="22"/>
            <w:szCs w:val="22"/>
            <w:lang w:val="es-419"/>
          </w:rPr>
          <w:t xml:space="preserve"> </w:t>
        </w:r>
      </w:ins>
    </w:p>
    <w:p w14:paraId="15B1A644" w14:textId="77777777" w:rsidR="000237BE" w:rsidRDefault="000237BE" w:rsidP="00762145">
      <w:pPr>
        <w:jc w:val="both"/>
        <w:rPr>
          <w:rFonts w:ascii="Arial Narrow" w:hAnsi="Arial Narrow"/>
          <w:b/>
          <w:sz w:val="22"/>
          <w:szCs w:val="22"/>
          <w:lang w:val="es-419"/>
        </w:rPr>
      </w:pPr>
    </w:p>
    <w:p w14:paraId="042F5072" w14:textId="7D86EE3F" w:rsidR="009460DB" w:rsidRPr="009460DB" w:rsidDel="000B060B" w:rsidRDefault="009460DB" w:rsidP="009460DB">
      <w:pPr>
        <w:jc w:val="both"/>
        <w:rPr>
          <w:del w:id="118" w:author="Stagno Izaguirre, Daniel Alejandro" w:date="2026-06-18T16:34:00Z" w16du:dateUtc="2026-06-18T21:34:00Z"/>
          <w:rFonts w:ascii="Arial Narrow" w:hAnsi="Arial Narrow"/>
          <w:bCs/>
          <w:sz w:val="22"/>
          <w:szCs w:val="22"/>
          <w:lang w:val="es-BO"/>
        </w:rPr>
      </w:pPr>
      <w:del w:id="119" w:author="Stagno Izaguirre, Daniel Alejandro" w:date="2026-06-11T16:43:00Z" w16du:dateUtc="2026-06-11T21:43:00Z">
        <w:r w:rsidRPr="009460DB" w:rsidDel="009D3F2F">
          <w:rPr>
            <w:rFonts w:ascii="Arial Narrow" w:hAnsi="Arial Narrow"/>
            <w:bCs/>
            <w:sz w:val="22"/>
            <w:szCs w:val="22"/>
            <w:lang w:val="es-BO"/>
          </w:rPr>
          <w:delText>Sin embargo, l</w:delText>
        </w:r>
      </w:del>
      <w:ins w:id="120" w:author="Stagno Izaguirre, Daniel Alejandro" w:date="2026-06-11T16:43:00Z" w16du:dateUtc="2026-06-11T21:43:00Z">
        <w:r w:rsidR="009D3F2F">
          <w:rPr>
            <w:rFonts w:ascii="Arial Narrow" w:hAnsi="Arial Narrow"/>
            <w:bCs/>
            <w:sz w:val="22"/>
            <w:szCs w:val="22"/>
            <w:lang w:val="es-BO"/>
          </w:rPr>
          <w:t>L</w:t>
        </w:r>
      </w:ins>
      <w:r w:rsidRPr="009460DB">
        <w:rPr>
          <w:rFonts w:ascii="Arial Narrow" w:hAnsi="Arial Narrow"/>
          <w:bCs/>
          <w:sz w:val="22"/>
          <w:szCs w:val="22"/>
          <w:lang w:val="es-BO"/>
        </w:rPr>
        <w:t xml:space="preserve">os incentivos tributarios no </w:t>
      </w:r>
      <w:del w:id="121" w:author="Stagno Izaguirre, Daniel Alejandro" w:date="2026-06-11T16:44:00Z" w16du:dateUtc="2026-06-11T21:44:00Z">
        <w:r w:rsidRPr="009460DB" w:rsidDel="007E67A8">
          <w:rPr>
            <w:rFonts w:ascii="Arial Narrow" w:hAnsi="Arial Narrow"/>
            <w:bCs/>
            <w:sz w:val="22"/>
            <w:szCs w:val="22"/>
            <w:lang w:val="es-BO"/>
          </w:rPr>
          <w:delText>constituyen un instrumento homogéneo</w:delText>
        </w:r>
      </w:del>
      <w:ins w:id="122" w:author="Stagno Izaguirre, Daniel Alejandro" w:date="2026-06-11T16:44:00Z" w16du:dateUtc="2026-06-11T21:44:00Z">
        <w:r w:rsidR="007E67A8">
          <w:rPr>
            <w:rFonts w:ascii="Arial Narrow" w:hAnsi="Arial Narrow"/>
            <w:bCs/>
            <w:sz w:val="22"/>
            <w:szCs w:val="22"/>
            <w:lang w:val="es-BO"/>
          </w:rPr>
          <w:t xml:space="preserve">está constituido por un único tipo de instrumento </w:t>
        </w:r>
      </w:ins>
      <w:ins w:id="123" w:author="Stagno Izaguirre, Daniel Alejandro" w:date="2026-06-11T16:50:00Z" w16du:dateUtc="2026-06-11T21:50:00Z">
        <w:r w:rsidR="00945E37">
          <w:rPr>
            <w:rFonts w:ascii="Arial Narrow" w:hAnsi="Arial Narrow"/>
            <w:bCs/>
            <w:sz w:val="22"/>
            <w:szCs w:val="22"/>
            <w:lang w:val="es-BO"/>
          </w:rPr>
          <w:t>o</w:t>
        </w:r>
      </w:ins>
      <w:ins w:id="124" w:author="Stagno Izaguirre, Daniel Alejandro" w:date="2026-06-11T16:44:00Z" w16du:dateUtc="2026-06-11T21:44:00Z">
        <w:r w:rsidR="007E67A8">
          <w:rPr>
            <w:rFonts w:ascii="Arial Narrow" w:hAnsi="Arial Narrow"/>
            <w:bCs/>
            <w:sz w:val="22"/>
            <w:szCs w:val="22"/>
            <w:lang w:val="es-BO"/>
          </w:rPr>
          <w:t xml:space="preserve"> mecanismo</w:t>
        </w:r>
      </w:ins>
      <w:r w:rsidRPr="009460DB">
        <w:rPr>
          <w:rFonts w:ascii="Arial Narrow" w:hAnsi="Arial Narrow"/>
          <w:bCs/>
          <w:sz w:val="22"/>
          <w:szCs w:val="22"/>
          <w:lang w:val="es-BO"/>
        </w:rPr>
        <w:t xml:space="preserve">. </w:t>
      </w:r>
      <w:del w:id="125" w:author="Stagno Izaguirre, Daniel Alejandro" w:date="2026-06-11T16:44:00Z" w16du:dateUtc="2026-06-11T21:44:00Z">
        <w:r w:rsidRPr="009460DB" w:rsidDel="0083606F">
          <w:rPr>
            <w:rFonts w:ascii="Arial Narrow" w:hAnsi="Arial Narrow"/>
            <w:bCs/>
            <w:sz w:val="22"/>
            <w:szCs w:val="22"/>
            <w:lang w:val="es-BO"/>
          </w:rPr>
          <w:delText xml:space="preserve">Su </w:delText>
        </w:r>
      </w:del>
      <w:ins w:id="126" w:author="Stagno Izaguirre, Daniel Alejandro" w:date="2026-06-11T16:44:00Z" w16du:dateUtc="2026-06-11T21:44:00Z">
        <w:r w:rsidR="0083606F">
          <w:rPr>
            <w:rFonts w:ascii="Arial Narrow" w:hAnsi="Arial Narrow"/>
            <w:bCs/>
            <w:sz w:val="22"/>
            <w:szCs w:val="22"/>
            <w:lang w:val="es-BO"/>
          </w:rPr>
          <w:t>El</w:t>
        </w:r>
        <w:r w:rsidR="0083606F" w:rsidRPr="009460DB">
          <w:rPr>
            <w:rFonts w:ascii="Arial Narrow" w:hAnsi="Arial Narrow"/>
            <w:bCs/>
            <w:sz w:val="22"/>
            <w:szCs w:val="22"/>
            <w:lang w:val="es-BO"/>
          </w:rPr>
          <w:t xml:space="preserve"> </w:t>
        </w:r>
      </w:ins>
      <w:r w:rsidRPr="009460DB">
        <w:rPr>
          <w:rFonts w:ascii="Arial Narrow" w:hAnsi="Arial Narrow"/>
          <w:bCs/>
          <w:sz w:val="22"/>
          <w:szCs w:val="22"/>
          <w:lang w:val="es-BO"/>
        </w:rPr>
        <w:t xml:space="preserve">diseño </w:t>
      </w:r>
      <w:del w:id="127" w:author="Stagno Izaguirre, Daniel Alejandro" w:date="2026-06-11T16:44:00Z" w16du:dateUtc="2026-06-11T21:44:00Z">
        <w:r w:rsidDel="0083606F">
          <w:rPr>
            <w:rFonts w:ascii="Arial Narrow" w:hAnsi="Arial Narrow"/>
            <w:bCs/>
            <w:sz w:val="22"/>
            <w:szCs w:val="22"/>
            <w:lang w:val="es-BO"/>
          </w:rPr>
          <w:delText xml:space="preserve">en </w:delText>
        </w:r>
      </w:del>
      <w:ins w:id="128" w:author="Stagno Izaguirre, Daniel Alejandro" w:date="2026-06-11T16:44:00Z" w16du:dateUtc="2026-06-11T21:44:00Z">
        <w:r w:rsidR="0083606F">
          <w:rPr>
            <w:rFonts w:ascii="Arial Narrow" w:hAnsi="Arial Narrow"/>
            <w:bCs/>
            <w:sz w:val="22"/>
            <w:szCs w:val="22"/>
            <w:lang w:val="es-BO"/>
          </w:rPr>
          <w:t>de est</w:t>
        </w:r>
      </w:ins>
      <w:ins w:id="129" w:author="Stagno Izaguirre, Daniel Alejandro" w:date="2026-06-11T16:45:00Z" w16du:dateUtc="2026-06-11T21:45:00Z">
        <w:r w:rsidR="00E63360">
          <w:rPr>
            <w:rFonts w:ascii="Arial Narrow" w:hAnsi="Arial Narrow"/>
            <w:bCs/>
            <w:sz w:val="22"/>
            <w:szCs w:val="22"/>
            <w:lang w:val="es-BO"/>
          </w:rPr>
          <w:t xml:space="preserve">os esquemas </w:t>
        </w:r>
      </w:ins>
      <w:ins w:id="130" w:author="Stagno Izaguirre, Daniel Alejandro" w:date="2026-06-11T16:44:00Z" w16du:dateUtc="2026-06-11T21:44:00Z">
        <w:r w:rsidR="0083606F">
          <w:rPr>
            <w:rFonts w:ascii="Arial Narrow" w:hAnsi="Arial Narrow"/>
            <w:bCs/>
            <w:sz w:val="22"/>
            <w:szCs w:val="22"/>
            <w:lang w:val="es-BO"/>
          </w:rPr>
          <w:t>varía sustancialmente entre países</w:t>
        </w:r>
      </w:ins>
      <w:ins w:id="131" w:author="Stagno Izaguirre, Daniel Alejandro" w:date="2026-06-11T16:48:00Z" w16du:dateUtc="2026-06-11T21:48:00Z">
        <w:r w:rsidR="006477BD">
          <w:rPr>
            <w:rFonts w:ascii="Arial Narrow" w:hAnsi="Arial Narrow"/>
            <w:bCs/>
            <w:sz w:val="22"/>
            <w:szCs w:val="22"/>
            <w:lang w:val="es-BO"/>
          </w:rPr>
          <w:t xml:space="preserve"> </w:t>
        </w:r>
      </w:ins>
      <w:del w:id="132" w:author="Stagno Izaguirre, Daniel Alejandro" w:date="2026-06-11T16:45:00Z" w16du:dateUtc="2026-06-11T21:45:00Z">
        <w:r w:rsidDel="00E63360">
          <w:rPr>
            <w:rFonts w:ascii="Arial Narrow" w:hAnsi="Arial Narrow"/>
            <w:bCs/>
            <w:sz w:val="22"/>
            <w:szCs w:val="22"/>
            <w:lang w:val="es-BO"/>
          </w:rPr>
          <w:delText xml:space="preserve">diferentes </w:delText>
        </w:r>
        <w:r w:rsidR="00042AB7" w:rsidDel="00E63360">
          <w:rPr>
            <w:rFonts w:ascii="Arial Narrow" w:hAnsi="Arial Narrow"/>
            <w:bCs/>
            <w:sz w:val="22"/>
            <w:szCs w:val="22"/>
            <w:lang w:val="es-BO"/>
          </w:rPr>
          <w:delText>países</w:delText>
        </w:r>
        <w:r w:rsidDel="00E63360">
          <w:rPr>
            <w:rFonts w:ascii="Arial Narrow" w:hAnsi="Arial Narrow"/>
            <w:bCs/>
            <w:sz w:val="22"/>
            <w:szCs w:val="22"/>
            <w:lang w:val="es-BO"/>
          </w:rPr>
          <w:delText xml:space="preserve"> </w:delText>
        </w:r>
        <w:r w:rsidRPr="009460DB" w:rsidDel="00E63360">
          <w:rPr>
            <w:rFonts w:ascii="Arial Narrow" w:hAnsi="Arial Narrow"/>
            <w:bCs/>
            <w:sz w:val="22"/>
            <w:szCs w:val="22"/>
            <w:lang w:val="es-BO"/>
          </w:rPr>
          <w:delText xml:space="preserve">varía sustancialmente </w:delText>
        </w:r>
      </w:del>
      <w:r w:rsidRPr="009460DB">
        <w:rPr>
          <w:rFonts w:ascii="Arial Narrow" w:hAnsi="Arial Narrow"/>
          <w:bCs/>
          <w:sz w:val="22"/>
          <w:szCs w:val="22"/>
          <w:lang w:val="es-BO"/>
        </w:rPr>
        <w:t>en aspectos como:</w:t>
      </w:r>
      <w:ins w:id="133" w:author="Stagno Izaguirre, Daniel Alejandro" w:date="2026-06-18T16:34:00Z" w16du:dateUtc="2026-06-18T21:34:00Z">
        <w:r w:rsidR="000B060B">
          <w:rPr>
            <w:rFonts w:ascii="Arial Narrow" w:hAnsi="Arial Narrow"/>
            <w:bCs/>
            <w:sz w:val="22"/>
            <w:szCs w:val="22"/>
            <w:lang w:val="es-BO"/>
          </w:rPr>
          <w:t xml:space="preserve"> </w:t>
        </w:r>
      </w:ins>
    </w:p>
    <w:p w14:paraId="262DCEDA" w14:textId="2B82F2C8" w:rsidR="009460DB" w:rsidRPr="009460DB" w:rsidDel="000B060B" w:rsidRDefault="009460DB">
      <w:pPr>
        <w:jc w:val="both"/>
        <w:rPr>
          <w:del w:id="134" w:author="Stagno Izaguirre, Daniel Alejandro" w:date="2026-06-18T16:34:00Z" w16du:dateUtc="2026-06-18T21:34:00Z"/>
          <w:rFonts w:ascii="Arial Narrow" w:hAnsi="Arial Narrow"/>
          <w:bCs/>
          <w:sz w:val="22"/>
          <w:szCs w:val="22"/>
          <w:lang w:val="es-BO"/>
        </w:rPr>
        <w:pPrChange w:id="135" w:author="Stagno Izaguirre, Daniel Alejandro" w:date="2026-06-18T16:34:00Z" w16du:dateUtc="2026-06-18T21:34:00Z">
          <w:pPr>
            <w:numPr>
              <w:numId w:val="45"/>
            </w:numPr>
            <w:tabs>
              <w:tab w:val="num" w:pos="720"/>
            </w:tabs>
            <w:ind w:left="720" w:hanging="360"/>
            <w:jc w:val="both"/>
          </w:pPr>
        </w:pPrChange>
      </w:pPr>
      <w:commentRangeStart w:id="136"/>
      <w:r w:rsidRPr="009460DB">
        <w:rPr>
          <w:rFonts w:ascii="Arial Narrow" w:hAnsi="Arial Narrow"/>
          <w:bCs/>
          <w:sz w:val="22"/>
          <w:szCs w:val="22"/>
          <w:lang w:val="es-BO"/>
        </w:rPr>
        <w:t>l</w:t>
      </w:r>
      <w:commentRangeStart w:id="137"/>
      <w:r w:rsidRPr="009460DB">
        <w:rPr>
          <w:rFonts w:ascii="Arial Narrow" w:hAnsi="Arial Narrow"/>
          <w:bCs/>
          <w:sz w:val="22"/>
          <w:szCs w:val="22"/>
          <w:lang w:val="es-BO"/>
        </w:rPr>
        <w:t>a tipología del beneficio</w:t>
      </w:r>
      <w:commentRangeEnd w:id="136"/>
      <w:r w:rsidR="00ED28BB" w:rsidRPr="009460DB">
        <w:rPr>
          <w:rStyle w:val="CommentReference"/>
          <w:rFonts w:ascii="Arial Narrow" w:hAnsi="Arial Narrow"/>
          <w:bCs/>
          <w:sz w:val="22"/>
          <w:szCs w:val="22"/>
          <w:lang w:val="es-BO"/>
        </w:rPr>
        <w:commentReference w:id="136"/>
      </w:r>
      <w:r w:rsidRPr="009460DB">
        <w:rPr>
          <w:rFonts w:ascii="Arial Narrow" w:hAnsi="Arial Narrow"/>
          <w:bCs/>
          <w:sz w:val="22"/>
          <w:szCs w:val="22"/>
          <w:lang w:val="es-BO"/>
        </w:rPr>
        <w:t xml:space="preserve"> (crédito, deducción, superdeducción, depreciación acelerada,);</w:t>
      </w:r>
      <w:ins w:id="138" w:author="Stagno Izaguirre, Daniel Alejandro" w:date="2026-06-18T16:34:00Z" w16du:dateUtc="2026-06-18T21:34:00Z">
        <w:r w:rsidR="000B060B">
          <w:rPr>
            <w:rFonts w:ascii="Arial Narrow" w:hAnsi="Arial Narrow"/>
            <w:bCs/>
            <w:sz w:val="22"/>
            <w:szCs w:val="22"/>
            <w:lang w:val="es-BO"/>
          </w:rPr>
          <w:t xml:space="preserve"> </w:t>
        </w:r>
      </w:ins>
    </w:p>
    <w:p w14:paraId="466545D4" w14:textId="60587BA2" w:rsidR="009460DB" w:rsidRPr="009460DB" w:rsidDel="000B060B" w:rsidRDefault="009460DB">
      <w:pPr>
        <w:jc w:val="both"/>
        <w:rPr>
          <w:del w:id="139" w:author="Stagno Izaguirre, Daniel Alejandro" w:date="2026-06-18T16:35:00Z" w16du:dateUtc="2026-06-18T21:35:00Z"/>
          <w:rFonts w:ascii="Arial Narrow" w:hAnsi="Arial Narrow"/>
          <w:bCs/>
          <w:sz w:val="22"/>
          <w:szCs w:val="22"/>
          <w:lang w:val="es-BO"/>
        </w:rPr>
        <w:pPrChange w:id="140" w:author="Stagno Izaguirre, Daniel Alejandro" w:date="2026-06-18T16:34:00Z" w16du:dateUtc="2026-06-18T21:34:00Z">
          <w:pPr>
            <w:numPr>
              <w:numId w:val="45"/>
            </w:numPr>
            <w:tabs>
              <w:tab w:val="num" w:pos="720"/>
            </w:tabs>
            <w:ind w:left="720" w:hanging="360"/>
            <w:jc w:val="both"/>
          </w:pPr>
        </w:pPrChange>
      </w:pPr>
      <w:r w:rsidRPr="009460DB">
        <w:rPr>
          <w:rFonts w:ascii="Arial Narrow" w:hAnsi="Arial Narrow"/>
          <w:bCs/>
          <w:sz w:val="22"/>
          <w:szCs w:val="22"/>
          <w:lang w:val="es-BO"/>
        </w:rPr>
        <w:t>la definición de actividades elegibles;</w:t>
      </w:r>
      <w:ins w:id="141" w:author="Stagno Izaguirre, Daniel Alejandro" w:date="2026-06-18T16:35:00Z" w16du:dateUtc="2026-06-18T21:35:00Z">
        <w:r w:rsidR="000B060B">
          <w:rPr>
            <w:rFonts w:ascii="Arial Narrow" w:hAnsi="Arial Narrow"/>
            <w:bCs/>
            <w:sz w:val="22"/>
            <w:szCs w:val="22"/>
            <w:lang w:val="es-BO"/>
          </w:rPr>
          <w:t xml:space="preserve"> </w:t>
        </w:r>
      </w:ins>
    </w:p>
    <w:p w14:paraId="3634BE8B" w14:textId="0DD5365F" w:rsidR="009460DB" w:rsidRPr="009460DB" w:rsidDel="000B060B" w:rsidRDefault="009460DB">
      <w:pPr>
        <w:jc w:val="both"/>
        <w:rPr>
          <w:del w:id="142" w:author="Stagno Izaguirre, Daniel Alejandro" w:date="2026-06-18T16:35:00Z" w16du:dateUtc="2026-06-18T21:35:00Z"/>
          <w:rFonts w:ascii="Arial Narrow" w:hAnsi="Arial Narrow"/>
          <w:bCs/>
          <w:sz w:val="22"/>
          <w:szCs w:val="22"/>
          <w:lang w:val="es-BO"/>
        </w:rPr>
        <w:pPrChange w:id="143" w:author="Stagno Izaguirre, Daniel Alejandro" w:date="2026-06-18T16:34:00Z" w16du:dateUtc="2026-06-18T21:34:00Z">
          <w:pPr>
            <w:numPr>
              <w:numId w:val="45"/>
            </w:numPr>
            <w:tabs>
              <w:tab w:val="num" w:pos="720"/>
            </w:tabs>
            <w:ind w:left="720" w:hanging="360"/>
            <w:jc w:val="both"/>
          </w:pPr>
        </w:pPrChange>
      </w:pPr>
      <w:r w:rsidRPr="009460DB">
        <w:rPr>
          <w:rFonts w:ascii="Arial Narrow" w:hAnsi="Arial Narrow"/>
          <w:bCs/>
          <w:sz w:val="22"/>
          <w:szCs w:val="22"/>
          <w:lang w:val="es-BO"/>
        </w:rPr>
        <w:t>el método de cálculo (volumen, incremental o híbrido);</w:t>
      </w:r>
      <w:ins w:id="144" w:author="Stagno Izaguirre, Daniel Alejandro" w:date="2026-06-18T16:35:00Z" w16du:dateUtc="2026-06-18T21:35:00Z">
        <w:r w:rsidR="000B060B">
          <w:rPr>
            <w:rFonts w:ascii="Arial Narrow" w:hAnsi="Arial Narrow"/>
            <w:bCs/>
            <w:sz w:val="22"/>
            <w:szCs w:val="22"/>
            <w:lang w:val="es-BO"/>
          </w:rPr>
          <w:t xml:space="preserve">  </w:t>
        </w:r>
      </w:ins>
    </w:p>
    <w:p w14:paraId="207E9CE3" w14:textId="13FB16EE" w:rsidR="009460DB" w:rsidRPr="009460DB" w:rsidDel="000B060B" w:rsidRDefault="009460DB">
      <w:pPr>
        <w:jc w:val="both"/>
        <w:rPr>
          <w:del w:id="145" w:author="Stagno Izaguirre, Daniel Alejandro" w:date="2026-06-18T16:35:00Z" w16du:dateUtc="2026-06-18T21:35:00Z"/>
          <w:rFonts w:ascii="Arial Narrow" w:hAnsi="Arial Narrow"/>
          <w:bCs/>
          <w:sz w:val="22"/>
          <w:szCs w:val="22"/>
          <w:lang w:val="es-BO"/>
        </w:rPr>
        <w:pPrChange w:id="146" w:author="Stagno Izaguirre, Daniel Alejandro" w:date="2026-06-18T16:35:00Z" w16du:dateUtc="2026-06-18T21:35:00Z">
          <w:pPr>
            <w:numPr>
              <w:numId w:val="45"/>
            </w:numPr>
            <w:tabs>
              <w:tab w:val="num" w:pos="720"/>
            </w:tabs>
            <w:ind w:left="720" w:hanging="360"/>
            <w:jc w:val="both"/>
          </w:pPr>
        </w:pPrChange>
      </w:pPr>
      <w:r w:rsidRPr="009460DB">
        <w:rPr>
          <w:rFonts w:ascii="Arial Narrow" w:hAnsi="Arial Narrow"/>
          <w:bCs/>
          <w:sz w:val="22"/>
          <w:szCs w:val="22"/>
          <w:lang w:val="es-BO"/>
        </w:rPr>
        <w:t>la generosidad y los límites;</w:t>
      </w:r>
      <w:ins w:id="147" w:author="Stagno Izaguirre, Daniel Alejandro" w:date="2026-06-18T16:35:00Z" w16du:dateUtc="2026-06-18T21:35:00Z">
        <w:r w:rsidR="000B060B">
          <w:rPr>
            <w:rFonts w:ascii="Arial Narrow" w:hAnsi="Arial Narrow"/>
            <w:bCs/>
            <w:sz w:val="22"/>
            <w:szCs w:val="22"/>
            <w:lang w:val="es-BO"/>
          </w:rPr>
          <w:t xml:space="preserve"> </w:t>
        </w:r>
      </w:ins>
    </w:p>
    <w:p w14:paraId="34556165" w14:textId="1191563C" w:rsidR="009460DB" w:rsidRPr="009460DB" w:rsidDel="000B060B" w:rsidRDefault="009460DB">
      <w:pPr>
        <w:jc w:val="both"/>
        <w:rPr>
          <w:del w:id="148" w:author="Stagno Izaguirre, Daniel Alejandro" w:date="2026-06-18T16:35:00Z" w16du:dateUtc="2026-06-18T21:35:00Z"/>
          <w:rFonts w:ascii="Arial Narrow" w:hAnsi="Arial Narrow"/>
          <w:bCs/>
          <w:sz w:val="22"/>
          <w:szCs w:val="22"/>
          <w:lang w:val="es-BO"/>
        </w:rPr>
        <w:pPrChange w:id="149" w:author="Stagno Izaguirre, Daniel Alejandro" w:date="2026-06-18T16:35:00Z" w16du:dateUtc="2026-06-18T21:35:00Z">
          <w:pPr>
            <w:numPr>
              <w:numId w:val="45"/>
            </w:numPr>
            <w:tabs>
              <w:tab w:val="num" w:pos="720"/>
            </w:tabs>
            <w:ind w:left="720" w:hanging="360"/>
            <w:jc w:val="both"/>
          </w:pPr>
        </w:pPrChange>
      </w:pPr>
      <w:r w:rsidRPr="009460DB">
        <w:rPr>
          <w:rFonts w:ascii="Arial Narrow" w:hAnsi="Arial Narrow"/>
          <w:bCs/>
          <w:sz w:val="22"/>
          <w:szCs w:val="22"/>
          <w:lang w:val="es-BO"/>
        </w:rPr>
        <w:t>el tratamiento de pérdidas y la reembolsabilidad;</w:t>
      </w:r>
      <w:ins w:id="150" w:author="Stagno Izaguirre, Daniel Alejandro" w:date="2026-06-18T16:35:00Z" w16du:dateUtc="2026-06-18T21:35:00Z">
        <w:r w:rsidR="000B060B">
          <w:rPr>
            <w:rFonts w:ascii="Arial Narrow" w:hAnsi="Arial Narrow"/>
            <w:bCs/>
            <w:sz w:val="22"/>
            <w:szCs w:val="22"/>
            <w:lang w:val="es-BO"/>
          </w:rPr>
          <w:t xml:space="preserve"> </w:t>
        </w:r>
      </w:ins>
    </w:p>
    <w:p w14:paraId="4A862A9F" w14:textId="534865E8" w:rsidR="009460DB" w:rsidRPr="009460DB" w:rsidRDefault="009460DB">
      <w:pPr>
        <w:jc w:val="both"/>
        <w:rPr>
          <w:rFonts w:ascii="Arial Narrow" w:hAnsi="Arial Narrow"/>
          <w:bCs/>
          <w:sz w:val="22"/>
          <w:szCs w:val="22"/>
          <w:lang w:val="es-BO"/>
        </w:rPr>
        <w:pPrChange w:id="151" w:author="Stagno Izaguirre, Daniel Alejandro" w:date="2026-06-18T16:35:00Z" w16du:dateUtc="2026-06-18T21:35:00Z">
          <w:pPr>
            <w:numPr>
              <w:numId w:val="45"/>
            </w:numPr>
            <w:tabs>
              <w:tab w:val="num" w:pos="720"/>
            </w:tabs>
            <w:ind w:left="720" w:hanging="360"/>
            <w:jc w:val="both"/>
          </w:pPr>
        </w:pPrChange>
      </w:pPr>
      <w:r w:rsidRPr="009460DB">
        <w:rPr>
          <w:rFonts w:ascii="Arial Narrow" w:hAnsi="Arial Narrow"/>
          <w:bCs/>
          <w:sz w:val="22"/>
          <w:szCs w:val="22"/>
          <w:lang w:val="es-BO"/>
        </w:rPr>
        <w:t>la diferenciación por tamaño, sector o colaboración;</w:t>
      </w:r>
      <w:commentRangeEnd w:id="137"/>
      <w:r w:rsidR="00703675">
        <w:rPr>
          <w:rStyle w:val="CommentReference"/>
          <w:rFonts w:ascii="Arial Narrow" w:hAnsi="Arial Narrow"/>
          <w:bCs/>
          <w:sz w:val="22"/>
          <w:szCs w:val="22"/>
          <w:lang w:val="es-BO"/>
        </w:rPr>
        <w:commentReference w:id="137"/>
      </w:r>
      <w:ins w:id="152" w:author="Stagno Izaguirre, Daniel Alejandro" w:date="2026-06-18T16:35:00Z" w16du:dateUtc="2026-06-18T21:35:00Z">
        <w:r w:rsidR="00737148">
          <w:rPr>
            <w:rFonts w:ascii="Arial Narrow" w:hAnsi="Arial Narrow"/>
            <w:bCs/>
            <w:sz w:val="22"/>
            <w:szCs w:val="22"/>
            <w:lang w:val="es-BO"/>
          </w:rPr>
          <w:t xml:space="preserve"> entre otros. </w:t>
        </w:r>
      </w:ins>
      <w:ins w:id="153" w:author="Stagno Izaguirre, Daniel Alejandro" w:date="2026-06-18T16:37:00Z" w16du:dateUtc="2026-06-18T21:37:00Z">
        <w:r w:rsidR="00A659EB" w:rsidRPr="00FB795F">
          <w:rPr>
            <w:rFonts w:ascii="Arial Narrow" w:hAnsi="Arial Narrow"/>
            <w:bCs/>
            <w:sz w:val="22"/>
            <w:szCs w:val="22"/>
            <w:highlight w:val="yellow"/>
            <w:lang w:val="es-BO"/>
            <w:rPrChange w:id="154" w:author="Stagno Izaguirre, Daniel Alejandro" w:date="2026-06-18T16:38:00Z" w16du:dateUtc="2026-06-18T21:38:00Z">
              <w:rPr>
                <w:rFonts w:ascii="Arial Narrow" w:hAnsi="Arial Narrow"/>
                <w:bCs/>
                <w:sz w:val="22"/>
                <w:szCs w:val="22"/>
                <w:lang w:val="es-BO"/>
              </w:rPr>
            </w:rPrChange>
          </w:rPr>
          <w:t xml:space="preserve">Incluir una frase de cierre sobre la importancia de </w:t>
        </w:r>
        <w:r w:rsidR="00FB795F" w:rsidRPr="00FB795F">
          <w:rPr>
            <w:rFonts w:ascii="Arial Narrow" w:hAnsi="Arial Narrow"/>
            <w:bCs/>
            <w:sz w:val="22"/>
            <w:szCs w:val="22"/>
            <w:highlight w:val="yellow"/>
            <w:lang w:val="es-BO"/>
            <w:rPrChange w:id="155" w:author="Stagno Izaguirre, Daniel Alejandro" w:date="2026-06-18T16:38:00Z" w16du:dateUtc="2026-06-18T21:38:00Z">
              <w:rPr>
                <w:rFonts w:ascii="Arial Narrow" w:hAnsi="Arial Narrow"/>
                <w:bCs/>
                <w:sz w:val="22"/>
                <w:szCs w:val="22"/>
                <w:lang w:val="es-BO"/>
              </w:rPr>
            </w:rPrChange>
          </w:rPr>
          <w:t>estos criterios para el diseño, y con base en esto, para el alcance, sostenibilidad, etc., del instrumento.</w:t>
        </w:r>
      </w:ins>
    </w:p>
    <w:p w14:paraId="057577B5" w14:textId="77777777" w:rsidR="00ED28BB" w:rsidRDefault="00ED28BB" w:rsidP="009460DB">
      <w:pPr>
        <w:jc w:val="both"/>
        <w:rPr>
          <w:ins w:id="156" w:author="Stagno Izaguirre, Daniel Alejandro" w:date="2026-06-11T16:51:00Z" w16du:dateUtc="2026-06-11T21:51:00Z"/>
          <w:rFonts w:ascii="Arial Narrow" w:hAnsi="Arial Narrow"/>
          <w:bCs/>
          <w:sz w:val="22"/>
          <w:szCs w:val="22"/>
          <w:lang w:val="es-BO"/>
        </w:rPr>
      </w:pPr>
    </w:p>
    <w:p w14:paraId="4D6CD06A" w14:textId="5EF2227D" w:rsidR="009460DB" w:rsidRPr="009460DB" w:rsidDel="006F3415" w:rsidRDefault="009460DB" w:rsidP="009460DB">
      <w:pPr>
        <w:jc w:val="both"/>
        <w:rPr>
          <w:del w:id="157" w:author="Stagno Izaguirre, Daniel Alejandro" w:date="2026-06-11T16:59:00Z" w16du:dateUtc="2026-06-11T21:59:00Z"/>
          <w:rFonts w:ascii="Arial Narrow" w:hAnsi="Arial Narrow"/>
          <w:bCs/>
          <w:sz w:val="22"/>
          <w:szCs w:val="22"/>
          <w:lang w:val="es-BO"/>
        </w:rPr>
      </w:pPr>
      <w:r w:rsidRPr="009460DB">
        <w:rPr>
          <w:rFonts w:ascii="Arial Narrow" w:hAnsi="Arial Narrow"/>
          <w:bCs/>
          <w:sz w:val="22"/>
          <w:szCs w:val="22"/>
          <w:lang w:val="es-BO"/>
        </w:rPr>
        <w:t xml:space="preserve">El análisis comparativo de </w:t>
      </w:r>
      <w:r w:rsidR="00F27C2C">
        <w:rPr>
          <w:rFonts w:ascii="Arial Narrow" w:hAnsi="Arial Narrow"/>
          <w:bCs/>
          <w:sz w:val="22"/>
          <w:szCs w:val="22"/>
          <w:lang w:val="es-BO"/>
        </w:rPr>
        <w:t xml:space="preserve">caso de </w:t>
      </w:r>
      <w:r w:rsidRPr="009460DB">
        <w:rPr>
          <w:rFonts w:ascii="Arial Narrow" w:hAnsi="Arial Narrow"/>
          <w:bCs/>
          <w:sz w:val="22"/>
          <w:szCs w:val="22"/>
          <w:lang w:val="es-BO"/>
        </w:rPr>
        <w:t>seis países —Colombia, Chile y Brasil en América Latina; Francia, España y Portugal en Europa— permite observar cómo distintas combinaciones de estos elementos configuran arquitecturas divergentes, aun cuando todas persiguen el mismo objetivo: incrementar el esfuerzo empresarial en I+D</w:t>
      </w:r>
      <w:r w:rsidR="004051ED">
        <w:rPr>
          <w:rFonts w:ascii="Arial Narrow" w:hAnsi="Arial Narrow"/>
          <w:bCs/>
          <w:sz w:val="22"/>
          <w:szCs w:val="22"/>
          <w:lang w:val="es-BO"/>
        </w:rPr>
        <w:t>+i</w:t>
      </w:r>
      <w:r w:rsidRPr="009460DB">
        <w:rPr>
          <w:rFonts w:ascii="Arial Narrow" w:hAnsi="Arial Narrow"/>
          <w:bCs/>
          <w:sz w:val="22"/>
          <w:szCs w:val="22"/>
          <w:lang w:val="es-BO"/>
        </w:rPr>
        <w:t>.</w:t>
      </w:r>
      <w:ins w:id="158" w:author="Stagno Izaguirre, Daniel Alejandro" w:date="2026-06-11T16:59:00Z" w16du:dateUtc="2026-06-11T21:59:00Z">
        <w:r w:rsidR="006F3415">
          <w:rPr>
            <w:rFonts w:ascii="Arial Narrow" w:hAnsi="Arial Narrow"/>
            <w:bCs/>
            <w:sz w:val="22"/>
            <w:szCs w:val="22"/>
            <w:lang w:val="es-BO"/>
          </w:rPr>
          <w:t xml:space="preserve"> </w:t>
        </w:r>
      </w:ins>
    </w:p>
    <w:p w14:paraId="63E3CDC2" w14:textId="77777777" w:rsidR="000237BE" w:rsidRPr="009460DB" w:rsidDel="006F3415" w:rsidRDefault="000237BE" w:rsidP="00762145">
      <w:pPr>
        <w:jc w:val="both"/>
        <w:rPr>
          <w:del w:id="159" w:author="Stagno Izaguirre, Daniel Alejandro" w:date="2026-06-11T16:59:00Z" w16du:dateUtc="2026-06-11T21:59:00Z"/>
          <w:rFonts w:ascii="Arial Narrow" w:hAnsi="Arial Narrow"/>
          <w:b/>
          <w:sz w:val="22"/>
          <w:szCs w:val="22"/>
          <w:lang w:val="es-BO"/>
        </w:rPr>
      </w:pPr>
    </w:p>
    <w:p w14:paraId="448D43B2" w14:textId="57584C22" w:rsidR="000237BE" w:rsidRPr="000A03C1" w:rsidRDefault="000A03C1" w:rsidP="00762145">
      <w:pPr>
        <w:jc w:val="both"/>
        <w:rPr>
          <w:rFonts w:ascii="Arial Narrow" w:hAnsi="Arial Narrow"/>
          <w:bCs/>
          <w:sz w:val="22"/>
          <w:szCs w:val="22"/>
          <w:lang w:val="es-BO"/>
        </w:rPr>
      </w:pPr>
      <w:r w:rsidRPr="000A03C1">
        <w:rPr>
          <w:rFonts w:ascii="Arial Narrow" w:hAnsi="Arial Narrow"/>
          <w:bCs/>
          <w:sz w:val="22"/>
          <w:szCs w:val="22"/>
          <w:lang w:val="es-BO"/>
        </w:rPr>
        <w:t>Este capítulo</w:t>
      </w:r>
      <w:del w:id="160" w:author="Stagno Izaguirre, Daniel Alejandro" w:date="2026-06-11T16:59:00Z" w16du:dateUtc="2026-06-11T21:59:00Z">
        <w:r w:rsidRPr="000A03C1" w:rsidDel="006F3415">
          <w:rPr>
            <w:rFonts w:ascii="Arial Narrow" w:hAnsi="Arial Narrow"/>
            <w:bCs/>
            <w:sz w:val="22"/>
            <w:szCs w:val="22"/>
            <w:lang w:val="es-BO"/>
          </w:rPr>
          <w:delText xml:space="preserve"> integra la revisión de literatura internacional con los estudios de caso nacionales, y</w:delText>
        </w:r>
      </w:del>
      <w:r w:rsidRPr="000A03C1">
        <w:rPr>
          <w:rFonts w:ascii="Arial Narrow" w:hAnsi="Arial Narrow"/>
          <w:bCs/>
          <w:sz w:val="22"/>
          <w:szCs w:val="22"/>
          <w:lang w:val="es-BO"/>
        </w:rPr>
        <w:t xml:space="preserve"> examina las principales decisiones de diseño que explican la heterogeneidad observada</w:t>
      </w:r>
      <w:ins w:id="161" w:author="Stagno Izaguirre, Daniel Alejandro" w:date="2026-06-11T16:59:00Z" w16du:dateUtc="2026-06-11T21:59:00Z">
        <w:r w:rsidR="006F3415">
          <w:rPr>
            <w:rFonts w:ascii="Arial Narrow" w:hAnsi="Arial Narrow"/>
            <w:bCs/>
            <w:sz w:val="22"/>
            <w:szCs w:val="22"/>
            <w:lang w:val="es-BO"/>
          </w:rPr>
          <w:t xml:space="preserve"> entre países</w:t>
        </w:r>
      </w:ins>
      <w:r w:rsidR="006472E2">
        <w:rPr>
          <w:rFonts w:ascii="Arial Narrow" w:hAnsi="Arial Narrow"/>
          <w:bCs/>
          <w:sz w:val="22"/>
          <w:szCs w:val="22"/>
          <w:lang w:val="es-BO"/>
        </w:rPr>
        <w:t>.</w:t>
      </w:r>
    </w:p>
    <w:p w14:paraId="31FFF5B2" w14:textId="77777777" w:rsidR="000A03C1" w:rsidRDefault="000A03C1" w:rsidP="00762145">
      <w:pPr>
        <w:jc w:val="both"/>
        <w:rPr>
          <w:rFonts w:ascii="Arial Narrow" w:hAnsi="Arial Narrow"/>
          <w:b/>
          <w:sz w:val="22"/>
          <w:szCs w:val="22"/>
          <w:lang w:val="es-419"/>
        </w:rPr>
      </w:pPr>
    </w:p>
    <w:p w14:paraId="5EE9F6FD" w14:textId="5F16623E" w:rsidR="000A03C1" w:rsidRPr="009D60CB" w:rsidRDefault="00B24662" w:rsidP="00B84DB6">
      <w:pPr>
        <w:pStyle w:val="Heading3"/>
        <w:rPr>
          <w:rFonts w:ascii="Arial Narrow" w:hAnsi="Arial Narrow"/>
          <w:b/>
          <w:bCs/>
          <w:color w:val="000000" w:themeColor="text1"/>
          <w:lang w:val="es-ES"/>
        </w:rPr>
      </w:pPr>
      <w:r w:rsidRPr="009D60CB">
        <w:rPr>
          <w:rFonts w:ascii="Arial Narrow" w:hAnsi="Arial Narrow"/>
          <w:b/>
          <w:bCs/>
          <w:color w:val="000000" w:themeColor="text1"/>
          <w:lang w:val="es-ES"/>
        </w:rPr>
        <w:t>1.</w:t>
      </w:r>
      <w:r>
        <w:rPr>
          <w:rFonts w:ascii="Arial Narrow" w:hAnsi="Arial Narrow"/>
          <w:b/>
          <w:bCs/>
          <w:color w:val="000000" w:themeColor="text1"/>
          <w:lang w:val="es-ES"/>
        </w:rPr>
        <w:t>1</w:t>
      </w:r>
      <w:r w:rsidRPr="009D60CB">
        <w:rPr>
          <w:rFonts w:ascii="Arial Narrow" w:hAnsi="Arial Narrow"/>
          <w:b/>
          <w:bCs/>
          <w:color w:val="000000" w:themeColor="text1"/>
          <w:lang w:val="es-ES"/>
        </w:rPr>
        <w:t xml:space="preserve"> Tipologías</w:t>
      </w:r>
      <w:r w:rsidR="000A03C1" w:rsidRPr="009D60CB">
        <w:rPr>
          <w:rFonts w:ascii="Arial Narrow" w:hAnsi="Arial Narrow"/>
          <w:b/>
          <w:bCs/>
          <w:color w:val="000000" w:themeColor="text1"/>
          <w:lang w:val="es-ES"/>
        </w:rPr>
        <w:t xml:space="preserve"> de incentivos tributarios</w:t>
      </w:r>
      <w:r w:rsidR="00E576B9" w:rsidRPr="009D60CB">
        <w:rPr>
          <w:rFonts w:ascii="Arial Narrow" w:hAnsi="Arial Narrow"/>
          <w:b/>
          <w:bCs/>
          <w:color w:val="000000" w:themeColor="text1"/>
          <w:lang w:val="es-ES"/>
        </w:rPr>
        <w:t>: el menú de opciones de política</w:t>
      </w:r>
    </w:p>
    <w:p w14:paraId="043019A5" w14:textId="77777777" w:rsidR="00B453F0" w:rsidRDefault="00B453F0" w:rsidP="000A03C1">
      <w:pPr>
        <w:jc w:val="both"/>
        <w:rPr>
          <w:rFonts w:ascii="Arial Narrow" w:hAnsi="Arial Narrow" w:cs="Arial"/>
          <w:sz w:val="22"/>
          <w:szCs w:val="22"/>
          <w:lang w:val="es-BO"/>
        </w:rPr>
      </w:pPr>
    </w:p>
    <w:p w14:paraId="799A8ED9" w14:textId="5D84B60D" w:rsidR="00B453F0" w:rsidRPr="00B453F0" w:rsidRDefault="00B453F0" w:rsidP="000A03C1">
      <w:pPr>
        <w:jc w:val="both"/>
        <w:rPr>
          <w:rFonts w:ascii="Arial Narrow" w:hAnsi="Arial Narrow" w:cs="Arial"/>
          <w:sz w:val="22"/>
          <w:szCs w:val="22"/>
          <w:lang w:val="es-BO"/>
        </w:rPr>
      </w:pPr>
      <w:commentRangeStart w:id="162"/>
      <w:r w:rsidRPr="00B453F0">
        <w:rPr>
          <w:rFonts w:ascii="Arial Narrow" w:hAnsi="Arial Narrow" w:cs="Arial"/>
          <w:sz w:val="22"/>
          <w:szCs w:val="22"/>
          <w:lang w:val="es-BO"/>
        </w:rPr>
        <w:t>La literatura</w:t>
      </w:r>
      <w:ins w:id="163" w:author="Stagno Izaguirre, Daniel Alejandro" w:date="2026-06-11T17:00:00Z" w16du:dateUtc="2026-06-11T22:00:00Z">
        <w:r w:rsidR="00536316">
          <w:rPr>
            <w:rFonts w:ascii="Arial Narrow" w:hAnsi="Arial Narrow" w:cs="Arial"/>
            <w:sz w:val="22"/>
            <w:szCs w:val="22"/>
            <w:lang w:val="es-BO"/>
          </w:rPr>
          <w:t xml:space="preserve"> de incentivos fiscales para la CTI</w:t>
        </w:r>
      </w:ins>
      <w:r w:rsidRPr="00B453F0">
        <w:rPr>
          <w:rFonts w:ascii="Arial Narrow" w:hAnsi="Arial Narrow" w:cs="Arial"/>
          <w:sz w:val="22"/>
          <w:szCs w:val="22"/>
          <w:lang w:val="es-BO"/>
        </w:rPr>
        <w:t xml:space="preserve"> distingue dos grandes familias de </w:t>
      </w:r>
      <w:del w:id="164" w:author="Stagno Izaguirre, Daniel Alejandro" w:date="2026-06-11T17:01:00Z" w16du:dateUtc="2026-06-11T22:01:00Z">
        <w:r w:rsidRPr="00B453F0" w:rsidDel="00536316">
          <w:rPr>
            <w:rFonts w:ascii="Arial Narrow" w:hAnsi="Arial Narrow" w:cs="Arial"/>
            <w:sz w:val="22"/>
            <w:szCs w:val="22"/>
            <w:lang w:val="es-BO"/>
          </w:rPr>
          <w:delText>incentivos fiscales</w:delText>
        </w:r>
      </w:del>
      <w:ins w:id="165" w:author="Stagno Izaguirre, Daniel Alejandro" w:date="2026-06-11T17:01:00Z" w16du:dateUtc="2026-06-11T22:01:00Z">
        <w:r w:rsidR="00536316">
          <w:rPr>
            <w:rFonts w:ascii="Arial Narrow" w:hAnsi="Arial Narrow" w:cs="Arial"/>
            <w:sz w:val="22"/>
            <w:szCs w:val="22"/>
            <w:lang w:val="es-BO"/>
          </w:rPr>
          <w:t>instrumentos</w:t>
        </w:r>
      </w:ins>
      <w:commentRangeEnd w:id="162"/>
      <w:r w:rsidR="00310B27" w:rsidRPr="00B453F0">
        <w:rPr>
          <w:rStyle w:val="CommentReference"/>
          <w:rFonts w:ascii="Arial Narrow" w:hAnsi="Arial Narrow" w:cs="Arial"/>
          <w:sz w:val="22"/>
          <w:szCs w:val="22"/>
          <w:lang w:val="es-BO"/>
        </w:rPr>
        <w:commentReference w:id="162"/>
      </w:r>
      <w:r w:rsidRPr="00B453F0">
        <w:rPr>
          <w:rFonts w:ascii="Arial Narrow" w:hAnsi="Arial Narrow" w:cs="Arial"/>
          <w:sz w:val="22"/>
          <w:szCs w:val="22"/>
          <w:lang w:val="es-BO"/>
        </w:rPr>
        <w:t xml:space="preserve">: </w:t>
      </w:r>
      <w:del w:id="166" w:author="Stagno Izaguirre, Daniel Alejandro" w:date="2026-06-11T17:19:00Z" w16du:dateUtc="2026-06-11T22:19:00Z">
        <w:r w:rsidRPr="00B453F0" w:rsidDel="008E1B92">
          <w:rPr>
            <w:rFonts w:ascii="Arial Narrow" w:hAnsi="Arial Narrow" w:cs="Arial"/>
            <w:sz w:val="22"/>
            <w:szCs w:val="22"/>
            <w:lang w:val="es-BO"/>
          </w:rPr>
          <w:delText xml:space="preserve">los basados en el gasto en I+D y </w:delText>
        </w:r>
      </w:del>
      <w:r w:rsidRPr="00B453F0">
        <w:rPr>
          <w:rFonts w:ascii="Arial Narrow" w:hAnsi="Arial Narrow" w:cs="Arial"/>
          <w:sz w:val="22"/>
          <w:szCs w:val="22"/>
          <w:lang w:val="es-BO"/>
        </w:rPr>
        <w:t>los basados en los ingresos derivados de propiedad intelectual</w:t>
      </w:r>
      <w:ins w:id="167" w:author="Stagno Izaguirre, Daniel Alejandro" w:date="2026-06-11T17:20:00Z" w16du:dateUtc="2026-06-11T22:20:00Z">
        <w:r w:rsidR="008E1B92">
          <w:rPr>
            <w:rFonts w:ascii="Arial Narrow" w:hAnsi="Arial Narrow" w:cs="Arial"/>
            <w:sz w:val="22"/>
            <w:szCs w:val="22"/>
            <w:lang w:val="es-BO"/>
          </w:rPr>
          <w:t xml:space="preserve"> y </w:t>
        </w:r>
        <w:r w:rsidR="008E1B92" w:rsidRPr="00B453F0">
          <w:rPr>
            <w:rFonts w:ascii="Arial Narrow" w:hAnsi="Arial Narrow" w:cs="Arial"/>
            <w:sz w:val="22"/>
            <w:szCs w:val="22"/>
            <w:lang w:val="es-BO"/>
          </w:rPr>
          <w:t>los basados en el gasto en I+D</w:t>
        </w:r>
      </w:ins>
      <w:r w:rsidRPr="00B453F0">
        <w:rPr>
          <w:rFonts w:ascii="Arial Narrow" w:hAnsi="Arial Narrow" w:cs="Arial"/>
          <w:sz w:val="22"/>
          <w:szCs w:val="22"/>
          <w:lang w:val="es-BO"/>
        </w:rPr>
        <w:t>. Dentro de estas categorías, existe una diversidad de instrumentos que pueden combinarse.</w:t>
      </w:r>
    </w:p>
    <w:p w14:paraId="71D3EE87" w14:textId="77777777" w:rsidR="000A03C1" w:rsidRDefault="000A03C1" w:rsidP="00762145">
      <w:pPr>
        <w:jc w:val="both"/>
        <w:rPr>
          <w:ins w:id="168" w:author="Stagno Izaguirre, Daniel Alejandro" w:date="2026-06-11T17:18:00Z" w16du:dateUtc="2026-06-11T22:18:00Z"/>
          <w:rFonts w:ascii="Arial Narrow" w:hAnsi="Arial Narrow"/>
          <w:b/>
          <w:sz w:val="22"/>
          <w:szCs w:val="22"/>
          <w:lang w:val="es-419"/>
        </w:rPr>
      </w:pPr>
    </w:p>
    <w:p w14:paraId="1041C57A" w14:textId="0E283F65" w:rsidR="003E3A7C" w:rsidRPr="00B838FB" w:rsidRDefault="00B838FB" w:rsidP="003E3A7C">
      <w:pPr>
        <w:jc w:val="both"/>
        <w:rPr>
          <w:ins w:id="169" w:author="Stagno Izaguirre, Daniel Alejandro" w:date="2026-06-11T17:18:00Z" w16du:dateUtc="2026-06-11T22:18:00Z"/>
          <w:rFonts w:ascii="Arial Narrow" w:hAnsi="Arial Narrow" w:cs="Arial"/>
          <w:sz w:val="22"/>
          <w:szCs w:val="22"/>
          <w:lang w:val="es-BO"/>
        </w:rPr>
      </w:pPr>
      <w:ins w:id="170" w:author="Stagno Izaguirre, Daniel Alejandro" w:date="2026-06-11T17:18:00Z" w16du:dateUtc="2026-06-11T22:18:00Z">
        <w:r w:rsidRPr="008E1B92">
          <w:rPr>
            <w:rFonts w:ascii="Arial Narrow" w:hAnsi="Arial Narrow"/>
            <w:b/>
            <w:sz w:val="22"/>
            <w:szCs w:val="22"/>
            <w:lang w:val="es-419"/>
          </w:rPr>
          <w:t>Los incentivos basados en ingresos</w:t>
        </w:r>
        <w:r w:rsidR="003E3A7C" w:rsidRPr="00B838FB">
          <w:rPr>
            <w:rFonts w:ascii="Arial Narrow" w:hAnsi="Arial Narrow"/>
            <w:bCs/>
            <w:sz w:val="22"/>
            <w:szCs w:val="22"/>
            <w:lang w:val="es-BO"/>
          </w:rPr>
          <w:t xml:space="preserve"> aplican</w:t>
        </w:r>
        <w:r w:rsidR="003E3A7C" w:rsidRPr="00263D67">
          <w:rPr>
            <w:rFonts w:ascii="Arial Narrow" w:hAnsi="Arial Narrow"/>
            <w:bCs/>
            <w:sz w:val="22"/>
            <w:szCs w:val="22"/>
            <w:lang w:val="es-BO"/>
          </w:rPr>
          <w:t xml:space="preserve"> tasas reducidas a ingresos derivados de propiedad intelectual</w:t>
        </w:r>
        <w:r w:rsidR="003E3A7C">
          <w:rPr>
            <w:rFonts w:ascii="Arial Narrow" w:hAnsi="Arial Narrow"/>
            <w:bCs/>
            <w:sz w:val="22"/>
            <w:szCs w:val="22"/>
            <w:lang w:val="es-BO"/>
          </w:rPr>
          <w:t xml:space="preserve">. Entre estos, el más usado es el régimen </w:t>
        </w:r>
        <w:r w:rsidR="003E3A7C" w:rsidRPr="00F9056B">
          <w:rPr>
            <w:rFonts w:ascii="Arial Narrow" w:hAnsi="Arial Narrow" w:cs="Arial"/>
            <w:sz w:val="22"/>
            <w:szCs w:val="22"/>
            <w:lang w:val="es-BO"/>
          </w:rPr>
          <w:t xml:space="preserve">de </w:t>
        </w:r>
        <w:r w:rsidR="003E3A7C" w:rsidRPr="00F9056B">
          <w:rPr>
            <w:rFonts w:ascii="Arial Narrow" w:hAnsi="Arial Narrow" w:cs="Arial"/>
            <w:b/>
            <w:bCs/>
            <w:sz w:val="22"/>
            <w:szCs w:val="22"/>
            <w:lang w:val="es-BO"/>
          </w:rPr>
          <w:t>Patent Box</w:t>
        </w:r>
        <w:r w:rsidR="003E3A7C" w:rsidRPr="00F9056B">
          <w:rPr>
            <w:rFonts w:ascii="Arial Narrow" w:hAnsi="Arial Narrow" w:cs="Arial"/>
            <w:sz w:val="22"/>
            <w:szCs w:val="22"/>
            <w:lang w:val="es-BO"/>
          </w:rPr>
          <w:t xml:space="preserve"> —también conocido como regímenes de caja de propiedad intelectual (PI)</w:t>
        </w:r>
        <w:r w:rsidR="003E3A7C">
          <w:rPr>
            <w:rFonts w:ascii="Arial Narrow" w:hAnsi="Arial Narrow" w:cs="Arial"/>
            <w:sz w:val="22"/>
            <w:szCs w:val="22"/>
            <w:lang w:val="es-BO"/>
          </w:rPr>
          <w:t xml:space="preserve"> </w:t>
        </w:r>
        <w:r w:rsidR="003E3A7C" w:rsidRPr="00E529BF">
          <w:rPr>
            <w:rFonts w:ascii="Arial Narrow" w:hAnsi="Arial Narrow" w:cs="Arial"/>
            <w:sz w:val="22"/>
            <w:szCs w:val="22"/>
            <w:lang w:val="es-BO"/>
          </w:rPr>
          <w:t xml:space="preserve">surgieron en países como los Países Bajos y fueron adoptados posteriormente por varios miembros de la OCDE (por ejemplo, Reino Unido, Bélgica, Luxemburgo y Francia). Su objetivo es fomentar la I+D nacional y mantener dentro de las fronteras nacionales la propiedad intelectual valiosa, gravando los ingresos calificados por PI a tasas reducidas—en algunos casos, tan bajas como del 5 al 10% </w:t>
        </w:r>
      </w:ins>
      <w:customXmlInsRangeStart w:id="171" w:author="Stagno Izaguirre, Daniel Alejandro" w:date="2026-06-11T17:18:00Z"/>
      <w:sdt>
        <w:sdtPr>
          <w:rPr>
            <w:rFonts w:ascii="Arial Narrow" w:hAnsi="Arial Narrow" w:cs="Arial"/>
            <w:sz w:val="22"/>
            <w:szCs w:val="22"/>
            <w:lang w:val="es-BO"/>
          </w:rPr>
          <w:id w:val="-1238320729"/>
          <w:citation/>
        </w:sdtPr>
        <w:sdtEndPr/>
        <w:sdtContent>
          <w:customXmlInsRangeEnd w:id="171"/>
          <w:ins w:id="172" w:author="Stagno Izaguirre, Daniel Alejandro" w:date="2026-06-11T17:18:00Z" w16du:dateUtc="2026-06-11T22:18:00Z">
            <w:r w:rsidR="003E3A7C">
              <w:rPr>
                <w:rFonts w:ascii="Arial Narrow" w:hAnsi="Arial Narrow" w:cs="Arial"/>
                <w:sz w:val="22"/>
                <w:szCs w:val="22"/>
                <w:lang w:val="es-BO"/>
              </w:rPr>
              <w:fldChar w:fldCharType="begin"/>
            </w:r>
            <w:r w:rsidR="003E3A7C">
              <w:rPr>
                <w:rFonts w:ascii="Arial Narrow" w:hAnsi="Arial Narrow" w:cs="Arial"/>
                <w:sz w:val="22"/>
                <w:szCs w:val="22"/>
                <w:lang w:val="es-BO"/>
              </w:rPr>
              <w:instrText xml:space="preserve"> CITATION App16 \l 16394 </w:instrText>
            </w:r>
            <w:r w:rsidR="003E3A7C">
              <w:rPr>
                <w:rFonts w:ascii="Arial Narrow" w:hAnsi="Arial Narrow" w:cs="Arial"/>
                <w:sz w:val="22"/>
                <w:szCs w:val="22"/>
                <w:lang w:val="es-BO"/>
              </w:rPr>
              <w:fldChar w:fldCharType="separate"/>
            </w:r>
            <w:r w:rsidR="003E3A7C" w:rsidRPr="00A07AAD">
              <w:rPr>
                <w:rFonts w:ascii="Arial Narrow" w:hAnsi="Arial Narrow" w:cs="Arial"/>
                <w:noProof/>
                <w:sz w:val="22"/>
                <w:szCs w:val="22"/>
                <w:lang w:val="es-BO"/>
              </w:rPr>
              <w:t>(Appelt, S. et al., 2016)</w:t>
            </w:r>
            <w:r w:rsidR="003E3A7C">
              <w:rPr>
                <w:rFonts w:ascii="Arial Narrow" w:hAnsi="Arial Narrow" w:cs="Arial"/>
                <w:sz w:val="22"/>
                <w:szCs w:val="22"/>
                <w:lang w:val="es-BO"/>
              </w:rPr>
              <w:fldChar w:fldCharType="end"/>
            </w:r>
          </w:ins>
          <w:customXmlInsRangeStart w:id="173" w:author="Stagno Izaguirre, Daniel Alejandro" w:date="2026-06-11T17:18:00Z"/>
        </w:sdtContent>
      </w:sdt>
      <w:customXmlInsRangeEnd w:id="173"/>
      <w:ins w:id="174" w:author="Stagno Izaguirre, Daniel Alejandro" w:date="2026-06-11T17:18:00Z" w16du:dateUtc="2026-06-11T22:18:00Z">
        <w:r w:rsidR="003E3A7C">
          <w:rPr>
            <w:rFonts w:ascii="Arial Narrow" w:hAnsi="Arial Narrow" w:cs="Arial"/>
            <w:sz w:val="22"/>
            <w:szCs w:val="22"/>
            <w:lang w:val="es-BO"/>
          </w:rPr>
          <w:t>.</w:t>
        </w:r>
      </w:ins>
      <w:ins w:id="175" w:author="Stagno Izaguirre, Daniel Alejandro" w:date="2026-06-11T17:19:00Z" w16du:dateUtc="2026-06-11T22:19:00Z">
        <w:r>
          <w:rPr>
            <w:rFonts w:ascii="Arial Narrow" w:hAnsi="Arial Narrow" w:cs="Arial"/>
            <w:sz w:val="22"/>
            <w:szCs w:val="22"/>
            <w:lang w:val="es-BO"/>
          </w:rPr>
          <w:t xml:space="preserve"> </w:t>
        </w:r>
      </w:ins>
      <w:ins w:id="176" w:author="Stagno Izaguirre, Daniel Alejandro" w:date="2026-06-11T17:18:00Z" w16du:dateUtc="2026-06-11T22:18:00Z">
        <w:r w:rsidR="003E3A7C" w:rsidRPr="006A67E0">
          <w:rPr>
            <w:rFonts w:ascii="Arial Narrow" w:hAnsi="Arial Narrow"/>
            <w:bCs/>
            <w:sz w:val="22"/>
            <w:szCs w:val="22"/>
            <w:lang w:val="es-BO"/>
          </w:rPr>
          <w:t xml:space="preserve">Entre los seis países analizados </w:t>
        </w:r>
        <w:r w:rsidR="003E3A7C">
          <w:rPr>
            <w:rFonts w:ascii="Arial Narrow" w:hAnsi="Arial Narrow"/>
            <w:bCs/>
            <w:sz w:val="22"/>
            <w:szCs w:val="22"/>
            <w:lang w:val="es-BO"/>
          </w:rPr>
          <w:t xml:space="preserve">en los estudios de caso, los europeos (Francia, España y Portugal) incorporan régimenes de patent box complementarios a sus esquemas de créditos tributarios. En contraste, los sudamericanos (Brasil, Chile y Colombia) todavía no incorporan este tipo de incentivos. </w:t>
        </w:r>
      </w:ins>
    </w:p>
    <w:p w14:paraId="34202810" w14:textId="77777777" w:rsidR="003E3A7C" w:rsidRPr="003E3A7C" w:rsidDel="008E1B92" w:rsidRDefault="003E3A7C" w:rsidP="00762145">
      <w:pPr>
        <w:jc w:val="both"/>
        <w:rPr>
          <w:del w:id="177" w:author="Stagno Izaguirre, Daniel Alejandro" w:date="2026-06-11T17:20:00Z" w16du:dateUtc="2026-06-11T22:20:00Z"/>
          <w:rFonts w:ascii="Arial Narrow" w:hAnsi="Arial Narrow"/>
          <w:b/>
          <w:sz w:val="22"/>
          <w:szCs w:val="22"/>
          <w:lang w:val="es-BO"/>
          <w:rPrChange w:id="178" w:author="Stagno Izaguirre, Daniel Alejandro" w:date="2026-06-11T17:18:00Z" w16du:dateUtc="2026-06-11T22:18:00Z">
            <w:rPr>
              <w:del w:id="179" w:author="Stagno Izaguirre, Daniel Alejandro" w:date="2026-06-11T17:20:00Z" w16du:dateUtc="2026-06-11T22:20:00Z"/>
              <w:rFonts w:ascii="Arial Narrow" w:hAnsi="Arial Narrow"/>
              <w:b/>
              <w:sz w:val="22"/>
              <w:szCs w:val="22"/>
              <w:lang w:val="es-419"/>
            </w:rPr>
          </w:rPrChange>
        </w:rPr>
      </w:pPr>
    </w:p>
    <w:p w14:paraId="425B25DF" w14:textId="10FD91EA" w:rsidR="0088583C" w:rsidDel="008E1B92" w:rsidRDefault="00E56D0F" w:rsidP="00762145">
      <w:pPr>
        <w:jc w:val="both"/>
        <w:rPr>
          <w:del w:id="180" w:author="Stagno Izaguirre, Daniel Alejandro" w:date="2026-06-11T17:20:00Z" w16du:dateUtc="2026-06-11T22:20:00Z"/>
          <w:rFonts w:ascii="Arial Narrow" w:hAnsi="Arial Narrow"/>
          <w:b/>
          <w:sz w:val="22"/>
          <w:szCs w:val="22"/>
          <w:lang w:val="es-419"/>
        </w:rPr>
      </w:pPr>
      <w:del w:id="181" w:author="Stagno Izaguirre, Daniel Alejandro" w:date="2026-06-11T17:20:00Z" w16du:dateUtc="2026-06-11T22:20:00Z">
        <w:r w:rsidDel="008E1B92">
          <w:rPr>
            <w:rFonts w:ascii="Arial Narrow" w:hAnsi="Arial Narrow"/>
            <w:b/>
            <w:sz w:val="22"/>
            <w:szCs w:val="22"/>
            <w:lang w:val="es-419"/>
          </w:rPr>
          <w:delText>1.1</w:delText>
        </w:r>
        <w:r w:rsidR="005535D9" w:rsidDel="008E1B92">
          <w:rPr>
            <w:rFonts w:ascii="Arial Narrow" w:hAnsi="Arial Narrow"/>
            <w:b/>
            <w:sz w:val="22"/>
            <w:szCs w:val="22"/>
            <w:lang w:val="es-419"/>
          </w:rPr>
          <w:delText>.1</w:delText>
        </w:r>
        <w:r w:rsidDel="008E1B92">
          <w:rPr>
            <w:rFonts w:ascii="Arial Narrow" w:hAnsi="Arial Narrow"/>
            <w:b/>
            <w:sz w:val="22"/>
            <w:szCs w:val="22"/>
            <w:lang w:val="es-419"/>
          </w:rPr>
          <w:delText xml:space="preserve"> </w:delText>
        </w:r>
        <w:r w:rsidR="0088583C" w:rsidDel="008E1B92">
          <w:rPr>
            <w:rFonts w:ascii="Arial Narrow" w:hAnsi="Arial Narrow"/>
            <w:b/>
            <w:sz w:val="22"/>
            <w:szCs w:val="22"/>
            <w:lang w:val="es-419"/>
          </w:rPr>
          <w:delText xml:space="preserve">Incentivos basados en gasto. </w:delText>
        </w:r>
      </w:del>
    </w:p>
    <w:p w14:paraId="2ED6D86A" w14:textId="77777777" w:rsidR="0088583C" w:rsidRDefault="0088583C" w:rsidP="00762145">
      <w:pPr>
        <w:jc w:val="both"/>
        <w:rPr>
          <w:rFonts w:ascii="Arial Narrow" w:hAnsi="Arial Narrow"/>
          <w:b/>
          <w:sz w:val="22"/>
          <w:szCs w:val="22"/>
          <w:lang w:val="es-419"/>
        </w:rPr>
      </w:pPr>
    </w:p>
    <w:p w14:paraId="1479EE3C" w14:textId="683D6695" w:rsidR="0006337D" w:rsidRDefault="008E1B92" w:rsidP="00762145">
      <w:pPr>
        <w:jc w:val="both"/>
        <w:rPr>
          <w:rFonts w:ascii="Arial Narrow" w:hAnsi="Arial Narrow"/>
          <w:bCs/>
          <w:sz w:val="22"/>
          <w:szCs w:val="22"/>
          <w:lang w:val="es-BO"/>
        </w:rPr>
      </w:pPr>
      <w:ins w:id="182" w:author="Stagno Izaguirre, Daniel Alejandro" w:date="2026-06-11T17:20:00Z" w16du:dateUtc="2026-06-11T22:20:00Z">
        <w:r>
          <w:rPr>
            <w:rFonts w:ascii="Arial Narrow" w:hAnsi="Arial Narrow"/>
            <w:b/>
            <w:sz w:val="22"/>
            <w:szCs w:val="22"/>
            <w:lang w:val="es-419"/>
          </w:rPr>
          <w:t xml:space="preserve">Por su parte, </w:t>
        </w:r>
      </w:ins>
      <w:del w:id="183" w:author="Stagno Izaguirre, Daniel Alejandro" w:date="2026-06-11T17:20:00Z" w16du:dateUtc="2026-06-11T22:20:00Z">
        <w:r w:rsidR="0006337D" w:rsidRPr="009A5A6C" w:rsidDel="008E1B92">
          <w:rPr>
            <w:rFonts w:ascii="Arial Narrow" w:hAnsi="Arial Narrow"/>
            <w:b/>
            <w:sz w:val="22"/>
            <w:szCs w:val="22"/>
            <w:lang w:val="es-419"/>
          </w:rPr>
          <w:delText xml:space="preserve">Los </w:delText>
        </w:r>
      </w:del>
      <w:ins w:id="184" w:author="Stagno Izaguirre, Daniel Alejandro" w:date="2026-06-11T17:20:00Z" w16du:dateUtc="2026-06-11T22:20:00Z">
        <w:r>
          <w:rPr>
            <w:rFonts w:ascii="Arial Narrow" w:hAnsi="Arial Narrow"/>
            <w:b/>
            <w:sz w:val="22"/>
            <w:szCs w:val="22"/>
            <w:lang w:val="es-419"/>
          </w:rPr>
          <w:t>l</w:t>
        </w:r>
        <w:r w:rsidRPr="009A5A6C">
          <w:rPr>
            <w:rFonts w:ascii="Arial Narrow" w:hAnsi="Arial Narrow"/>
            <w:b/>
            <w:sz w:val="22"/>
            <w:szCs w:val="22"/>
            <w:lang w:val="es-419"/>
          </w:rPr>
          <w:t xml:space="preserve">os </w:t>
        </w:r>
      </w:ins>
      <w:r w:rsidR="0006337D" w:rsidRPr="009A5A6C">
        <w:rPr>
          <w:rFonts w:ascii="Arial Narrow" w:hAnsi="Arial Narrow"/>
          <w:b/>
          <w:sz w:val="22"/>
          <w:szCs w:val="22"/>
          <w:lang w:val="es-419"/>
        </w:rPr>
        <w:t>incentivos basa</w:t>
      </w:r>
      <w:r w:rsidR="009044C7" w:rsidRPr="009A5A6C">
        <w:rPr>
          <w:rFonts w:ascii="Arial Narrow" w:hAnsi="Arial Narrow"/>
          <w:b/>
          <w:sz w:val="22"/>
          <w:szCs w:val="22"/>
          <w:lang w:val="es-419"/>
        </w:rPr>
        <w:t>dos en gastos</w:t>
      </w:r>
      <w:del w:id="185" w:author="Stagno Izaguirre, Daniel Alejandro" w:date="2026-06-11T17:20:00Z" w16du:dateUtc="2026-06-11T22:20:00Z">
        <w:r w:rsidR="009044C7" w:rsidRPr="009A5A6C" w:rsidDel="008E1B92">
          <w:rPr>
            <w:rFonts w:ascii="Arial Narrow" w:hAnsi="Arial Narrow"/>
            <w:b/>
            <w:sz w:val="22"/>
            <w:szCs w:val="22"/>
            <w:lang w:val="es-419"/>
          </w:rPr>
          <w:delText xml:space="preserve"> son los </w:delText>
        </w:r>
        <w:r w:rsidR="00442028" w:rsidRPr="009A5A6C" w:rsidDel="008E1B92">
          <w:rPr>
            <w:rFonts w:ascii="Arial Narrow" w:hAnsi="Arial Narrow"/>
            <w:b/>
            <w:sz w:val="22"/>
            <w:szCs w:val="22"/>
            <w:lang w:val="es-BO"/>
          </w:rPr>
          <w:delText>más extendidos</w:delText>
        </w:r>
        <w:r w:rsidR="00E45CBC" w:rsidDel="008E1B92">
          <w:rPr>
            <w:rFonts w:ascii="Arial Narrow" w:hAnsi="Arial Narrow"/>
            <w:bCs/>
            <w:sz w:val="22"/>
            <w:szCs w:val="22"/>
            <w:lang w:val="es-BO"/>
          </w:rPr>
          <w:delText>.</w:delText>
        </w:r>
        <w:r w:rsidR="00CC3E81" w:rsidDel="008E1B92">
          <w:rPr>
            <w:rFonts w:ascii="Arial Narrow" w:hAnsi="Arial Narrow"/>
            <w:bCs/>
            <w:sz w:val="22"/>
            <w:szCs w:val="22"/>
            <w:lang w:val="es-BO"/>
          </w:rPr>
          <w:delText xml:space="preserve"> Estos</w:delText>
        </w:r>
      </w:del>
      <w:r w:rsidR="00CC3E81">
        <w:rPr>
          <w:rFonts w:ascii="Arial Narrow" w:hAnsi="Arial Narrow"/>
          <w:bCs/>
          <w:sz w:val="22"/>
          <w:szCs w:val="22"/>
          <w:lang w:val="es-BO"/>
        </w:rPr>
        <w:t xml:space="preserve"> otorgan </w:t>
      </w:r>
      <w:del w:id="186" w:author="Stagno Izaguirre, Daniel Alejandro" w:date="2026-06-11T17:04:00Z" w16du:dateUtc="2026-06-11T22:04:00Z">
        <w:r w:rsidR="00CC3E81" w:rsidDel="00A34719">
          <w:rPr>
            <w:rFonts w:ascii="Arial Narrow" w:hAnsi="Arial Narrow"/>
            <w:bCs/>
            <w:sz w:val="22"/>
            <w:szCs w:val="22"/>
            <w:lang w:val="es-BO"/>
          </w:rPr>
          <w:delText xml:space="preserve">un </w:delText>
        </w:r>
        <w:r w:rsidR="00CC3E81" w:rsidRPr="00CC3E81" w:rsidDel="00A34719">
          <w:rPr>
            <w:rFonts w:ascii="Arial Narrow" w:hAnsi="Arial Narrow"/>
            <w:bCs/>
            <w:sz w:val="22"/>
            <w:szCs w:val="22"/>
            <w:lang w:val="es-BO"/>
          </w:rPr>
          <w:delText xml:space="preserve">otorgan </w:delText>
        </w:r>
      </w:del>
      <w:r w:rsidR="00CC3E81" w:rsidRPr="00CC3E81">
        <w:rPr>
          <w:rFonts w:ascii="Arial Narrow" w:hAnsi="Arial Narrow"/>
          <w:bCs/>
          <w:sz w:val="22"/>
          <w:szCs w:val="22"/>
          <w:lang w:val="es-BO"/>
        </w:rPr>
        <w:t xml:space="preserve">un tratamiento fiscal favorable a los </w:t>
      </w:r>
      <w:del w:id="187" w:author="Stagno Izaguirre, Daniel Alejandro" w:date="2026-06-11T17:05:00Z" w16du:dateUtc="2026-06-11T22:05:00Z">
        <w:r w:rsidR="00CC3E81" w:rsidRPr="00CC3E81" w:rsidDel="00301740">
          <w:rPr>
            <w:rFonts w:ascii="Arial Narrow" w:hAnsi="Arial Narrow"/>
            <w:bCs/>
            <w:sz w:val="22"/>
            <w:szCs w:val="22"/>
            <w:lang w:val="es-BO"/>
          </w:rPr>
          <w:delText xml:space="preserve">costos </w:delText>
        </w:r>
      </w:del>
      <w:ins w:id="188" w:author="Stagno Izaguirre, Daniel Alejandro" w:date="2026-06-11T17:05:00Z" w16du:dateUtc="2026-06-11T22:05:00Z">
        <w:r w:rsidR="00301740">
          <w:rPr>
            <w:rFonts w:ascii="Arial Narrow" w:hAnsi="Arial Narrow"/>
            <w:bCs/>
            <w:sz w:val="22"/>
            <w:szCs w:val="22"/>
            <w:lang w:val="es-BO"/>
          </w:rPr>
          <w:t>gastos</w:t>
        </w:r>
        <w:r w:rsidR="00301740" w:rsidRPr="00CC3E81">
          <w:rPr>
            <w:rFonts w:ascii="Arial Narrow" w:hAnsi="Arial Narrow"/>
            <w:bCs/>
            <w:sz w:val="22"/>
            <w:szCs w:val="22"/>
            <w:lang w:val="es-BO"/>
          </w:rPr>
          <w:t xml:space="preserve"> </w:t>
        </w:r>
      </w:ins>
      <w:r w:rsidR="00CC3E81" w:rsidRPr="00CC3E81">
        <w:rPr>
          <w:rFonts w:ascii="Arial Narrow" w:hAnsi="Arial Narrow"/>
          <w:bCs/>
          <w:sz w:val="22"/>
          <w:szCs w:val="22"/>
          <w:lang w:val="es-BO"/>
        </w:rPr>
        <w:t>que las empresas incurren en actividades de I+D</w:t>
      </w:r>
      <w:r w:rsidR="002E4E8A">
        <w:rPr>
          <w:rFonts w:ascii="Arial Narrow" w:hAnsi="Arial Narrow"/>
          <w:bCs/>
          <w:sz w:val="22"/>
          <w:szCs w:val="22"/>
          <w:lang w:val="es-BO"/>
        </w:rPr>
        <w:t>+i</w:t>
      </w:r>
      <w:r w:rsidR="00CC3E81">
        <w:rPr>
          <w:rFonts w:ascii="Arial Narrow" w:hAnsi="Arial Narrow"/>
          <w:bCs/>
          <w:sz w:val="22"/>
          <w:szCs w:val="22"/>
          <w:lang w:val="es-BO"/>
        </w:rPr>
        <w:t>.</w:t>
      </w:r>
      <w:ins w:id="189" w:author="Stagno Izaguirre, Daniel Alejandro" w:date="2026-06-11T17:21:00Z" w16du:dateUtc="2026-06-11T22:21:00Z">
        <w:r>
          <w:rPr>
            <w:rFonts w:ascii="Arial Narrow" w:hAnsi="Arial Narrow"/>
            <w:bCs/>
            <w:sz w:val="22"/>
            <w:szCs w:val="22"/>
            <w:lang w:val="es-BO"/>
          </w:rPr>
          <w:t xml:space="preserve"> En general, este tipo de incentivos es el más usado;</w:t>
        </w:r>
      </w:ins>
      <w:del w:id="190" w:author="Stagno Izaguirre, Daniel Alejandro" w:date="2026-06-11T17:21:00Z" w16du:dateUtc="2026-06-11T22:21:00Z">
        <w:r w:rsidR="00CC3E81" w:rsidDel="008E1B92">
          <w:rPr>
            <w:rFonts w:ascii="Arial Narrow" w:hAnsi="Arial Narrow"/>
            <w:bCs/>
            <w:sz w:val="22"/>
            <w:szCs w:val="22"/>
            <w:lang w:val="es-BO"/>
          </w:rPr>
          <w:delText xml:space="preserve"> </w:delText>
        </w:r>
      </w:del>
      <w:ins w:id="191" w:author="Stagno Izaguirre, Daniel Alejandro" w:date="2026-06-11T17:07:00Z" w16du:dateUtc="2026-06-11T22:07:00Z">
        <w:r w:rsidR="00062EF8">
          <w:rPr>
            <w:rFonts w:ascii="Arial Narrow" w:hAnsi="Arial Narrow"/>
            <w:bCs/>
            <w:sz w:val="22"/>
            <w:szCs w:val="22"/>
            <w:lang w:val="es-BO"/>
          </w:rPr>
          <w:t xml:space="preserve"> </w:t>
        </w:r>
      </w:ins>
      <w:ins w:id="192" w:author="Stagno Izaguirre, Daniel Alejandro" w:date="2026-06-11T17:21:00Z" w16du:dateUtc="2026-06-11T22:21:00Z">
        <w:r>
          <w:rPr>
            <w:rFonts w:ascii="Arial Narrow" w:hAnsi="Arial Narrow"/>
            <w:bCs/>
            <w:sz w:val="22"/>
            <w:szCs w:val="22"/>
            <w:lang w:val="es-BO"/>
          </w:rPr>
          <w:t>l</w:t>
        </w:r>
      </w:ins>
      <w:ins w:id="193" w:author="Stagno Izaguirre, Daniel Alejandro" w:date="2026-06-11T17:07:00Z" w16du:dateUtc="2026-06-11T22:07:00Z">
        <w:r w:rsidR="00062EF8">
          <w:rPr>
            <w:rFonts w:ascii="Arial Narrow" w:hAnsi="Arial Narrow"/>
            <w:bCs/>
            <w:sz w:val="22"/>
            <w:szCs w:val="22"/>
            <w:lang w:val="es-BO"/>
          </w:rPr>
          <w:t xml:space="preserve">os países Latinoamericanos </w:t>
        </w:r>
      </w:ins>
      <w:ins w:id="194" w:author="Stagno Izaguirre, Daniel Alejandro" w:date="2026-06-11T17:21:00Z" w16du:dateUtc="2026-06-11T22:21:00Z">
        <w:r w:rsidR="00EB5FE6">
          <w:rPr>
            <w:rFonts w:ascii="Arial Narrow" w:hAnsi="Arial Narrow"/>
            <w:bCs/>
            <w:sz w:val="22"/>
            <w:szCs w:val="22"/>
            <w:lang w:val="es-BO"/>
          </w:rPr>
          <w:t xml:space="preserve">estudiados </w:t>
        </w:r>
        <w:r>
          <w:rPr>
            <w:rFonts w:ascii="Arial Narrow" w:hAnsi="Arial Narrow"/>
            <w:bCs/>
            <w:sz w:val="22"/>
            <w:szCs w:val="22"/>
            <w:lang w:val="es-BO"/>
          </w:rPr>
          <w:t>única</w:t>
        </w:r>
        <w:r w:rsidR="00EB5FE6">
          <w:rPr>
            <w:rFonts w:ascii="Arial Narrow" w:hAnsi="Arial Narrow"/>
            <w:bCs/>
            <w:sz w:val="22"/>
            <w:szCs w:val="22"/>
            <w:lang w:val="es-BO"/>
          </w:rPr>
          <w:t>mente usan este tipo</w:t>
        </w:r>
      </w:ins>
      <w:ins w:id="195" w:author="Stagno Izaguirre, Daniel Alejandro" w:date="2026-06-11T17:07:00Z" w16du:dateUtc="2026-06-11T22:07:00Z">
        <w:r w:rsidR="00062EF8">
          <w:rPr>
            <w:rFonts w:ascii="Arial Narrow" w:hAnsi="Arial Narrow"/>
            <w:bCs/>
            <w:sz w:val="22"/>
            <w:szCs w:val="22"/>
            <w:lang w:val="es-BO"/>
          </w:rPr>
          <w:t xml:space="preserve"> </w:t>
        </w:r>
      </w:ins>
      <w:ins w:id="196" w:author="Stagno Izaguirre, Daniel Alejandro" w:date="2026-06-11T17:22:00Z" w16du:dateUtc="2026-06-11T22:22:00Z">
        <w:r w:rsidR="00EB5FE6">
          <w:rPr>
            <w:rFonts w:ascii="Arial Narrow" w:hAnsi="Arial Narrow"/>
            <w:bCs/>
            <w:sz w:val="22"/>
            <w:szCs w:val="22"/>
            <w:lang w:val="es-BO"/>
          </w:rPr>
          <w:t xml:space="preserve">de incentivos </w:t>
        </w:r>
      </w:ins>
      <w:ins w:id="197" w:author="Stagno Izaguirre, Daniel Alejandro" w:date="2026-06-11T17:08:00Z" w16du:dateUtc="2026-06-11T22:08:00Z">
        <w:r w:rsidR="00062EF8">
          <w:rPr>
            <w:rFonts w:ascii="Arial Narrow" w:hAnsi="Arial Narrow"/>
            <w:bCs/>
            <w:sz w:val="22"/>
            <w:szCs w:val="22"/>
            <w:lang w:val="es-BO"/>
          </w:rPr>
          <w:t xml:space="preserve">tributarios </w:t>
        </w:r>
      </w:ins>
      <w:ins w:id="198" w:author="Stagno Izaguirre, Daniel Alejandro" w:date="2026-06-11T17:22:00Z" w16du:dateUtc="2026-06-11T22:22:00Z">
        <w:r w:rsidR="00EB5FE6">
          <w:rPr>
            <w:rFonts w:ascii="Arial Narrow" w:hAnsi="Arial Narrow"/>
            <w:bCs/>
            <w:sz w:val="22"/>
            <w:szCs w:val="22"/>
            <w:lang w:val="es-BO"/>
          </w:rPr>
          <w:t>para</w:t>
        </w:r>
      </w:ins>
      <w:ins w:id="199" w:author="Stagno Izaguirre, Daniel Alejandro" w:date="2026-06-11T17:08:00Z" w16du:dateUtc="2026-06-11T22:08:00Z">
        <w:r w:rsidR="00062EF8">
          <w:rPr>
            <w:rFonts w:ascii="Arial Narrow" w:hAnsi="Arial Narrow"/>
            <w:bCs/>
            <w:sz w:val="22"/>
            <w:szCs w:val="22"/>
            <w:lang w:val="es-BO"/>
          </w:rPr>
          <w:t xml:space="preserve"> la CTI </w:t>
        </w:r>
      </w:ins>
      <w:ins w:id="200" w:author="Stagno Izaguirre, Daniel Alejandro" w:date="2026-06-11T17:22:00Z" w16du:dateUtc="2026-06-11T22:22:00Z">
        <w:r w:rsidR="00EB5FE6">
          <w:rPr>
            <w:rFonts w:ascii="Arial Narrow" w:hAnsi="Arial Narrow"/>
            <w:bCs/>
            <w:sz w:val="22"/>
            <w:szCs w:val="22"/>
            <w:lang w:val="es-BO"/>
          </w:rPr>
          <w:t>y, aunque los países europeos combinan ambos tipos de ins</w:t>
        </w:r>
        <w:r w:rsidR="00697F9C">
          <w:rPr>
            <w:rFonts w:ascii="Arial Narrow" w:hAnsi="Arial Narrow"/>
            <w:bCs/>
            <w:sz w:val="22"/>
            <w:szCs w:val="22"/>
            <w:lang w:val="es-BO"/>
          </w:rPr>
          <w:t xml:space="preserve">trumentos, </w:t>
        </w:r>
      </w:ins>
      <w:ins w:id="201" w:author="Stagno Izaguirre, Daniel Alejandro" w:date="2026-06-11T17:23:00Z" w16du:dateUtc="2026-06-11T22:23:00Z">
        <w:r w:rsidR="00697F9C">
          <w:rPr>
            <w:rFonts w:ascii="Arial Narrow" w:hAnsi="Arial Narrow"/>
            <w:bCs/>
            <w:sz w:val="22"/>
            <w:szCs w:val="22"/>
            <w:lang w:val="es-BO"/>
          </w:rPr>
          <w:t>los incentivos basados en gasto son preponderantes</w:t>
        </w:r>
      </w:ins>
      <w:ins w:id="202" w:author="Stagno Izaguirre, Daniel Alejandro" w:date="2026-06-11T17:08:00Z" w16du:dateUtc="2026-06-11T22:08:00Z">
        <w:r w:rsidR="00062EF8">
          <w:rPr>
            <w:rFonts w:ascii="Arial Narrow" w:hAnsi="Arial Narrow"/>
            <w:bCs/>
            <w:sz w:val="22"/>
            <w:szCs w:val="22"/>
            <w:lang w:val="es-BO"/>
          </w:rPr>
          <w:t>.</w:t>
        </w:r>
      </w:ins>
      <w:del w:id="203" w:author="Stagno Izaguirre, Daniel Alejandro" w:date="2026-06-11T17:23:00Z" w16du:dateUtc="2026-06-11T22:23:00Z">
        <w:r w:rsidR="00E45CBC" w:rsidDel="00697F9C">
          <w:rPr>
            <w:rFonts w:ascii="Arial Narrow" w:hAnsi="Arial Narrow"/>
            <w:bCs/>
            <w:sz w:val="22"/>
            <w:szCs w:val="22"/>
            <w:lang w:val="es-BO"/>
          </w:rPr>
          <w:delText xml:space="preserve"> </w:delText>
        </w:r>
      </w:del>
      <w:del w:id="204" w:author="Stagno Izaguirre, Daniel Alejandro" w:date="2026-06-11T17:08:00Z" w16du:dateUtc="2026-06-11T22:08:00Z">
        <w:r w:rsidR="00A04BC5" w:rsidDel="00062EF8">
          <w:rPr>
            <w:rFonts w:ascii="Arial Narrow" w:hAnsi="Arial Narrow"/>
            <w:bCs/>
            <w:sz w:val="22"/>
            <w:szCs w:val="22"/>
            <w:lang w:val="es-BO"/>
          </w:rPr>
          <w:delText xml:space="preserve">Aunque </w:delText>
        </w:r>
      </w:del>
      <w:del w:id="205" w:author="Stagno Izaguirre, Daniel Alejandro" w:date="2026-06-11T17:23:00Z" w16du:dateUtc="2026-06-11T22:23:00Z">
        <w:r w:rsidR="001E60D2" w:rsidDel="00697F9C">
          <w:rPr>
            <w:rFonts w:ascii="Arial Narrow" w:hAnsi="Arial Narrow"/>
            <w:bCs/>
            <w:sz w:val="22"/>
            <w:szCs w:val="22"/>
            <w:lang w:val="es-BO"/>
          </w:rPr>
          <w:delText xml:space="preserve">los países europeos </w:delText>
        </w:r>
        <w:r w:rsidR="00976FAD" w:rsidDel="00697F9C">
          <w:rPr>
            <w:rFonts w:ascii="Arial Narrow" w:hAnsi="Arial Narrow"/>
            <w:bCs/>
            <w:sz w:val="22"/>
            <w:szCs w:val="22"/>
            <w:lang w:val="es-BO"/>
          </w:rPr>
          <w:delText xml:space="preserve">estudiados </w:delText>
        </w:r>
      </w:del>
      <w:del w:id="206" w:author="Stagno Izaguirre, Daniel Alejandro" w:date="2026-06-11T17:08:00Z" w16du:dateUtc="2026-06-11T22:08:00Z">
        <w:r w:rsidR="001E60D2" w:rsidDel="00426366">
          <w:rPr>
            <w:rFonts w:ascii="Arial Narrow" w:hAnsi="Arial Narrow"/>
            <w:bCs/>
            <w:sz w:val="22"/>
            <w:szCs w:val="22"/>
            <w:lang w:val="es-BO"/>
          </w:rPr>
          <w:delText>t</w:delText>
        </w:r>
        <w:r w:rsidR="0050011D" w:rsidDel="00426366">
          <w:rPr>
            <w:rFonts w:ascii="Arial Narrow" w:hAnsi="Arial Narrow"/>
            <w:bCs/>
            <w:sz w:val="22"/>
            <w:szCs w:val="22"/>
            <w:lang w:val="es-BO"/>
          </w:rPr>
          <w:delText xml:space="preserve">ienen </w:delText>
        </w:r>
        <w:r w:rsidR="00A93CC1" w:rsidDel="00426366">
          <w:rPr>
            <w:rFonts w:ascii="Arial Narrow" w:hAnsi="Arial Narrow"/>
            <w:bCs/>
            <w:sz w:val="22"/>
            <w:szCs w:val="22"/>
            <w:lang w:val="es-BO"/>
          </w:rPr>
          <w:delText xml:space="preserve">esquemas de </w:delText>
        </w:r>
      </w:del>
      <w:del w:id="207" w:author="Stagno Izaguirre, Daniel Alejandro" w:date="2026-06-11T17:23:00Z" w16du:dateUtc="2026-06-11T22:23:00Z">
        <w:r w:rsidR="00A93CC1" w:rsidDel="00697F9C">
          <w:rPr>
            <w:rFonts w:ascii="Arial Narrow" w:hAnsi="Arial Narrow"/>
            <w:bCs/>
            <w:sz w:val="22"/>
            <w:szCs w:val="22"/>
            <w:lang w:val="es-BO"/>
          </w:rPr>
          <w:delText>incentivos basados</w:delText>
        </w:r>
        <w:r w:rsidR="00E55449" w:rsidDel="00697F9C">
          <w:rPr>
            <w:rFonts w:ascii="Arial Narrow" w:hAnsi="Arial Narrow"/>
            <w:bCs/>
            <w:sz w:val="22"/>
            <w:szCs w:val="22"/>
            <w:lang w:val="es-BO"/>
          </w:rPr>
          <w:delText xml:space="preserve"> en ingresos</w:delText>
        </w:r>
      </w:del>
      <w:del w:id="208" w:author="Stagno Izaguirre, Daniel Alejandro" w:date="2026-06-11T17:10:00Z" w16du:dateUtc="2026-06-11T22:10:00Z">
        <w:r w:rsidR="00E55449" w:rsidDel="008C59FE">
          <w:rPr>
            <w:rFonts w:ascii="Arial Narrow" w:hAnsi="Arial Narrow"/>
            <w:bCs/>
            <w:sz w:val="22"/>
            <w:szCs w:val="22"/>
            <w:lang w:val="es-BO"/>
          </w:rPr>
          <w:delText>,</w:delText>
        </w:r>
      </w:del>
      <w:del w:id="209" w:author="Stagno Izaguirre, Daniel Alejandro" w:date="2026-06-11T17:23:00Z" w16du:dateUtc="2026-06-11T22:23:00Z">
        <w:r w:rsidR="00E55449" w:rsidDel="00697F9C">
          <w:rPr>
            <w:rFonts w:ascii="Arial Narrow" w:hAnsi="Arial Narrow"/>
            <w:bCs/>
            <w:sz w:val="22"/>
            <w:szCs w:val="22"/>
            <w:lang w:val="es-BO"/>
          </w:rPr>
          <w:delText xml:space="preserve"> </w:delText>
        </w:r>
        <w:r w:rsidR="00E028DB" w:rsidDel="00697F9C">
          <w:rPr>
            <w:rFonts w:ascii="Arial Narrow" w:hAnsi="Arial Narrow"/>
            <w:bCs/>
            <w:sz w:val="22"/>
            <w:szCs w:val="22"/>
            <w:lang w:val="es-BO"/>
          </w:rPr>
          <w:delText xml:space="preserve">los estudios de caso se centran en los instrumentos basados </w:delText>
        </w:r>
        <w:r w:rsidR="00A47DC1" w:rsidDel="00697F9C">
          <w:rPr>
            <w:rFonts w:ascii="Arial Narrow" w:hAnsi="Arial Narrow"/>
            <w:bCs/>
            <w:sz w:val="22"/>
            <w:szCs w:val="22"/>
            <w:lang w:val="es-BO"/>
          </w:rPr>
          <w:delText>en</w:delText>
        </w:r>
        <w:r w:rsidR="00E028DB" w:rsidDel="00697F9C">
          <w:rPr>
            <w:rFonts w:ascii="Arial Narrow" w:hAnsi="Arial Narrow"/>
            <w:bCs/>
            <w:sz w:val="22"/>
            <w:szCs w:val="22"/>
            <w:lang w:val="es-BO"/>
          </w:rPr>
          <w:delText xml:space="preserve"> </w:delText>
        </w:r>
        <w:r w:rsidR="001C1E98" w:rsidDel="00697F9C">
          <w:rPr>
            <w:rFonts w:ascii="Arial Narrow" w:hAnsi="Arial Narrow"/>
            <w:bCs/>
            <w:sz w:val="22"/>
            <w:szCs w:val="22"/>
            <w:lang w:val="es-BO"/>
          </w:rPr>
          <w:delText>gastos de los seis países para fines compa</w:delText>
        </w:r>
        <w:r w:rsidR="00E56D0F" w:rsidDel="00697F9C">
          <w:rPr>
            <w:rFonts w:ascii="Arial Narrow" w:hAnsi="Arial Narrow"/>
            <w:bCs/>
            <w:sz w:val="22"/>
            <w:szCs w:val="22"/>
            <w:lang w:val="es-BO"/>
          </w:rPr>
          <w:delText>ra</w:delText>
        </w:r>
        <w:r w:rsidR="001C1E98" w:rsidDel="00697F9C">
          <w:rPr>
            <w:rFonts w:ascii="Arial Narrow" w:hAnsi="Arial Narrow"/>
            <w:bCs/>
            <w:sz w:val="22"/>
            <w:szCs w:val="22"/>
            <w:lang w:val="es-BO"/>
          </w:rPr>
          <w:delText>tivos.</w:delText>
        </w:r>
      </w:del>
      <w:r w:rsidR="001C1E98">
        <w:rPr>
          <w:rFonts w:ascii="Arial Narrow" w:hAnsi="Arial Narrow"/>
          <w:bCs/>
          <w:sz w:val="22"/>
          <w:szCs w:val="22"/>
          <w:lang w:val="es-BO"/>
        </w:rPr>
        <w:t xml:space="preserve"> </w:t>
      </w:r>
      <w:ins w:id="210" w:author="Stagno Izaguirre, Daniel Alejandro" w:date="2026-06-11T17:23:00Z" w16du:dateUtc="2026-06-11T22:23:00Z">
        <w:r w:rsidR="008D5FAD">
          <w:rPr>
            <w:rFonts w:ascii="Arial Narrow" w:hAnsi="Arial Narrow"/>
            <w:bCs/>
            <w:sz w:val="22"/>
            <w:szCs w:val="22"/>
            <w:lang w:val="es-BO"/>
          </w:rPr>
          <w:t>Los tipos más comunes de incentivos basados en gastos son las superdeduccio</w:t>
        </w:r>
      </w:ins>
      <w:ins w:id="211" w:author="Stagno Izaguirre, Daniel Alejandro" w:date="2026-06-11T17:24:00Z" w16du:dateUtc="2026-06-11T22:24:00Z">
        <w:r w:rsidR="008D5FAD">
          <w:rPr>
            <w:rFonts w:ascii="Arial Narrow" w:hAnsi="Arial Narrow"/>
            <w:bCs/>
            <w:sz w:val="22"/>
            <w:szCs w:val="22"/>
            <w:lang w:val="es-BO"/>
          </w:rPr>
          <w:t xml:space="preserve">nes, las deducciones adicionales, los créditos tributarios, los esquemas de depreciación acelerada y los incentivos sobre salarios de investigadores. A </w:t>
        </w:r>
      </w:ins>
      <w:ins w:id="212" w:author="Stagno Izaguirre, Daniel Alejandro" w:date="2026-06-11T17:25:00Z" w16du:dateUtc="2026-06-11T22:25:00Z">
        <w:r w:rsidR="008D5FAD">
          <w:rPr>
            <w:rFonts w:ascii="Arial Narrow" w:hAnsi="Arial Narrow"/>
            <w:bCs/>
            <w:sz w:val="22"/>
            <w:szCs w:val="22"/>
            <w:lang w:val="es-BO"/>
          </w:rPr>
          <w:t>continuación se aborda brevemente cada uno de estos instrumentos.</w:t>
        </w:r>
      </w:ins>
      <w:del w:id="213" w:author="Stagno Izaguirre, Daniel Alejandro" w:date="2026-06-11T17:10:00Z" w16du:dateUtc="2026-06-11T22:10:00Z">
        <w:r w:rsidR="004366BD" w:rsidRPr="00FA605E" w:rsidDel="008C59FE">
          <w:rPr>
            <w:rFonts w:ascii="Arial Narrow" w:hAnsi="Arial Narrow"/>
            <w:bCs/>
            <w:strike/>
            <w:sz w:val="22"/>
            <w:szCs w:val="22"/>
            <w:highlight w:val="yellow"/>
            <w:lang w:val="es-BO"/>
            <w:rPrChange w:id="214" w:author="Stagno Izaguirre, Daniel Alejandro" w:date="2026-06-11T17:06:00Z" w16du:dateUtc="2026-06-11T22:06:00Z">
              <w:rPr>
                <w:rFonts w:ascii="Arial Narrow" w:hAnsi="Arial Narrow"/>
                <w:bCs/>
                <w:sz w:val="22"/>
                <w:szCs w:val="22"/>
                <w:lang w:val="es-BO"/>
              </w:rPr>
            </w:rPrChange>
          </w:rPr>
          <w:delText>Como veremos,</w:delText>
        </w:r>
        <w:r w:rsidR="004366BD" w:rsidDel="008C59FE">
          <w:rPr>
            <w:rFonts w:ascii="Arial Narrow" w:hAnsi="Arial Narrow"/>
            <w:bCs/>
            <w:sz w:val="22"/>
            <w:szCs w:val="22"/>
            <w:lang w:val="es-BO"/>
          </w:rPr>
          <w:delText xml:space="preserve"> los </w:delText>
        </w:r>
        <w:r w:rsidR="001B6523" w:rsidDel="008C59FE">
          <w:rPr>
            <w:rFonts w:ascii="Arial Narrow" w:hAnsi="Arial Narrow"/>
            <w:bCs/>
            <w:sz w:val="22"/>
            <w:szCs w:val="22"/>
            <w:lang w:val="es-BO"/>
          </w:rPr>
          <w:delText xml:space="preserve">esquemas pueden combinar más de un tipo de </w:delText>
        </w:r>
        <w:r w:rsidR="00F40E5C" w:rsidDel="008C59FE">
          <w:rPr>
            <w:rFonts w:ascii="Arial Narrow" w:hAnsi="Arial Narrow"/>
            <w:bCs/>
            <w:sz w:val="22"/>
            <w:szCs w:val="22"/>
            <w:lang w:val="es-BO"/>
          </w:rPr>
          <w:delText xml:space="preserve">incentivo. </w:delText>
        </w:r>
      </w:del>
    </w:p>
    <w:p w14:paraId="51180ECB" w14:textId="77777777" w:rsidR="00E56D0F" w:rsidRDefault="00E56D0F" w:rsidP="00762145">
      <w:pPr>
        <w:jc w:val="both"/>
        <w:rPr>
          <w:rFonts w:ascii="Arial Narrow" w:hAnsi="Arial Narrow"/>
          <w:bCs/>
          <w:sz w:val="22"/>
          <w:szCs w:val="22"/>
          <w:lang w:val="es-BO"/>
        </w:rPr>
      </w:pPr>
    </w:p>
    <w:p w14:paraId="47E4C90F" w14:textId="0B67650F" w:rsidR="00E56D0F" w:rsidRPr="00DF0E63" w:rsidRDefault="008B41E9" w:rsidP="008B41E9">
      <w:pPr>
        <w:pStyle w:val="ListParagraph"/>
        <w:numPr>
          <w:ilvl w:val="2"/>
          <w:numId w:val="46"/>
        </w:numPr>
        <w:jc w:val="both"/>
        <w:rPr>
          <w:rFonts w:ascii="Arial Narrow" w:hAnsi="Arial Narrow"/>
          <w:b/>
          <w:sz w:val="22"/>
          <w:szCs w:val="22"/>
          <w:lang w:val="es-BO"/>
        </w:rPr>
      </w:pPr>
      <w:r w:rsidRPr="00DF0E63">
        <w:rPr>
          <w:rFonts w:ascii="Arial Narrow" w:hAnsi="Arial Narrow"/>
          <w:b/>
          <w:sz w:val="22"/>
          <w:szCs w:val="22"/>
          <w:lang w:val="es-BO"/>
        </w:rPr>
        <w:t>Superdeducciones y deducciones adicionales</w:t>
      </w:r>
    </w:p>
    <w:p w14:paraId="0659CC7D" w14:textId="77777777" w:rsidR="008B41E9" w:rsidRDefault="008B41E9" w:rsidP="008B41E9">
      <w:pPr>
        <w:jc w:val="both"/>
        <w:rPr>
          <w:rFonts w:ascii="Arial Narrow" w:hAnsi="Arial Narrow"/>
          <w:bCs/>
          <w:sz w:val="22"/>
          <w:szCs w:val="22"/>
          <w:lang w:val="es-BO"/>
        </w:rPr>
      </w:pPr>
    </w:p>
    <w:p w14:paraId="7FF28888" w14:textId="5704581E" w:rsidR="008B41E9" w:rsidRDefault="00042B5B" w:rsidP="008B41E9">
      <w:pPr>
        <w:jc w:val="both"/>
        <w:rPr>
          <w:rFonts w:ascii="Arial Narrow" w:hAnsi="Arial Narrow" w:cs="Arial"/>
          <w:sz w:val="22"/>
          <w:szCs w:val="22"/>
          <w:lang w:val="es-BO"/>
        </w:rPr>
      </w:pPr>
      <w:ins w:id="215" w:author="Stagno Izaguirre, Daniel Alejandro" w:date="2026-06-11T17:27:00Z" w16du:dateUtc="2026-06-11T22:27:00Z">
        <w:r>
          <w:rPr>
            <w:rFonts w:ascii="Arial Narrow" w:hAnsi="Arial Narrow" w:cs="Arial"/>
            <w:sz w:val="22"/>
            <w:szCs w:val="22"/>
            <w:lang w:val="es-BO"/>
          </w:rPr>
          <w:t xml:space="preserve">Las superdeducciones </w:t>
        </w:r>
      </w:ins>
      <w:del w:id="216" w:author="Stagno Izaguirre, Daniel Alejandro" w:date="2026-06-11T17:27:00Z" w16du:dateUtc="2026-06-11T22:27:00Z">
        <w:r w:rsidR="008B41E9" w:rsidRPr="009F3061" w:rsidDel="00042B5B">
          <w:rPr>
            <w:rFonts w:ascii="Arial Narrow" w:hAnsi="Arial Narrow" w:cs="Arial"/>
            <w:sz w:val="22"/>
            <w:szCs w:val="22"/>
            <w:lang w:val="es-BO"/>
          </w:rPr>
          <w:delText xml:space="preserve">Permiten </w:delText>
        </w:r>
      </w:del>
      <w:ins w:id="217" w:author="Stagno Izaguirre, Daniel Alejandro" w:date="2026-06-11T17:27:00Z" w16du:dateUtc="2026-06-11T22:27:00Z">
        <w:r>
          <w:rPr>
            <w:rFonts w:ascii="Arial Narrow" w:hAnsi="Arial Narrow" w:cs="Arial"/>
            <w:sz w:val="22"/>
            <w:szCs w:val="22"/>
            <w:lang w:val="es-BO"/>
          </w:rPr>
          <w:t>p</w:t>
        </w:r>
        <w:r w:rsidRPr="009F3061">
          <w:rPr>
            <w:rFonts w:ascii="Arial Narrow" w:hAnsi="Arial Narrow" w:cs="Arial"/>
            <w:sz w:val="22"/>
            <w:szCs w:val="22"/>
            <w:lang w:val="es-BO"/>
          </w:rPr>
          <w:t xml:space="preserve">ermiten </w:t>
        </w:r>
      </w:ins>
      <w:r w:rsidR="008B41E9" w:rsidRPr="009F3061">
        <w:rPr>
          <w:rFonts w:ascii="Arial Narrow" w:hAnsi="Arial Narrow" w:cs="Arial"/>
          <w:sz w:val="22"/>
          <w:szCs w:val="22"/>
          <w:lang w:val="es-BO"/>
        </w:rPr>
        <w:t>a las empresas deducir más del 100% de los gastos elegibles en I+D de su ingreso imponible</w:t>
      </w:r>
      <w:del w:id="218" w:author="Stagno Izaguirre, Daniel Alejandro" w:date="2026-06-11T17:27:00Z" w16du:dateUtc="2026-06-11T22:27:00Z">
        <w:r w:rsidR="008B41E9" w:rsidRPr="009F3061" w:rsidDel="00AB3344">
          <w:rPr>
            <w:rFonts w:ascii="Arial Narrow" w:hAnsi="Arial Narrow" w:cs="Arial"/>
            <w:sz w:val="22"/>
            <w:szCs w:val="22"/>
            <w:lang w:val="es-BO"/>
          </w:rPr>
          <w:delText>. Se conocen como superdeducciones</w:delText>
        </w:r>
      </w:del>
      <w:sdt>
        <w:sdtPr>
          <w:rPr>
            <w:rFonts w:ascii="Arial Narrow" w:hAnsi="Arial Narrow" w:cs="Arial"/>
            <w:sz w:val="22"/>
            <w:szCs w:val="22"/>
            <w:lang w:val="es-BO"/>
          </w:rPr>
          <w:id w:val="-805247208"/>
          <w:citation/>
        </w:sdtPr>
        <w:sdtEndPr/>
        <w:sdtContent>
          <w:r w:rsidR="008B41E9">
            <w:rPr>
              <w:rFonts w:ascii="Arial Narrow" w:hAnsi="Arial Narrow" w:cs="Arial"/>
              <w:sz w:val="22"/>
              <w:szCs w:val="22"/>
              <w:lang w:val="es-BO"/>
            </w:rPr>
            <w:fldChar w:fldCharType="begin"/>
          </w:r>
          <w:r w:rsidR="008B41E9">
            <w:rPr>
              <w:rFonts w:ascii="Arial Narrow" w:hAnsi="Arial Narrow" w:cs="Arial"/>
              <w:sz w:val="22"/>
              <w:szCs w:val="22"/>
              <w:lang w:val="es-BO"/>
            </w:rPr>
            <w:instrText xml:space="preserve"> CITATION App16 \l 16394 </w:instrText>
          </w:r>
          <w:r w:rsidR="008B41E9">
            <w:rPr>
              <w:rFonts w:ascii="Arial Narrow" w:hAnsi="Arial Narrow" w:cs="Arial"/>
              <w:sz w:val="22"/>
              <w:szCs w:val="22"/>
              <w:lang w:val="es-BO"/>
            </w:rPr>
            <w:fldChar w:fldCharType="separate"/>
          </w:r>
          <w:r w:rsidR="00A07AAD">
            <w:rPr>
              <w:rFonts w:ascii="Arial Narrow" w:hAnsi="Arial Narrow" w:cs="Arial"/>
              <w:noProof/>
              <w:sz w:val="22"/>
              <w:szCs w:val="22"/>
              <w:lang w:val="es-BO"/>
            </w:rPr>
            <w:t xml:space="preserve"> </w:t>
          </w:r>
          <w:r w:rsidR="00A07AAD" w:rsidRPr="00A07AAD">
            <w:rPr>
              <w:rFonts w:ascii="Arial Narrow" w:hAnsi="Arial Narrow" w:cs="Arial"/>
              <w:noProof/>
              <w:sz w:val="22"/>
              <w:szCs w:val="22"/>
              <w:lang w:val="es-BO"/>
            </w:rPr>
            <w:t>(Appelt, S. et al., 2016)</w:t>
          </w:r>
          <w:r w:rsidR="008B41E9">
            <w:rPr>
              <w:rFonts w:ascii="Arial Narrow" w:hAnsi="Arial Narrow" w:cs="Arial"/>
              <w:sz w:val="22"/>
              <w:szCs w:val="22"/>
              <w:lang w:val="es-BO"/>
            </w:rPr>
            <w:fldChar w:fldCharType="end"/>
          </w:r>
        </w:sdtContent>
      </w:sdt>
      <w:ins w:id="219" w:author="Stagno Izaguirre, Daniel Alejandro" w:date="2026-06-11T17:29:00Z" w16du:dateUtc="2026-06-11T22:29:00Z">
        <w:r w:rsidR="00205B38">
          <w:rPr>
            <w:rFonts w:ascii="Arial Narrow" w:hAnsi="Arial Narrow" w:cs="Arial"/>
            <w:sz w:val="22"/>
            <w:szCs w:val="22"/>
            <w:lang w:val="es-BO"/>
          </w:rPr>
          <w:t xml:space="preserve"> </w:t>
        </w:r>
        <w:r w:rsidR="00205B38" w:rsidRPr="00205B38">
          <w:rPr>
            <w:rFonts w:ascii="Arial Narrow" w:hAnsi="Arial Narrow" w:cs="Arial"/>
            <w:sz w:val="22"/>
            <w:szCs w:val="22"/>
            <w:highlight w:val="yellow"/>
            <w:lang w:val="es-BO"/>
            <w:rPrChange w:id="220" w:author="Stagno Izaguirre, Daniel Alejandro" w:date="2026-06-11T17:29:00Z" w16du:dateUtc="2026-06-11T22:29:00Z">
              <w:rPr>
                <w:rFonts w:ascii="Arial Narrow" w:hAnsi="Arial Narrow" w:cs="Arial"/>
                <w:sz w:val="22"/>
                <w:szCs w:val="22"/>
                <w:lang w:val="es-BO"/>
              </w:rPr>
            </w:rPrChange>
          </w:rPr>
          <w:t xml:space="preserve">Por ejemplo, </w:t>
        </w:r>
        <w:commentRangeStart w:id="221"/>
        <w:r w:rsidR="00205B38" w:rsidRPr="00205B38">
          <w:rPr>
            <w:rFonts w:ascii="Arial Narrow" w:hAnsi="Arial Narrow" w:cs="Arial"/>
            <w:sz w:val="22"/>
            <w:szCs w:val="22"/>
            <w:highlight w:val="yellow"/>
            <w:lang w:val="es-BO"/>
            <w:rPrChange w:id="222" w:author="Stagno Izaguirre, Daniel Alejandro" w:date="2026-06-11T17:29:00Z" w16du:dateUtc="2026-06-11T22:29:00Z">
              <w:rPr>
                <w:rFonts w:ascii="Arial Narrow" w:hAnsi="Arial Narrow" w:cs="Arial"/>
                <w:sz w:val="22"/>
                <w:szCs w:val="22"/>
                <w:lang w:val="es-BO"/>
              </w:rPr>
            </w:rPrChange>
          </w:rPr>
          <w:t>XXXX</w:t>
        </w:r>
      </w:ins>
      <w:r w:rsidR="008B41E9" w:rsidRPr="009F3061">
        <w:rPr>
          <w:rFonts w:ascii="Arial Narrow" w:hAnsi="Arial Narrow" w:cs="Arial"/>
          <w:sz w:val="22"/>
          <w:szCs w:val="22"/>
          <w:lang w:val="es-BO"/>
        </w:rPr>
        <w:t xml:space="preserve">. </w:t>
      </w:r>
      <w:commentRangeEnd w:id="221"/>
      <w:r w:rsidR="007C5FF9">
        <w:rPr>
          <w:rStyle w:val="CommentReference"/>
          <w:rFonts w:ascii="Arial Narrow" w:hAnsi="Arial Narrow" w:cs="Arial"/>
          <w:sz w:val="22"/>
          <w:szCs w:val="22"/>
          <w:lang w:val="es-BO"/>
        </w:rPr>
        <w:commentReference w:id="221"/>
      </w:r>
      <w:r w:rsidR="008B41E9">
        <w:rPr>
          <w:rFonts w:ascii="Arial Narrow" w:hAnsi="Arial Narrow" w:cs="Arial"/>
          <w:sz w:val="22"/>
          <w:szCs w:val="22"/>
          <w:lang w:val="es-BO"/>
        </w:rPr>
        <w:t xml:space="preserve">Las deducciones o asignaciones </w:t>
      </w:r>
      <w:del w:id="223" w:author="Stagno Izaguirre, Daniel Alejandro" w:date="2026-06-11T17:29:00Z" w16du:dateUtc="2026-06-11T22:29:00Z">
        <w:r w:rsidR="008B41E9" w:rsidDel="00D31944">
          <w:rPr>
            <w:rFonts w:ascii="Arial Narrow" w:hAnsi="Arial Narrow" w:cs="Arial"/>
            <w:sz w:val="22"/>
            <w:szCs w:val="22"/>
            <w:lang w:val="es-BO"/>
          </w:rPr>
          <w:delText xml:space="preserve">tributarios </w:delText>
        </w:r>
      </w:del>
      <w:ins w:id="224" w:author="Stagno Izaguirre, Daniel Alejandro" w:date="2026-06-11T17:29:00Z" w16du:dateUtc="2026-06-11T22:29:00Z">
        <w:r w:rsidR="00D31944">
          <w:rPr>
            <w:rFonts w:ascii="Arial Narrow" w:hAnsi="Arial Narrow" w:cs="Arial"/>
            <w:sz w:val="22"/>
            <w:szCs w:val="22"/>
            <w:lang w:val="es-BO"/>
          </w:rPr>
          <w:t xml:space="preserve">tributarias </w:t>
        </w:r>
      </w:ins>
      <w:r w:rsidR="008B41E9" w:rsidRPr="00837E1E">
        <w:rPr>
          <w:rFonts w:ascii="Arial Narrow" w:hAnsi="Arial Narrow" w:cs="Arial"/>
          <w:sz w:val="22"/>
          <w:szCs w:val="22"/>
          <w:lang w:val="es-BO"/>
        </w:rPr>
        <w:t>funcionan reduciendo la renta imponible de una empresa antes de calcular la obligación tributaria final. Esto significa que disminuyen el monto de las ganancias que están sujetas al impuesto sobre la renta corporativa</w:t>
      </w:r>
      <w:r w:rsidR="005914D8">
        <w:rPr>
          <w:rFonts w:ascii="Arial Narrow" w:hAnsi="Arial Narrow" w:cs="Arial"/>
          <w:sz w:val="22"/>
          <w:szCs w:val="22"/>
          <w:lang w:val="es-BO"/>
        </w:rPr>
        <w:t xml:space="preserve"> u utilidades</w:t>
      </w:r>
      <w:r w:rsidR="008B41E9" w:rsidRPr="00837E1E">
        <w:rPr>
          <w:rFonts w:ascii="Arial Narrow" w:hAnsi="Arial Narrow" w:cs="Arial"/>
          <w:sz w:val="22"/>
          <w:szCs w:val="22"/>
          <w:lang w:val="es-BO"/>
        </w:rPr>
        <w:t>.</w:t>
      </w:r>
    </w:p>
    <w:p w14:paraId="684A8ACF" w14:textId="77777777" w:rsidR="00591876" w:rsidRDefault="00591876" w:rsidP="008B41E9">
      <w:pPr>
        <w:jc w:val="both"/>
        <w:rPr>
          <w:rFonts w:ascii="Arial Narrow" w:hAnsi="Arial Narrow" w:cs="Arial"/>
          <w:sz w:val="22"/>
          <w:szCs w:val="22"/>
          <w:lang w:val="es-BO"/>
        </w:rPr>
      </w:pPr>
    </w:p>
    <w:p w14:paraId="424F302A" w14:textId="68ED5233" w:rsidR="001C5B0E" w:rsidRDefault="000D0175" w:rsidP="008B41E9">
      <w:pPr>
        <w:jc w:val="both"/>
        <w:rPr>
          <w:rFonts w:ascii="Arial Narrow" w:hAnsi="Arial Narrow" w:cs="Arial"/>
          <w:sz w:val="22"/>
          <w:szCs w:val="22"/>
          <w:lang w:val="es-BO"/>
        </w:rPr>
      </w:pPr>
      <w:r w:rsidRPr="000D0175">
        <w:rPr>
          <w:rFonts w:ascii="Arial Narrow" w:hAnsi="Arial Narrow" w:cs="Arial"/>
          <w:sz w:val="22"/>
          <w:szCs w:val="22"/>
          <w:lang w:val="es-BO"/>
        </w:rPr>
        <w:t xml:space="preserve">Entre los países analizados, Brasil representa el ejemplo más claro de este enfoque. La </w:t>
      </w:r>
      <w:r w:rsidRPr="000D0175">
        <w:rPr>
          <w:rFonts w:ascii="Arial Narrow" w:hAnsi="Arial Narrow" w:cs="Arial"/>
          <w:b/>
          <w:bCs/>
          <w:sz w:val="22"/>
          <w:szCs w:val="22"/>
          <w:lang w:val="es-BO"/>
        </w:rPr>
        <w:t>Lei do Bem</w:t>
      </w:r>
      <w:r w:rsidRPr="000D0175">
        <w:rPr>
          <w:rFonts w:ascii="Arial Narrow" w:hAnsi="Arial Narrow" w:cs="Arial"/>
          <w:sz w:val="22"/>
          <w:szCs w:val="22"/>
          <w:lang w:val="es-BO"/>
        </w:rPr>
        <w:t xml:space="preserve"> permite</w:t>
      </w:r>
      <w:r w:rsidR="00D67972">
        <w:rPr>
          <w:rFonts w:ascii="Arial Narrow" w:hAnsi="Arial Narrow" w:cs="Arial"/>
          <w:sz w:val="22"/>
          <w:szCs w:val="22"/>
          <w:lang w:val="es-BO"/>
        </w:rPr>
        <w:t xml:space="preserve"> una </w:t>
      </w:r>
      <w:r w:rsidR="008D2A82">
        <w:rPr>
          <w:rFonts w:ascii="Arial Narrow" w:hAnsi="Arial Narrow" w:cs="Arial"/>
          <w:sz w:val="22"/>
          <w:szCs w:val="22"/>
          <w:lang w:val="es-BO"/>
        </w:rPr>
        <w:t>superdeducción base</w:t>
      </w:r>
      <w:r w:rsidR="009F251B">
        <w:rPr>
          <w:rFonts w:ascii="Arial Narrow" w:hAnsi="Arial Narrow" w:cs="Arial"/>
          <w:sz w:val="22"/>
          <w:szCs w:val="22"/>
          <w:lang w:val="es-BO"/>
        </w:rPr>
        <w:t xml:space="preserve"> </w:t>
      </w:r>
      <w:r w:rsidR="00DD07B8">
        <w:rPr>
          <w:rFonts w:ascii="Arial Narrow" w:hAnsi="Arial Narrow" w:cs="Arial"/>
          <w:sz w:val="22"/>
          <w:szCs w:val="22"/>
          <w:lang w:val="es-BO"/>
        </w:rPr>
        <w:t xml:space="preserve">de </w:t>
      </w:r>
      <w:r w:rsidR="001C5B0E" w:rsidRPr="009F3061">
        <w:rPr>
          <w:rFonts w:ascii="Arial Narrow" w:hAnsi="Arial Narrow" w:cs="Arial"/>
          <w:sz w:val="22"/>
          <w:szCs w:val="22"/>
          <w:lang w:val="es-BO"/>
        </w:rPr>
        <w:t>160%</w:t>
      </w:r>
      <w:r w:rsidR="009F251B">
        <w:rPr>
          <w:rFonts w:ascii="Arial Narrow" w:hAnsi="Arial Narrow" w:cs="Arial"/>
          <w:sz w:val="22"/>
          <w:szCs w:val="22"/>
          <w:lang w:val="es-BO"/>
        </w:rPr>
        <w:t xml:space="preserve"> de los gasto</w:t>
      </w:r>
      <w:r w:rsidR="008D2A82">
        <w:rPr>
          <w:rFonts w:ascii="Arial Narrow" w:hAnsi="Arial Narrow" w:cs="Arial"/>
          <w:sz w:val="22"/>
          <w:szCs w:val="22"/>
          <w:lang w:val="es-BO"/>
        </w:rPr>
        <w:t>s</w:t>
      </w:r>
      <w:r w:rsidR="009F251B">
        <w:rPr>
          <w:rFonts w:ascii="Arial Narrow" w:hAnsi="Arial Narrow" w:cs="Arial"/>
          <w:sz w:val="22"/>
          <w:szCs w:val="22"/>
          <w:lang w:val="es-BO"/>
        </w:rPr>
        <w:t xml:space="preserve"> en I+D</w:t>
      </w:r>
      <w:r w:rsidR="001C5B0E" w:rsidRPr="009F3061">
        <w:rPr>
          <w:rFonts w:ascii="Arial Narrow" w:hAnsi="Arial Narrow" w:cs="Arial"/>
          <w:sz w:val="22"/>
          <w:szCs w:val="22"/>
          <w:lang w:val="es-BO"/>
        </w:rPr>
        <w:t>,</w:t>
      </w:r>
      <w:r w:rsidR="008D2A82">
        <w:rPr>
          <w:rFonts w:ascii="Arial Narrow" w:hAnsi="Arial Narrow" w:cs="Arial"/>
          <w:sz w:val="22"/>
          <w:szCs w:val="22"/>
          <w:lang w:val="es-BO"/>
        </w:rPr>
        <w:t xml:space="preserve"> </w:t>
      </w:r>
      <w:r w:rsidR="008D2A82" w:rsidRPr="008D2A82">
        <w:rPr>
          <w:rFonts w:ascii="Arial Narrow" w:hAnsi="Arial Narrow" w:cs="Arial"/>
          <w:sz w:val="22"/>
          <w:szCs w:val="22"/>
          <w:lang w:val="es-BO"/>
        </w:rPr>
        <w:t>con bonificaciones adicionales que pueden elevar el beneficio total hasta 200% del gasto, dependiendo del aumento en la contratación de investigadores o del registro de patentes</w:t>
      </w:r>
    </w:p>
    <w:p w14:paraId="219AF52D" w14:textId="77777777" w:rsidR="001C5B0E" w:rsidRDefault="001C5B0E" w:rsidP="008B41E9">
      <w:pPr>
        <w:jc w:val="both"/>
        <w:rPr>
          <w:rFonts w:ascii="Arial Narrow" w:hAnsi="Arial Narrow" w:cs="Arial"/>
          <w:sz w:val="22"/>
          <w:szCs w:val="22"/>
          <w:lang w:val="es-BO"/>
        </w:rPr>
      </w:pPr>
    </w:p>
    <w:p w14:paraId="69FDC9C5" w14:textId="05AF92AA" w:rsidR="001C5B0E" w:rsidRPr="00B24662" w:rsidRDefault="00F40E5C" w:rsidP="00B24662">
      <w:pPr>
        <w:pStyle w:val="ListParagraph"/>
        <w:numPr>
          <w:ilvl w:val="0"/>
          <w:numId w:val="46"/>
        </w:numPr>
        <w:jc w:val="both"/>
        <w:rPr>
          <w:rFonts w:ascii="Arial Narrow" w:hAnsi="Arial Narrow" w:cs="Arial"/>
          <w:b/>
          <w:bCs/>
          <w:sz w:val="22"/>
          <w:szCs w:val="22"/>
          <w:lang w:val="es-BO"/>
        </w:rPr>
      </w:pPr>
      <w:commentRangeStart w:id="225"/>
      <w:r w:rsidRPr="00B24662">
        <w:rPr>
          <w:rFonts w:ascii="Arial Narrow" w:hAnsi="Arial Narrow" w:cs="Arial"/>
          <w:b/>
          <w:bCs/>
          <w:sz w:val="22"/>
          <w:szCs w:val="22"/>
          <w:lang w:val="es-BO"/>
        </w:rPr>
        <w:t>Créditos tributarios</w:t>
      </w:r>
      <w:commentRangeEnd w:id="225"/>
      <w:r w:rsidR="00D14345" w:rsidRPr="00B24662">
        <w:rPr>
          <w:rStyle w:val="CommentReference"/>
          <w:rFonts w:ascii="Arial Narrow" w:hAnsi="Arial Narrow" w:cs="Arial"/>
          <w:b/>
          <w:bCs/>
          <w:sz w:val="22"/>
          <w:szCs w:val="22"/>
          <w:lang w:val="es-BO"/>
        </w:rPr>
        <w:commentReference w:id="225"/>
      </w:r>
    </w:p>
    <w:p w14:paraId="59946CA6" w14:textId="77777777" w:rsidR="00F40E5C" w:rsidRDefault="00F40E5C" w:rsidP="008B41E9">
      <w:pPr>
        <w:jc w:val="both"/>
        <w:rPr>
          <w:rFonts w:ascii="Arial Narrow" w:hAnsi="Arial Narrow" w:cs="Arial"/>
          <w:sz w:val="22"/>
          <w:szCs w:val="22"/>
          <w:lang w:val="es-BO"/>
        </w:rPr>
      </w:pPr>
    </w:p>
    <w:p w14:paraId="1EDB9507" w14:textId="1F8AEE17" w:rsidR="00DC1FE6" w:rsidRDefault="00DC1FE6" w:rsidP="008B41E9">
      <w:pPr>
        <w:jc w:val="both"/>
        <w:rPr>
          <w:rFonts w:ascii="Arial Narrow" w:hAnsi="Arial Narrow" w:cs="Arial"/>
          <w:sz w:val="22"/>
          <w:szCs w:val="22"/>
          <w:lang w:val="es-BO"/>
        </w:rPr>
      </w:pPr>
      <w:r w:rsidRPr="00153305">
        <w:rPr>
          <w:rFonts w:ascii="Arial Narrow" w:hAnsi="Arial Narrow" w:cs="Arial"/>
          <w:sz w:val="22"/>
          <w:szCs w:val="22"/>
          <w:lang w:val="es-BO"/>
        </w:rPr>
        <w:t xml:space="preserve">Permiten a las empresas deducir directamente de su </w:t>
      </w:r>
      <w:r w:rsidRPr="009F3061">
        <w:rPr>
          <w:rFonts w:ascii="Arial Narrow" w:hAnsi="Arial Narrow" w:cs="Arial"/>
          <w:sz w:val="22"/>
          <w:szCs w:val="22"/>
          <w:lang w:val="es-BO"/>
        </w:rPr>
        <w:t xml:space="preserve">obligación tributaria </w:t>
      </w:r>
      <w:r w:rsidRPr="00153305">
        <w:rPr>
          <w:rFonts w:ascii="Arial Narrow" w:hAnsi="Arial Narrow" w:cs="Arial"/>
          <w:sz w:val="22"/>
          <w:szCs w:val="22"/>
          <w:lang w:val="es-BO"/>
        </w:rPr>
        <w:t xml:space="preserve">un porcentaje de los gastos </w:t>
      </w:r>
      <w:r>
        <w:rPr>
          <w:rFonts w:ascii="Arial Narrow" w:hAnsi="Arial Narrow" w:cs="Arial"/>
          <w:sz w:val="22"/>
          <w:szCs w:val="22"/>
          <w:lang w:val="es-BO"/>
        </w:rPr>
        <w:t>ele</w:t>
      </w:r>
      <w:r w:rsidR="00881CD7">
        <w:rPr>
          <w:rFonts w:ascii="Arial Narrow" w:hAnsi="Arial Narrow" w:cs="Arial"/>
          <w:sz w:val="22"/>
          <w:szCs w:val="22"/>
          <w:lang w:val="es-BO"/>
        </w:rPr>
        <w:t>gibles</w:t>
      </w:r>
      <w:r w:rsidRPr="009F3061">
        <w:rPr>
          <w:rFonts w:ascii="Arial Narrow" w:hAnsi="Arial Narrow" w:cs="Arial"/>
          <w:sz w:val="22"/>
          <w:szCs w:val="22"/>
          <w:lang w:val="es-BO"/>
        </w:rPr>
        <w:t>. Pueden calcularse en función del gasto total en I+D</w:t>
      </w:r>
      <w:r w:rsidR="00881CD7">
        <w:rPr>
          <w:rFonts w:ascii="Arial Narrow" w:hAnsi="Arial Narrow" w:cs="Arial"/>
          <w:sz w:val="22"/>
          <w:szCs w:val="22"/>
          <w:lang w:val="es-BO"/>
        </w:rPr>
        <w:t>+i</w:t>
      </w:r>
      <w:r w:rsidRPr="009F3061">
        <w:rPr>
          <w:rFonts w:ascii="Arial Narrow" w:hAnsi="Arial Narrow" w:cs="Arial"/>
          <w:sz w:val="22"/>
          <w:szCs w:val="22"/>
          <w:lang w:val="es-BO"/>
        </w:rPr>
        <w:t xml:space="preserve"> (créditos por volumen)</w:t>
      </w:r>
      <w:r w:rsidR="00881CD7">
        <w:rPr>
          <w:rFonts w:ascii="Arial Narrow" w:hAnsi="Arial Narrow" w:cs="Arial"/>
          <w:sz w:val="22"/>
          <w:szCs w:val="22"/>
          <w:lang w:val="es-BO"/>
        </w:rPr>
        <w:t xml:space="preserve">, </w:t>
      </w:r>
      <w:r w:rsidRPr="009F3061">
        <w:rPr>
          <w:rFonts w:ascii="Arial Narrow" w:hAnsi="Arial Narrow" w:cs="Arial"/>
          <w:sz w:val="22"/>
          <w:szCs w:val="22"/>
          <w:lang w:val="es-BO"/>
        </w:rPr>
        <w:t>o del incremento respecto a un valor base histórico (créditos incrementales)</w:t>
      </w:r>
      <w:r w:rsidR="006B3065">
        <w:rPr>
          <w:rFonts w:ascii="Arial Narrow" w:hAnsi="Arial Narrow" w:cs="Arial"/>
          <w:sz w:val="22"/>
          <w:szCs w:val="22"/>
          <w:lang w:val="es-BO"/>
        </w:rPr>
        <w:t>, o una combinación de la</w:t>
      </w:r>
      <w:r w:rsidR="00363167">
        <w:rPr>
          <w:rFonts w:ascii="Arial Narrow" w:hAnsi="Arial Narrow" w:cs="Arial"/>
          <w:sz w:val="22"/>
          <w:szCs w:val="22"/>
          <w:lang w:val="es-BO"/>
        </w:rPr>
        <w:t>s</w:t>
      </w:r>
      <w:r w:rsidR="006B3065">
        <w:rPr>
          <w:rFonts w:ascii="Arial Narrow" w:hAnsi="Arial Narrow" w:cs="Arial"/>
          <w:sz w:val="22"/>
          <w:szCs w:val="22"/>
          <w:lang w:val="es-BO"/>
        </w:rPr>
        <w:t xml:space="preserve"> modalidad</w:t>
      </w:r>
      <w:r w:rsidR="00363167">
        <w:rPr>
          <w:rFonts w:ascii="Arial Narrow" w:hAnsi="Arial Narrow" w:cs="Arial"/>
          <w:sz w:val="22"/>
          <w:szCs w:val="22"/>
          <w:lang w:val="es-BO"/>
        </w:rPr>
        <w:t>es</w:t>
      </w:r>
      <w:r w:rsidR="006B3065">
        <w:rPr>
          <w:rFonts w:ascii="Arial Narrow" w:hAnsi="Arial Narrow" w:cs="Arial"/>
          <w:sz w:val="22"/>
          <w:szCs w:val="22"/>
          <w:lang w:val="es-BO"/>
        </w:rPr>
        <w:t xml:space="preserve"> por volumen e incrementa</w:t>
      </w:r>
      <w:r w:rsidR="00B66761">
        <w:rPr>
          <w:rFonts w:ascii="Arial Narrow" w:hAnsi="Arial Narrow" w:cs="Arial"/>
          <w:sz w:val="22"/>
          <w:szCs w:val="22"/>
          <w:lang w:val="es-BO"/>
        </w:rPr>
        <w:t>l</w:t>
      </w:r>
      <w:r w:rsidR="00363167">
        <w:rPr>
          <w:rFonts w:ascii="Arial Narrow" w:hAnsi="Arial Narrow" w:cs="Arial"/>
          <w:sz w:val="22"/>
          <w:szCs w:val="22"/>
          <w:lang w:val="es-BO"/>
        </w:rPr>
        <w:t xml:space="preserve"> (</w:t>
      </w:r>
      <w:del w:id="226" w:author="Stagno Izaguirre, Daniel Alejandro" w:date="2026-06-16T17:42:00Z" w16du:dateUtc="2026-06-16T22:42:00Z">
        <w:r w:rsidR="00363167" w:rsidDel="003D7753">
          <w:rPr>
            <w:rFonts w:ascii="Arial Narrow" w:hAnsi="Arial Narrow" w:cs="Arial"/>
            <w:sz w:val="22"/>
            <w:szCs w:val="22"/>
            <w:lang w:val="es-BO"/>
          </w:rPr>
          <w:delText>hibrido</w:delText>
        </w:r>
        <w:r w:rsidR="00B66761" w:rsidDel="003D7753">
          <w:rPr>
            <w:rFonts w:ascii="Arial Narrow" w:hAnsi="Arial Narrow" w:cs="Arial"/>
            <w:sz w:val="22"/>
            <w:szCs w:val="22"/>
            <w:lang w:val="es-BO"/>
          </w:rPr>
          <w:delText>s</w:delText>
        </w:r>
      </w:del>
      <w:ins w:id="227" w:author="Stagno Izaguirre, Daniel Alejandro" w:date="2026-06-16T17:42:00Z" w16du:dateUtc="2026-06-16T22:42:00Z">
        <w:r w:rsidR="003D7753">
          <w:rPr>
            <w:rFonts w:ascii="Arial Narrow" w:hAnsi="Arial Narrow" w:cs="Arial"/>
            <w:sz w:val="22"/>
            <w:szCs w:val="22"/>
            <w:lang w:val="es-BO"/>
          </w:rPr>
          <w:t>híbridos</w:t>
        </w:r>
      </w:ins>
      <w:r w:rsidR="00363167">
        <w:rPr>
          <w:rFonts w:ascii="Arial Narrow" w:hAnsi="Arial Narrow" w:cs="Arial"/>
          <w:sz w:val="22"/>
          <w:szCs w:val="22"/>
          <w:lang w:val="es-BO"/>
        </w:rPr>
        <w:t>)</w:t>
      </w:r>
      <w:sdt>
        <w:sdtPr>
          <w:rPr>
            <w:rFonts w:ascii="Arial Narrow" w:hAnsi="Arial Narrow" w:cs="Arial"/>
            <w:sz w:val="22"/>
            <w:szCs w:val="22"/>
            <w:lang w:val="es-BO"/>
          </w:rPr>
          <w:id w:val="-773718977"/>
          <w:citation/>
        </w:sdtPr>
        <w:sdtEndPr/>
        <w:sdtContent>
          <w:r w:rsidRPr="005D0766">
            <w:rPr>
              <w:rFonts w:ascii="Arial Narrow" w:hAnsi="Arial Narrow" w:cs="Arial"/>
              <w:sz w:val="22"/>
              <w:szCs w:val="22"/>
              <w:lang w:val="es-BO"/>
            </w:rPr>
            <w:fldChar w:fldCharType="begin"/>
          </w:r>
          <w:r w:rsidRPr="005D0766">
            <w:rPr>
              <w:rFonts w:ascii="Arial Narrow" w:hAnsi="Arial Narrow" w:cs="Arial"/>
              <w:sz w:val="22"/>
              <w:szCs w:val="22"/>
              <w:lang w:val="es-BO"/>
            </w:rPr>
            <w:instrText xml:space="preserve"> CITATION App16 \l 16394 </w:instrText>
          </w:r>
          <w:r w:rsidRPr="005D0766">
            <w:rPr>
              <w:rFonts w:ascii="Arial Narrow" w:hAnsi="Arial Narrow" w:cs="Arial"/>
              <w:sz w:val="22"/>
              <w:szCs w:val="22"/>
              <w:lang w:val="es-BO"/>
            </w:rPr>
            <w:fldChar w:fldCharType="separate"/>
          </w:r>
          <w:r w:rsidR="00A07AAD">
            <w:rPr>
              <w:rFonts w:ascii="Arial Narrow" w:hAnsi="Arial Narrow" w:cs="Arial"/>
              <w:noProof/>
              <w:sz w:val="22"/>
              <w:szCs w:val="22"/>
              <w:lang w:val="es-BO"/>
            </w:rPr>
            <w:t xml:space="preserve"> </w:t>
          </w:r>
          <w:r w:rsidR="00A07AAD" w:rsidRPr="00A07AAD">
            <w:rPr>
              <w:rFonts w:ascii="Arial Narrow" w:hAnsi="Arial Narrow" w:cs="Arial"/>
              <w:noProof/>
              <w:sz w:val="22"/>
              <w:szCs w:val="22"/>
              <w:lang w:val="es-BO"/>
            </w:rPr>
            <w:t>(Appelt, S. et al., 2016)</w:t>
          </w:r>
          <w:r w:rsidRPr="005D0766">
            <w:rPr>
              <w:rFonts w:ascii="Arial Narrow" w:hAnsi="Arial Narrow" w:cs="Arial"/>
              <w:sz w:val="22"/>
              <w:szCs w:val="22"/>
              <w:lang w:val="es-BO"/>
            </w:rPr>
            <w:fldChar w:fldCharType="end"/>
          </w:r>
        </w:sdtContent>
      </w:sdt>
      <w:r w:rsidRPr="009F3061">
        <w:rPr>
          <w:rFonts w:ascii="Arial Narrow" w:hAnsi="Arial Narrow" w:cs="Arial"/>
          <w:sz w:val="22"/>
          <w:szCs w:val="22"/>
          <w:lang w:val="es-BO"/>
        </w:rPr>
        <w:t>.</w:t>
      </w:r>
    </w:p>
    <w:p w14:paraId="5C0E2545" w14:textId="77777777" w:rsidR="004F4DBD" w:rsidRDefault="004F4DBD" w:rsidP="008B41E9">
      <w:pPr>
        <w:jc w:val="both"/>
        <w:rPr>
          <w:rFonts w:ascii="Arial Narrow" w:hAnsi="Arial Narrow" w:cs="Arial"/>
          <w:sz w:val="22"/>
          <w:szCs w:val="22"/>
          <w:lang w:val="es-BO"/>
        </w:rPr>
      </w:pPr>
    </w:p>
    <w:p w14:paraId="1A94A99A" w14:textId="4119CE77" w:rsidR="005B3C2D" w:rsidRDefault="00933B57" w:rsidP="008B41E9">
      <w:pPr>
        <w:jc w:val="both"/>
        <w:rPr>
          <w:rFonts w:ascii="Arial Narrow" w:hAnsi="Arial Narrow" w:cs="Arial"/>
          <w:sz w:val="22"/>
          <w:szCs w:val="22"/>
          <w:lang w:val="es-BO"/>
        </w:rPr>
      </w:pPr>
      <w:r>
        <w:rPr>
          <w:rFonts w:ascii="Arial Narrow" w:hAnsi="Arial Narrow" w:cs="Arial"/>
          <w:sz w:val="22"/>
          <w:szCs w:val="22"/>
          <w:lang w:val="es-BO"/>
        </w:rPr>
        <w:t xml:space="preserve">De los países estudiados, </w:t>
      </w:r>
      <w:r w:rsidR="005809F2">
        <w:rPr>
          <w:rFonts w:ascii="Arial Narrow" w:hAnsi="Arial Narrow" w:cs="Arial"/>
          <w:sz w:val="22"/>
          <w:szCs w:val="22"/>
          <w:lang w:val="es-BO"/>
        </w:rPr>
        <w:t>todos menos Bra</w:t>
      </w:r>
      <w:r w:rsidR="00075698">
        <w:rPr>
          <w:rFonts w:ascii="Arial Narrow" w:hAnsi="Arial Narrow" w:cs="Arial"/>
          <w:sz w:val="22"/>
          <w:szCs w:val="22"/>
          <w:lang w:val="es-BO"/>
        </w:rPr>
        <w:t>s</w:t>
      </w:r>
      <w:r w:rsidR="005809F2">
        <w:rPr>
          <w:rFonts w:ascii="Arial Narrow" w:hAnsi="Arial Narrow" w:cs="Arial"/>
          <w:sz w:val="22"/>
          <w:szCs w:val="22"/>
          <w:lang w:val="es-BO"/>
        </w:rPr>
        <w:t xml:space="preserve">il, ofrecen </w:t>
      </w:r>
      <w:r w:rsidR="00C558AB">
        <w:rPr>
          <w:rFonts w:ascii="Arial Narrow" w:hAnsi="Arial Narrow" w:cs="Arial"/>
          <w:sz w:val="22"/>
          <w:szCs w:val="22"/>
          <w:lang w:val="es-BO"/>
        </w:rPr>
        <w:t xml:space="preserve">esquemas de créditos tributarios. </w:t>
      </w:r>
      <w:r w:rsidR="000B47C4">
        <w:rPr>
          <w:rFonts w:ascii="Arial Narrow" w:hAnsi="Arial Narrow" w:cs="Arial"/>
          <w:sz w:val="22"/>
          <w:szCs w:val="22"/>
          <w:lang w:val="es-BO"/>
        </w:rPr>
        <w:t xml:space="preserve">El CIR de Francia </w:t>
      </w:r>
      <w:r w:rsidR="00F25167">
        <w:rPr>
          <w:rFonts w:ascii="Arial Narrow" w:hAnsi="Arial Narrow" w:cs="Arial"/>
          <w:sz w:val="22"/>
          <w:szCs w:val="22"/>
          <w:lang w:val="es-BO"/>
        </w:rPr>
        <w:t xml:space="preserve">e incentivo tributarios a la I+D de Chile, representan el modelo clásico de modelo </w:t>
      </w:r>
      <w:r w:rsidR="00A66DD1">
        <w:rPr>
          <w:rFonts w:ascii="Arial Narrow" w:hAnsi="Arial Narrow" w:cs="Arial"/>
          <w:sz w:val="22"/>
          <w:szCs w:val="22"/>
          <w:lang w:val="es-BO"/>
        </w:rPr>
        <w:t xml:space="preserve">de crédito por volumen. Estos esquemas </w:t>
      </w:r>
      <w:r w:rsidR="00451F02">
        <w:rPr>
          <w:rFonts w:ascii="Arial Narrow" w:hAnsi="Arial Narrow" w:cs="Arial"/>
          <w:sz w:val="22"/>
          <w:szCs w:val="22"/>
          <w:lang w:val="es-BO"/>
        </w:rPr>
        <w:t>ofrecen un</w:t>
      </w:r>
      <w:r w:rsidR="00865A22">
        <w:rPr>
          <w:rFonts w:ascii="Arial Narrow" w:hAnsi="Arial Narrow" w:cs="Arial"/>
          <w:sz w:val="22"/>
          <w:szCs w:val="22"/>
          <w:lang w:val="es-BO"/>
        </w:rPr>
        <w:t xml:space="preserve"> crédito tributario del</w:t>
      </w:r>
      <w:r w:rsidR="00451F02">
        <w:rPr>
          <w:rFonts w:ascii="Arial Narrow" w:hAnsi="Arial Narrow" w:cs="Arial"/>
          <w:sz w:val="22"/>
          <w:szCs w:val="22"/>
          <w:lang w:val="es-BO"/>
        </w:rPr>
        <w:t xml:space="preserve"> 30% y 35% del gasto </w:t>
      </w:r>
      <w:r w:rsidR="00865A22">
        <w:rPr>
          <w:rFonts w:ascii="Arial Narrow" w:hAnsi="Arial Narrow" w:cs="Arial"/>
          <w:sz w:val="22"/>
          <w:szCs w:val="22"/>
          <w:lang w:val="es-BO"/>
        </w:rPr>
        <w:t xml:space="preserve">elegible </w:t>
      </w:r>
      <w:r w:rsidR="00451F02">
        <w:rPr>
          <w:rFonts w:ascii="Arial Narrow" w:hAnsi="Arial Narrow" w:cs="Arial"/>
          <w:sz w:val="22"/>
          <w:szCs w:val="22"/>
          <w:lang w:val="es-BO"/>
        </w:rPr>
        <w:t>en I+D</w:t>
      </w:r>
      <w:r w:rsidR="00865A22">
        <w:rPr>
          <w:rFonts w:ascii="Arial Narrow" w:hAnsi="Arial Narrow" w:cs="Arial"/>
          <w:sz w:val="22"/>
          <w:szCs w:val="22"/>
          <w:lang w:val="es-BO"/>
        </w:rPr>
        <w:t xml:space="preserve">, respectivamente </w:t>
      </w:r>
    </w:p>
    <w:p w14:paraId="0D2C4A61" w14:textId="77777777" w:rsidR="00865A22" w:rsidRDefault="00865A22" w:rsidP="008B41E9">
      <w:pPr>
        <w:jc w:val="both"/>
        <w:rPr>
          <w:rFonts w:ascii="Arial Narrow" w:hAnsi="Arial Narrow" w:cs="Arial"/>
          <w:sz w:val="22"/>
          <w:szCs w:val="22"/>
          <w:lang w:val="es-BO"/>
        </w:rPr>
      </w:pPr>
    </w:p>
    <w:p w14:paraId="41B52A27" w14:textId="6FE90FC9" w:rsidR="006F7088" w:rsidRPr="004A280D" w:rsidRDefault="00C00C35" w:rsidP="008B41E9">
      <w:pPr>
        <w:jc w:val="both"/>
        <w:rPr>
          <w:rFonts w:ascii="Arial Narrow" w:hAnsi="Arial Narrow" w:cs="Arial"/>
          <w:sz w:val="22"/>
          <w:szCs w:val="22"/>
          <w:lang w:val="es-BO"/>
        </w:rPr>
      </w:pPr>
      <w:r w:rsidRPr="00C00C35">
        <w:rPr>
          <w:rFonts w:ascii="Arial Narrow" w:hAnsi="Arial Narrow" w:cs="Arial"/>
          <w:sz w:val="22"/>
          <w:szCs w:val="22"/>
          <w:lang w:val="es-BO"/>
        </w:rPr>
        <w:t xml:space="preserve">España y Portugal, en cambio, optan por diseños híbridos. Portugal (SIFIDE II) </w:t>
      </w:r>
      <w:commentRangeStart w:id="228"/>
      <w:r w:rsidRPr="00C00C35">
        <w:rPr>
          <w:rFonts w:ascii="Arial Narrow" w:hAnsi="Arial Narrow" w:cs="Arial"/>
          <w:sz w:val="22"/>
          <w:szCs w:val="22"/>
          <w:lang w:val="es-BO"/>
        </w:rPr>
        <w:t>combina una tasa base de 32,5% con un componente incremental del 50% sobre el aumento del gasto respecto al promedio de los dos años anteriores</w:t>
      </w:r>
      <w:r w:rsidR="0087183A">
        <w:rPr>
          <w:rFonts w:ascii="Arial Narrow" w:hAnsi="Arial Narrow" w:cs="Arial"/>
          <w:sz w:val="22"/>
          <w:szCs w:val="22"/>
          <w:lang w:val="es-BO"/>
        </w:rPr>
        <w:t xml:space="preserve">. </w:t>
      </w:r>
      <w:commentRangeEnd w:id="228"/>
      <w:r w:rsidR="0044777B" w:rsidRPr="0087183A">
        <w:rPr>
          <w:rStyle w:val="CommentReference"/>
          <w:rFonts w:ascii="Arial Narrow" w:hAnsi="Arial Narrow" w:cs="Arial"/>
          <w:sz w:val="22"/>
          <w:szCs w:val="22"/>
          <w:lang w:val="es-BO"/>
        </w:rPr>
        <w:commentReference w:id="228"/>
      </w:r>
      <w:r w:rsidR="0087183A" w:rsidRPr="0087183A">
        <w:rPr>
          <w:rFonts w:ascii="Arial Narrow" w:hAnsi="Arial Narrow" w:cs="Arial"/>
          <w:sz w:val="22"/>
          <w:szCs w:val="22"/>
          <w:lang w:val="es-BO"/>
        </w:rPr>
        <w:t>Para las pequeñas y medianas empresas con menos de dos años de actividad, que no pueden beneficiarse del componente incremental, se establece una tasa base mayor del 47,5%, introduciendo un tratamiento diferencial orientado a empresas jóvenes</w:t>
      </w:r>
      <w:r w:rsidR="004A7B81">
        <w:rPr>
          <w:rFonts w:ascii="Arial Narrow" w:hAnsi="Arial Narrow" w:cs="Arial"/>
          <w:sz w:val="22"/>
          <w:szCs w:val="22"/>
          <w:lang w:val="es-BO"/>
        </w:rPr>
        <w:t xml:space="preserve">. </w:t>
      </w:r>
      <w:r w:rsidR="005431E1">
        <w:rPr>
          <w:rFonts w:ascii="Arial Narrow" w:hAnsi="Arial Narrow" w:cs="Arial"/>
          <w:sz w:val="22"/>
          <w:szCs w:val="22"/>
          <w:lang w:val="es-BO"/>
        </w:rPr>
        <w:t xml:space="preserve">En España, el incentivo </w:t>
      </w:r>
      <w:r w:rsidR="00307119">
        <w:rPr>
          <w:rFonts w:ascii="Arial Narrow" w:hAnsi="Arial Narrow" w:cs="Arial"/>
          <w:sz w:val="22"/>
          <w:szCs w:val="22"/>
          <w:lang w:val="es-BO"/>
        </w:rPr>
        <w:t xml:space="preserve">para I+D </w:t>
      </w:r>
      <w:r w:rsidR="004A280D" w:rsidRPr="004A280D">
        <w:rPr>
          <w:rFonts w:ascii="Arial Narrow" w:hAnsi="Arial Narrow" w:cs="Arial"/>
          <w:sz w:val="22"/>
          <w:szCs w:val="22"/>
          <w:lang w:val="es-BO"/>
        </w:rPr>
        <w:t xml:space="preserve">aplica una tasa base de 25% y una tasa incremental superior (42%) para el exceso sobre la media </w:t>
      </w:r>
      <w:r w:rsidR="00307119">
        <w:rPr>
          <w:rFonts w:ascii="Arial Narrow" w:hAnsi="Arial Narrow" w:cs="Arial"/>
          <w:sz w:val="22"/>
          <w:szCs w:val="22"/>
          <w:lang w:val="es-BO"/>
        </w:rPr>
        <w:t xml:space="preserve">de los últimos dos años, con bonificaciones adicionales </w:t>
      </w:r>
      <w:r w:rsidR="00A73279">
        <w:rPr>
          <w:rFonts w:ascii="Arial Narrow" w:hAnsi="Arial Narrow" w:cs="Arial"/>
          <w:sz w:val="22"/>
          <w:szCs w:val="22"/>
          <w:lang w:val="es-BO"/>
        </w:rPr>
        <w:t xml:space="preserve">posibles por </w:t>
      </w:r>
      <w:r w:rsidR="0068688E">
        <w:rPr>
          <w:rFonts w:ascii="Arial Narrow" w:hAnsi="Arial Narrow" w:cs="Arial"/>
          <w:sz w:val="22"/>
          <w:szCs w:val="22"/>
          <w:lang w:val="es-BO"/>
        </w:rPr>
        <w:t>vinculación de personal investigador</w:t>
      </w:r>
      <w:r w:rsidR="004A16ED">
        <w:rPr>
          <w:rFonts w:ascii="Arial Narrow" w:hAnsi="Arial Narrow" w:cs="Arial"/>
          <w:sz w:val="22"/>
          <w:szCs w:val="22"/>
          <w:lang w:val="es-BO"/>
        </w:rPr>
        <w:t xml:space="preserve"> e inversiones en activos intangibles. Sin embargo, España ofrece </w:t>
      </w:r>
      <w:r w:rsidR="00FD707D">
        <w:rPr>
          <w:rFonts w:ascii="Arial Narrow" w:hAnsi="Arial Narrow" w:cs="Arial"/>
          <w:sz w:val="22"/>
          <w:szCs w:val="22"/>
          <w:lang w:val="es-BO"/>
        </w:rPr>
        <w:t>un</w:t>
      </w:r>
      <w:r w:rsidR="007D4160">
        <w:rPr>
          <w:rFonts w:ascii="Arial Narrow" w:hAnsi="Arial Narrow" w:cs="Arial"/>
          <w:sz w:val="22"/>
          <w:szCs w:val="22"/>
          <w:lang w:val="es-BO"/>
        </w:rPr>
        <w:t>a</w:t>
      </w:r>
      <w:r w:rsidR="00FD707D">
        <w:rPr>
          <w:rFonts w:ascii="Arial Narrow" w:hAnsi="Arial Narrow" w:cs="Arial"/>
          <w:sz w:val="22"/>
          <w:szCs w:val="22"/>
          <w:lang w:val="es-BO"/>
        </w:rPr>
        <w:t xml:space="preserve"> tasa menor, de 12%, para la innovación tecnológica. </w:t>
      </w:r>
    </w:p>
    <w:p w14:paraId="3D4F1BD2" w14:textId="77777777" w:rsidR="00865A22" w:rsidRDefault="00865A22" w:rsidP="008B41E9">
      <w:pPr>
        <w:jc w:val="both"/>
        <w:rPr>
          <w:rFonts w:ascii="Arial Narrow" w:hAnsi="Arial Narrow" w:cs="Arial"/>
          <w:sz w:val="22"/>
          <w:szCs w:val="22"/>
          <w:lang w:val="es-BO"/>
        </w:rPr>
      </w:pPr>
    </w:p>
    <w:p w14:paraId="134805D6" w14:textId="4CA4FFBB" w:rsidR="00F40E5C" w:rsidRDefault="00BD3FF3" w:rsidP="008B41E9">
      <w:pPr>
        <w:jc w:val="both"/>
        <w:rPr>
          <w:rFonts w:ascii="Arial Narrow" w:hAnsi="Arial Narrow" w:cs="Arial"/>
          <w:sz w:val="22"/>
          <w:szCs w:val="22"/>
          <w:lang w:val="es-BO"/>
        </w:rPr>
      </w:pPr>
      <w:r w:rsidRPr="00BD3FF3">
        <w:rPr>
          <w:rFonts w:ascii="Arial Narrow" w:hAnsi="Arial Narrow" w:cs="Arial"/>
          <w:sz w:val="22"/>
          <w:szCs w:val="22"/>
          <w:lang w:val="es-BO"/>
        </w:rPr>
        <w:t>Colombia</w:t>
      </w:r>
      <w:r>
        <w:rPr>
          <w:rFonts w:ascii="Arial Narrow" w:hAnsi="Arial Narrow" w:cs="Arial"/>
          <w:sz w:val="22"/>
          <w:szCs w:val="22"/>
          <w:lang w:val="es-BO"/>
        </w:rPr>
        <w:t xml:space="preserve">, por su </w:t>
      </w:r>
      <w:r w:rsidR="00A57B28">
        <w:rPr>
          <w:rFonts w:ascii="Arial Narrow" w:hAnsi="Arial Narrow" w:cs="Arial"/>
          <w:sz w:val="22"/>
          <w:szCs w:val="22"/>
          <w:lang w:val="es-BO"/>
        </w:rPr>
        <w:t xml:space="preserve">lado, </w:t>
      </w:r>
      <w:r w:rsidR="00593FCA">
        <w:rPr>
          <w:rFonts w:ascii="Arial Narrow" w:hAnsi="Arial Narrow" w:cs="Arial"/>
          <w:sz w:val="22"/>
          <w:szCs w:val="22"/>
          <w:lang w:val="es-BO"/>
        </w:rPr>
        <w:t xml:space="preserve">ofrece </w:t>
      </w:r>
      <w:r w:rsidR="00593BCA">
        <w:rPr>
          <w:rFonts w:ascii="Arial Narrow" w:hAnsi="Arial Narrow" w:cs="Arial"/>
          <w:sz w:val="22"/>
          <w:szCs w:val="22"/>
          <w:lang w:val="es-BO"/>
        </w:rPr>
        <w:t>dos alternativas, un</w:t>
      </w:r>
      <w:r w:rsidRPr="00BD3FF3">
        <w:rPr>
          <w:rFonts w:ascii="Arial Narrow" w:hAnsi="Arial Narrow" w:cs="Arial"/>
          <w:sz w:val="22"/>
          <w:szCs w:val="22"/>
          <w:lang w:val="es-BO"/>
        </w:rPr>
        <w:t xml:space="preserve"> descuento tributario (30%)</w:t>
      </w:r>
      <w:r w:rsidR="00593BCA">
        <w:rPr>
          <w:rFonts w:ascii="Arial Narrow" w:hAnsi="Arial Narrow" w:cs="Arial"/>
          <w:sz w:val="22"/>
          <w:szCs w:val="22"/>
          <w:lang w:val="es-BO"/>
        </w:rPr>
        <w:t xml:space="preserve"> elegible para cualquier tipo de empresas</w:t>
      </w:r>
      <w:r w:rsidRPr="00BD3FF3">
        <w:rPr>
          <w:rFonts w:ascii="Arial Narrow" w:hAnsi="Arial Narrow" w:cs="Arial"/>
          <w:sz w:val="22"/>
          <w:szCs w:val="22"/>
          <w:lang w:val="es-BO"/>
        </w:rPr>
        <w:t xml:space="preserve"> </w:t>
      </w:r>
      <w:r w:rsidR="00593BCA">
        <w:rPr>
          <w:rFonts w:ascii="Arial Narrow" w:hAnsi="Arial Narrow" w:cs="Arial"/>
          <w:sz w:val="22"/>
          <w:szCs w:val="22"/>
          <w:lang w:val="es-BO"/>
        </w:rPr>
        <w:t xml:space="preserve">o  un </w:t>
      </w:r>
      <w:r w:rsidRPr="00BD3FF3">
        <w:rPr>
          <w:rFonts w:ascii="Arial Narrow" w:hAnsi="Arial Narrow" w:cs="Arial"/>
          <w:sz w:val="22"/>
          <w:szCs w:val="22"/>
          <w:lang w:val="es-BO"/>
        </w:rPr>
        <w:t xml:space="preserve">créditos </w:t>
      </w:r>
      <w:r w:rsidR="00593BCA">
        <w:rPr>
          <w:rFonts w:ascii="Arial Narrow" w:hAnsi="Arial Narrow" w:cs="Arial"/>
          <w:sz w:val="22"/>
          <w:szCs w:val="22"/>
          <w:lang w:val="es-BO"/>
        </w:rPr>
        <w:t>tributario de</w:t>
      </w:r>
      <w:r w:rsidR="00A57B28">
        <w:rPr>
          <w:rFonts w:ascii="Arial Narrow" w:hAnsi="Arial Narrow" w:cs="Arial"/>
          <w:sz w:val="22"/>
          <w:szCs w:val="22"/>
          <w:lang w:val="es-BO"/>
        </w:rPr>
        <w:t xml:space="preserve"> 50%</w:t>
      </w:r>
      <w:r w:rsidRPr="00BD3FF3">
        <w:rPr>
          <w:rFonts w:ascii="Arial Narrow" w:hAnsi="Arial Narrow" w:cs="Arial"/>
          <w:sz w:val="22"/>
          <w:szCs w:val="22"/>
          <w:lang w:val="es-BO"/>
        </w:rPr>
        <w:t xml:space="preserve"> </w:t>
      </w:r>
      <w:r w:rsidR="00593BCA">
        <w:rPr>
          <w:rFonts w:ascii="Arial Narrow" w:hAnsi="Arial Narrow" w:cs="Arial"/>
          <w:sz w:val="22"/>
          <w:szCs w:val="22"/>
          <w:lang w:val="es-BO"/>
        </w:rPr>
        <w:t xml:space="preserve">para </w:t>
      </w:r>
      <w:r w:rsidR="00D82793" w:rsidRPr="00D82793">
        <w:rPr>
          <w:rFonts w:ascii="Arial Narrow" w:hAnsi="Arial Narrow" w:cs="Arial"/>
          <w:sz w:val="22"/>
          <w:szCs w:val="22"/>
          <w:lang w:val="es-BO"/>
        </w:rPr>
        <w:t>si e</w:t>
      </w:r>
      <w:r w:rsidR="00BE4C8B">
        <w:rPr>
          <w:rFonts w:ascii="Arial Narrow" w:hAnsi="Arial Narrow" w:cs="Arial"/>
          <w:sz w:val="22"/>
          <w:szCs w:val="22"/>
          <w:lang w:val="es-BO"/>
        </w:rPr>
        <w:t>s Mi</w:t>
      </w:r>
      <w:r w:rsidR="00D82793" w:rsidRPr="00D82793">
        <w:rPr>
          <w:rFonts w:ascii="Arial Narrow" w:hAnsi="Arial Narrow" w:cs="Arial"/>
          <w:sz w:val="22"/>
          <w:szCs w:val="22"/>
          <w:lang w:val="es-BO"/>
        </w:rPr>
        <w:t>P</w:t>
      </w:r>
      <w:r w:rsidR="00BE4C8B">
        <w:rPr>
          <w:rFonts w:ascii="Arial Narrow" w:hAnsi="Arial Narrow" w:cs="Arial"/>
          <w:sz w:val="22"/>
          <w:szCs w:val="22"/>
          <w:lang w:val="es-BO"/>
        </w:rPr>
        <w:t>yme</w:t>
      </w:r>
      <w:r w:rsidR="00D82793" w:rsidRPr="00D82793">
        <w:rPr>
          <w:rFonts w:ascii="Arial Narrow" w:hAnsi="Arial Narrow" w:cs="Arial"/>
          <w:sz w:val="22"/>
          <w:szCs w:val="22"/>
          <w:lang w:val="es-BO"/>
        </w:rPr>
        <w:t xml:space="preserve"> o </w:t>
      </w:r>
      <w:r w:rsidR="00593BCA">
        <w:rPr>
          <w:rFonts w:ascii="Arial Narrow" w:hAnsi="Arial Narrow" w:cs="Arial"/>
          <w:sz w:val="22"/>
          <w:szCs w:val="22"/>
          <w:lang w:val="es-BO"/>
        </w:rPr>
        <w:t xml:space="preserve">grandes empresas en </w:t>
      </w:r>
      <w:r w:rsidR="003871F0">
        <w:rPr>
          <w:rFonts w:ascii="Arial Narrow" w:hAnsi="Arial Narrow" w:cs="Arial"/>
          <w:sz w:val="22"/>
          <w:szCs w:val="22"/>
          <w:lang w:val="es-BO"/>
        </w:rPr>
        <w:t xml:space="preserve">proyectos colaborativos de CTI </w:t>
      </w:r>
      <w:r w:rsidRPr="00BD3FF3">
        <w:rPr>
          <w:rFonts w:ascii="Arial Narrow" w:hAnsi="Arial Narrow" w:cs="Arial"/>
          <w:sz w:val="22"/>
          <w:szCs w:val="22"/>
          <w:lang w:val="es-BO"/>
        </w:rPr>
        <w:t xml:space="preserve">con </w:t>
      </w:r>
      <w:r w:rsidR="00A57B28" w:rsidRPr="00BD3FF3">
        <w:rPr>
          <w:rFonts w:ascii="Arial Narrow" w:hAnsi="Arial Narrow" w:cs="Arial"/>
          <w:sz w:val="22"/>
          <w:szCs w:val="22"/>
          <w:lang w:val="es-BO"/>
        </w:rPr>
        <w:t>MiPymes</w:t>
      </w:r>
      <w:r w:rsidR="006A5B68">
        <w:rPr>
          <w:rFonts w:ascii="Arial Narrow" w:hAnsi="Arial Narrow" w:cs="Arial"/>
          <w:sz w:val="22"/>
          <w:szCs w:val="22"/>
          <w:lang w:val="es-BO"/>
        </w:rPr>
        <w:t>.</w:t>
      </w:r>
    </w:p>
    <w:p w14:paraId="53058566" w14:textId="77777777" w:rsidR="00A57B28" w:rsidRDefault="00A57B28" w:rsidP="008B41E9">
      <w:pPr>
        <w:jc w:val="both"/>
        <w:rPr>
          <w:rFonts w:ascii="Arial Narrow" w:hAnsi="Arial Narrow" w:cs="Arial"/>
          <w:sz w:val="22"/>
          <w:szCs w:val="22"/>
          <w:lang w:val="es-BO"/>
        </w:rPr>
      </w:pPr>
    </w:p>
    <w:p w14:paraId="20FF5296" w14:textId="1E4D3F6E" w:rsidR="00A57B28" w:rsidRPr="00BD3FF3" w:rsidRDefault="0027218E" w:rsidP="008B41E9">
      <w:pPr>
        <w:jc w:val="both"/>
        <w:rPr>
          <w:rFonts w:ascii="Arial Narrow" w:hAnsi="Arial Narrow" w:cs="Arial"/>
          <w:sz w:val="22"/>
          <w:szCs w:val="22"/>
          <w:lang w:val="es-BO"/>
        </w:rPr>
      </w:pPr>
      <w:r>
        <w:rPr>
          <w:rFonts w:ascii="Arial Narrow" w:hAnsi="Arial Narrow" w:cs="Arial"/>
          <w:sz w:val="22"/>
          <w:szCs w:val="22"/>
          <w:lang w:val="es-BO"/>
        </w:rPr>
        <w:t>La literat</w:t>
      </w:r>
      <w:r w:rsidR="0076544E">
        <w:rPr>
          <w:rFonts w:ascii="Arial Narrow" w:hAnsi="Arial Narrow" w:cs="Arial"/>
          <w:sz w:val="22"/>
          <w:szCs w:val="22"/>
          <w:lang w:val="es-BO"/>
        </w:rPr>
        <w:t>ura evidencia que l</w:t>
      </w:r>
      <w:r w:rsidRPr="0027218E">
        <w:rPr>
          <w:rFonts w:ascii="Arial Narrow" w:hAnsi="Arial Narrow" w:cs="Arial"/>
          <w:sz w:val="22"/>
          <w:szCs w:val="22"/>
          <w:lang w:val="es-BO"/>
        </w:rPr>
        <w:t xml:space="preserve">os regímenes basados en el volumen son más generosos y predecibles para las empresas, pero pueden subvencionar I+D que se habría realizado de todos modos, mientras que los regímenes incrementales se centran </w:t>
      </w:r>
      <w:r w:rsidR="00A04DE2">
        <w:rPr>
          <w:rFonts w:ascii="Arial Narrow" w:hAnsi="Arial Narrow" w:cs="Arial"/>
          <w:sz w:val="22"/>
          <w:szCs w:val="22"/>
          <w:lang w:val="es-BO"/>
        </w:rPr>
        <w:t>en incentivar</w:t>
      </w:r>
      <w:r w:rsidRPr="0027218E">
        <w:rPr>
          <w:rFonts w:ascii="Arial Narrow" w:hAnsi="Arial Narrow" w:cs="Arial"/>
          <w:sz w:val="22"/>
          <w:szCs w:val="22"/>
          <w:lang w:val="es-BO"/>
        </w:rPr>
        <w:t xml:space="preserve"> la </w:t>
      </w:r>
      <w:r w:rsidR="00CC7E58">
        <w:rPr>
          <w:rFonts w:ascii="Arial Narrow" w:hAnsi="Arial Narrow" w:cs="Arial"/>
          <w:sz w:val="22"/>
          <w:szCs w:val="22"/>
          <w:lang w:val="es-BO"/>
        </w:rPr>
        <w:t>inversion</w:t>
      </w:r>
      <w:r w:rsidRPr="0027218E">
        <w:rPr>
          <w:rFonts w:ascii="Arial Narrow" w:hAnsi="Arial Narrow" w:cs="Arial"/>
          <w:sz w:val="22"/>
          <w:szCs w:val="22"/>
          <w:lang w:val="es-BO"/>
        </w:rPr>
        <w:t xml:space="preserve"> adicional, pero son complejos de administrar y menos eficaces durante las recesiones económicas (Appelt, S. et al., 2016). Los diseños híbridos, como los utilizados en España y Portugal, intentan conciliar estas compensaciones combinando un tipo básico con un tipo marginal más elevado sobre el gasto adicional en I+D.</w:t>
      </w:r>
    </w:p>
    <w:p w14:paraId="284705DD" w14:textId="77777777" w:rsidR="00F40E5C" w:rsidRDefault="00F40E5C" w:rsidP="008B41E9">
      <w:pPr>
        <w:jc w:val="both"/>
        <w:rPr>
          <w:rFonts w:ascii="Arial Narrow" w:hAnsi="Arial Narrow" w:cs="Arial"/>
          <w:sz w:val="22"/>
          <w:szCs w:val="22"/>
          <w:lang w:val="es-BO"/>
        </w:rPr>
      </w:pPr>
    </w:p>
    <w:p w14:paraId="64331F22" w14:textId="5318B71B" w:rsidR="006466D7" w:rsidRPr="006466D7" w:rsidRDefault="00CE2E4D" w:rsidP="006466D7">
      <w:pPr>
        <w:pStyle w:val="ListParagraph"/>
        <w:numPr>
          <w:ilvl w:val="2"/>
          <w:numId w:val="47"/>
        </w:numPr>
        <w:jc w:val="both"/>
        <w:rPr>
          <w:rFonts w:ascii="Arial Narrow" w:hAnsi="Arial Narrow" w:cs="Arial"/>
          <w:sz w:val="22"/>
          <w:szCs w:val="22"/>
          <w:lang w:val="es-BO"/>
        </w:rPr>
      </w:pPr>
      <w:r w:rsidRPr="006466D7">
        <w:rPr>
          <w:rFonts w:ascii="Arial Narrow" w:hAnsi="Arial Narrow" w:cs="Arial"/>
          <w:b/>
          <w:bCs/>
          <w:sz w:val="22"/>
          <w:szCs w:val="22"/>
          <w:lang w:val="es-BO"/>
        </w:rPr>
        <w:t>Esquemas de depreciación acelerada</w:t>
      </w:r>
      <w:r w:rsidRPr="006466D7">
        <w:rPr>
          <w:rFonts w:ascii="Arial Narrow" w:hAnsi="Arial Narrow" w:cs="Arial"/>
          <w:sz w:val="22"/>
          <w:szCs w:val="22"/>
          <w:lang w:val="es-BO"/>
        </w:rPr>
        <w:t xml:space="preserve">: </w:t>
      </w:r>
    </w:p>
    <w:p w14:paraId="5B4AF677" w14:textId="77777777" w:rsidR="006466D7" w:rsidRDefault="006466D7" w:rsidP="006466D7">
      <w:pPr>
        <w:jc w:val="both"/>
        <w:rPr>
          <w:rFonts w:ascii="Arial Narrow" w:hAnsi="Arial Narrow" w:cs="Arial"/>
          <w:sz w:val="22"/>
          <w:szCs w:val="22"/>
          <w:lang w:val="es-BO"/>
        </w:rPr>
      </w:pPr>
    </w:p>
    <w:p w14:paraId="131DA798" w14:textId="396C3906" w:rsidR="006466D7" w:rsidRDefault="00CE2E4D" w:rsidP="006466D7">
      <w:pPr>
        <w:jc w:val="both"/>
        <w:rPr>
          <w:rFonts w:ascii="Arial Narrow" w:hAnsi="Arial Narrow" w:cs="Arial"/>
          <w:sz w:val="22"/>
          <w:szCs w:val="22"/>
          <w:lang w:val="es-BO"/>
        </w:rPr>
      </w:pPr>
      <w:commentRangeStart w:id="229"/>
      <w:r w:rsidRPr="006466D7">
        <w:rPr>
          <w:rFonts w:ascii="Arial Narrow" w:hAnsi="Arial Narrow" w:cs="Arial"/>
          <w:sz w:val="22"/>
          <w:szCs w:val="22"/>
          <w:lang w:val="es-BO"/>
        </w:rPr>
        <w:t>Permiten una depreciación más rápida de activos (maquinaria, equipo, edificios, intangibles) utilizados en actividades de I+D</w:t>
      </w:r>
      <w:r w:rsidR="006466D7">
        <w:rPr>
          <w:rFonts w:ascii="Arial Narrow" w:hAnsi="Arial Narrow" w:cs="Arial"/>
          <w:sz w:val="22"/>
          <w:szCs w:val="22"/>
          <w:lang w:val="es-BO"/>
        </w:rPr>
        <w:t>, mejorando la liqu</w:t>
      </w:r>
      <w:r w:rsidR="00E40310">
        <w:rPr>
          <w:rFonts w:ascii="Arial Narrow" w:hAnsi="Arial Narrow" w:cs="Arial"/>
          <w:sz w:val="22"/>
          <w:szCs w:val="22"/>
          <w:lang w:val="es-BO"/>
        </w:rPr>
        <w:t>id</w:t>
      </w:r>
      <w:r w:rsidR="006466D7">
        <w:rPr>
          <w:rFonts w:ascii="Arial Narrow" w:hAnsi="Arial Narrow" w:cs="Arial"/>
          <w:sz w:val="22"/>
          <w:szCs w:val="22"/>
          <w:lang w:val="es-BO"/>
        </w:rPr>
        <w:t>ez</w:t>
      </w:r>
      <w:sdt>
        <w:sdtPr>
          <w:rPr>
            <w:lang w:val="es-BO"/>
          </w:rPr>
          <w:id w:val="-1089770870"/>
          <w:citation/>
        </w:sdtPr>
        <w:sdtEndPr/>
        <w:sdtContent>
          <w:r w:rsidRPr="006466D7">
            <w:rPr>
              <w:rFonts w:ascii="Arial Narrow" w:hAnsi="Arial Narrow" w:cs="Arial"/>
              <w:sz w:val="22"/>
              <w:szCs w:val="22"/>
              <w:lang w:val="es-BO"/>
            </w:rPr>
            <w:fldChar w:fldCharType="begin"/>
          </w:r>
          <w:r w:rsidRPr="006466D7">
            <w:rPr>
              <w:rFonts w:ascii="Arial Narrow" w:hAnsi="Arial Narrow" w:cs="Arial"/>
              <w:sz w:val="22"/>
              <w:szCs w:val="22"/>
              <w:lang w:val="es-BO"/>
            </w:rPr>
            <w:instrText xml:space="preserve">CITATION Köh12 \l 16394 </w:instrText>
          </w:r>
          <w:r w:rsidRPr="006466D7">
            <w:rPr>
              <w:rFonts w:ascii="Arial Narrow" w:hAnsi="Arial Narrow" w:cs="Arial"/>
              <w:sz w:val="22"/>
              <w:szCs w:val="22"/>
              <w:lang w:val="es-BO"/>
            </w:rPr>
            <w:fldChar w:fldCharType="separate"/>
          </w:r>
          <w:r w:rsidR="00A07AAD">
            <w:rPr>
              <w:rFonts w:ascii="Arial Narrow" w:hAnsi="Arial Narrow" w:cs="Arial"/>
              <w:noProof/>
              <w:sz w:val="22"/>
              <w:szCs w:val="22"/>
              <w:lang w:val="es-BO"/>
            </w:rPr>
            <w:t xml:space="preserve"> </w:t>
          </w:r>
          <w:r w:rsidR="00A07AAD" w:rsidRPr="00A07AAD">
            <w:rPr>
              <w:rFonts w:ascii="Arial Narrow" w:hAnsi="Arial Narrow" w:cs="Arial"/>
              <w:noProof/>
              <w:sz w:val="22"/>
              <w:szCs w:val="22"/>
              <w:lang w:val="es-BO"/>
            </w:rPr>
            <w:t>(Köhler, Laredo, &amp; Rammer, 2012)</w:t>
          </w:r>
          <w:r w:rsidRPr="006466D7">
            <w:rPr>
              <w:rFonts w:ascii="Arial Narrow" w:hAnsi="Arial Narrow" w:cs="Arial"/>
              <w:sz w:val="22"/>
              <w:szCs w:val="22"/>
              <w:lang w:val="es-BO"/>
            </w:rPr>
            <w:fldChar w:fldCharType="end"/>
          </w:r>
        </w:sdtContent>
      </w:sdt>
      <w:r w:rsidRPr="006466D7">
        <w:rPr>
          <w:rFonts w:ascii="Arial Narrow" w:hAnsi="Arial Narrow" w:cs="Arial"/>
          <w:sz w:val="22"/>
          <w:szCs w:val="22"/>
          <w:lang w:val="es-BO"/>
        </w:rPr>
        <w:t>.</w:t>
      </w:r>
      <w:r w:rsidR="006466D7">
        <w:rPr>
          <w:rFonts w:ascii="Arial Narrow" w:hAnsi="Arial Narrow" w:cs="Arial"/>
          <w:sz w:val="22"/>
          <w:szCs w:val="22"/>
          <w:lang w:val="es-BO"/>
        </w:rPr>
        <w:t xml:space="preserve"> </w:t>
      </w:r>
      <w:commentRangeEnd w:id="229"/>
      <w:r w:rsidR="002B3B63">
        <w:rPr>
          <w:rStyle w:val="CommentReference"/>
          <w:rFonts w:ascii="Arial Narrow" w:hAnsi="Arial Narrow" w:cs="Arial"/>
          <w:sz w:val="22"/>
          <w:szCs w:val="22"/>
          <w:lang w:val="es-BO"/>
        </w:rPr>
        <w:commentReference w:id="229"/>
      </w:r>
      <w:r w:rsidR="006466D7">
        <w:rPr>
          <w:rFonts w:ascii="Arial Narrow" w:hAnsi="Arial Narrow" w:cs="Arial"/>
          <w:sz w:val="22"/>
          <w:szCs w:val="22"/>
          <w:lang w:val="es-BO"/>
        </w:rPr>
        <w:t>El esquema de Brasil combina l</w:t>
      </w:r>
      <w:r w:rsidR="00547152">
        <w:rPr>
          <w:rFonts w:ascii="Arial Narrow" w:hAnsi="Arial Narrow" w:cs="Arial"/>
          <w:sz w:val="22"/>
          <w:szCs w:val="22"/>
          <w:lang w:val="es-BO"/>
        </w:rPr>
        <w:t xml:space="preserve">a superdeducción con la depreciación </w:t>
      </w:r>
      <w:r w:rsidR="00547152" w:rsidRPr="004C21E1">
        <w:rPr>
          <w:rFonts w:ascii="Arial Narrow" w:hAnsi="Arial Narrow" w:cs="Arial"/>
          <w:sz w:val="22"/>
          <w:szCs w:val="22"/>
          <w:lang w:val="es-BO"/>
        </w:rPr>
        <w:t>acelerada</w:t>
      </w:r>
      <w:r w:rsidR="00547152">
        <w:rPr>
          <w:rFonts w:ascii="Arial Narrow" w:hAnsi="Arial Narrow" w:cs="Arial"/>
          <w:sz w:val="22"/>
          <w:szCs w:val="22"/>
          <w:lang w:val="es-BO"/>
        </w:rPr>
        <w:t xml:space="preserve">. Las empresas elegibles </w:t>
      </w:r>
      <w:r w:rsidR="00E40310">
        <w:rPr>
          <w:rFonts w:ascii="Arial Narrow" w:hAnsi="Arial Narrow" w:cs="Arial"/>
          <w:sz w:val="22"/>
          <w:szCs w:val="22"/>
          <w:lang w:val="es-BO"/>
        </w:rPr>
        <w:t xml:space="preserve">pueden </w:t>
      </w:r>
      <w:r w:rsidR="00E40310" w:rsidRPr="00111203">
        <w:rPr>
          <w:rFonts w:ascii="Arial Narrow" w:hAnsi="Arial Narrow" w:cs="Arial"/>
          <w:sz w:val="22"/>
          <w:szCs w:val="22"/>
          <w:lang w:val="es-BO"/>
        </w:rPr>
        <w:t>amortizar el 100% de los activos de I+D subvencionables el mismo año de su adquisición</w:t>
      </w:r>
      <w:r w:rsidR="005839D7">
        <w:rPr>
          <w:rFonts w:ascii="Arial Narrow" w:hAnsi="Arial Narrow" w:cs="Arial"/>
          <w:sz w:val="22"/>
          <w:szCs w:val="22"/>
          <w:lang w:val="es-BO"/>
        </w:rPr>
        <w:t xml:space="preserve">. </w:t>
      </w:r>
      <w:commentRangeStart w:id="230"/>
      <w:r w:rsidR="005839D7">
        <w:rPr>
          <w:rFonts w:ascii="Arial Narrow" w:hAnsi="Arial Narrow" w:cs="Arial"/>
          <w:sz w:val="22"/>
          <w:szCs w:val="22"/>
          <w:lang w:val="es-BO"/>
        </w:rPr>
        <w:t>Aunque, como</w:t>
      </w:r>
      <w:r w:rsidR="008E5585">
        <w:rPr>
          <w:rFonts w:ascii="Arial Narrow" w:hAnsi="Arial Narrow" w:cs="Arial"/>
          <w:sz w:val="22"/>
          <w:szCs w:val="22"/>
          <w:lang w:val="es-BO"/>
        </w:rPr>
        <w:t xml:space="preserve"> un instrumento </w:t>
      </w:r>
      <w:r w:rsidR="00472D78">
        <w:rPr>
          <w:rFonts w:ascii="Arial Narrow" w:hAnsi="Arial Narrow" w:cs="Arial"/>
          <w:sz w:val="22"/>
          <w:szCs w:val="22"/>
          <w:lang w:val="es-BO"/>
        </w:rPr>
        <w:t>independiente del CIR</w:t>
      </w:r>
      <w:r w:rsidR="008E5585">
        <w:rPr>
          <w:rFonts w:ascii="Arial Narrow" w:hAnsi="Arial Narrow" w:cs="Arial"/>
          <w:sz w:val="22"/>
          <w:szCs w:val="22"/>
          <w:lang w:val="es-BO"/>
        </w:rPr>
        <w:t xml:space="preserve">, Francia también </w:t>
      </w:r>
      <w:r w:rsidR="00E91316" w:rsidRPr="005601DA">
        <w:rPr>
          <w:rFonts w:ascii="Arial Narrow" w:hAnsi="Arial Narrow" w:cs="Arial"/>
          <w:sz w:val="22"/>
          <w:szCs w:val="22"/>
          <w:lang w:val="es-BO"/>
        </w:rPr>
        <w:t>permite la amortización acelerada de los equipos de I+D</w:t>
      </w:r>
      <w:r w:rsidR="00472D78">
        <w:rPr>
          <w:rFonts w:ascii="Arial Narrow" w:hAnsi="Arial Narrow" w:cs="Arial"/>
          <w:sz w:val="22"/>
          <w:szCs w:val="22"/>
          <w:lang w:val="es-BO"/>
        </w:rPr>
        <w:t xml:space="preserve"> </w:t>
      </w:r>
      <w:sdt>
        <w:sdtPr>
          <w:rPr>
            <w:rFonts w:ascii="Arial Narrow" w:hAnsi="Arial Narrow" w:cs="Arial"/>
            <w:sz w:val="22"/>
            <w:szCs w:val="22"/>
            <w:lang w:val="es-BO"/>
          </w:rPr>
          <w:id w:val="-1487166405"/>
          <w:citation/>
        </w:sdtPr>
        <w:sdtEndPr/>
        <w:sdtContent>
          <w:r w:rsidR="00472D78">
            <w:rPr>
              <w:rFonts w:ascii="Arial Narrow" w:hAnsi="Arial Narrow" w:cs="Arial"/>
              <w:sz w:val="22"/>
              <w:szCs w:val="22"/>
              <w:lang w:val="es-BO"/>
            </w:rPr>
            <w:fldChar w:fldCharType="begin"/>
          </w:r>
          <w:r w:rsidR="00472D78">
            <w:rPr>
              <w:rFonts w:ascii="Arial Narrow" w:hAnsi="Arial Narrow" w:cs="Arial"/>
              <w:sz w:val="22"/>
              <w:szCs w:val="22"/>
              <w:lang w:val="es-BO"/>
            </w:rPr>
            <w:instrText xml:space="preserve"> CITATION EY24 \l 16394 </w:instrText>
          </w:r>
          <w:r w:rsidR="00472D78">
            <w:rPr>
              <w:rFonts w:ascii="Arial Narrow" w:hAnsi="Arial Narrow" w:cs="Arial"/>
              <w:sz w:val="22"/>
              <w:szCs w:val="22"/>
              <w:lang w:val="es-BO"/>
            </w:rPr>
            <w:fldChar w:fldCharType="separate"/>
          </w:r>
          <w:r w:rsidR="00A07AAD" w:rsidRPr="00A07AAD">
            <w:rPr>
              <w:rFonts w:ascii="Arial Narrow" w:hAnsi="Arial Narrow" w:cs="Arial"/>
              <w:noProof/>
              <w:sz w:val="22"/>
              <w:szCs w:val="22"/>
              <w:lang w:val="es-BO"/>
            </w:rPr>
            <w:t>(EY, 2024)</w:t>
          </w:r>
          <w:r w:rsidR="00472D78">
            <w:rPr>
              <w:rFonts w:ascii="Arial Narrow" w:hAnsi="Arial Narrow" w:cs="Arial"/>
              <w:sz w:val="22"/>
              <w:szCs w:val="22"/>
              <w:lang w:val="es-BO"/>
            </w:rPr>
            <w:fldChar w:fldCharType="end"/>
          </w:r>
        </w:sdtContent>
      </w:sdt>
      <w:r w:rsidR="00472D78">
        <w:rPr>
          <w:rFonts w:ascii="Arial Narrow" w:hAnsi="Arial Narrow" w:cs="Arial"/>
          <w:sz w:val="22"/>
          <w:szCs w:val="22"/>
          <w:lang w:val="es-BO"/>
        </w:rPr>
        <w:t>.</w:t>
      </w:r>
      <w:commentRangeEnd w:id="230"/>
      <w:r w:rsidR="002A2C85">
        <w:rPr>
          <w:rStyle w:val="CommentReference"/>
          <w:rFonts w:ascii="Arial Narrow" w:hAnsi="Arial Narrow" w:cs="Arial"/>
          <w:sz w:val="22"/>
          <w:szCs w:val="22"/>
          <w:lang w:val="es-BO"/>
        </w:rPr>
        <w:commentReference w:id="230"/>
      </w:r>
    </w:p>
    <w:p w14:paraId="3C12DFD1" w14:textId="77777777" w:rsidR="006466D7" w:rsidRDefault="006466D7" w:rsidP="006466D7">
      <w:pPr>
        <w:jc w:val="both"/>
        <w:rPr>
          <w:rFonts w:ascii="Arial Narrow" w:hAnsi="Arial Narrow" w:cs="Arial"/>
          <w:sz w:val="22"/>
          <w:szCs w:val="22"/>
          <w:lang w:val="es-BO"/>
        </w:rPr>
      </w:pPr>
    </w:p>
    <w:p w14:paraId="68F2312A" w14:textId="6C61DD97" w:rsidR="003803A4" w:rsidRPr="00B24662" w:rsidRDefault="003803A4" w:rsidP="00B24662">
      <w:pPr>
        <w:pStyle w:val="ListParagraph"/>
        <w:numPr>
          <w:ilvl w:val="0"/>
          <w:numId w:val="47"/>
        </w:numPr>
        <w:jc w:val="both"/>
        <w:rPr>
          <w:rFonts w:ascii="Arial Narrow" w:hAnsi="Arial Narrow" w:cs="Arial"/>
          <w:b/>
          <w:bCs/>
          <w:sz w:val="22"/>
          <w:szCs w:val="22"/>
          <w:lang w:val="es-BO"/>
        </w:rPr>
      </w:pPr>
      <w:r w:rsidRPr="00B24662">
        <w:rPr>
          <w:rFonts w:ascii="Arial Narrow" w:hAnsi="Arial Narrow" w:cs="Arial"/>
          <w:b/>
          <w:bCs/>
          <w:sz w:val="22"/>
          <w:szCs w:val="22"/>
          <w:lang w:val="es-BO"/>
        </w:rPr>
        <w:t>Incentivos sobre salarios de investigadores</w:t>
      </w:r>
    </w:p>
    <w:p w14:paraId="28905C8A" w14:textId="77777777" w:rsidR="00F84B31" w:rsidRDefault="00F84B31" w:rsidP="008611CE">
      <w:pPr>
        <w:jc w:val="both"/>
        <w:rPr>
          <w:rFonts w:ascii="Arial Narrow" w:hAnsi="Arial Narrow" w:cs="Arial"/>
          <w:b/>
          <w:bCs/>
          <w:sz w:val="22"/>
          <w:szCs w:val="22"/>
          <w:lang w:val="es-BO"/>
        </w:rPr>
      </w:pPr>
    </w:p>
    <w:p w14:paraId="00A5F508" w14:textId="04CEA67F" w:rsidR="00F84B31" w:rsidRDefault="32EC1F8E" w:rsidP="008611CE">
      <w:pPr>
        <w:jc w:val="both"/>
        <w:rPr>
          <w:rFonts w:ascii="Arial Narrow" w:hAnsi="Arial Narrow" w:cs="Arial"/>
          <w:sz w:val="22"/>
          <w:szCs w:val="22"/>
          <w:lang w:val="es-BO"/>
        </w:rPr>
      </w:pPr>
      <w:commentRangeStart w:id="231"/>
      <w:commentRangeStart w:id="232"/>
      <w:commentRangeStart w:id="233"/>
      <w:r w:rsidRPr="32EC1F8E">
        <w:rPr>
          <w:rFonts w:ascii="Arial Narrow" w:hAnsi="Arial Narrow" w:cs="Arial"/>
          <w:sz w:val="22"/>
          <w:szCs w:val="22"/>
          <w:lang w:val="es-BO"/>
        </w:rPr>
        <w:t xml:space="preserve">Algunos países complementan los créditos con reducciones en impuestos sobre salarios y de cotizaciones sociales. </w:t>
      </w:r>
      <w:commentRangeEnd w:id="233"/>
      <w:r w:rsidR="00ED312B" w:rsidRPr="32EC1F8E">
        <w:rPr>
          <w:rStyle w:val="CommentReference"/>
          <w:rFonts w:ascii="Arial Narrow" w:hAnsi="Arial Narrow" w:cs="Arial"/>
          <w:sz w:val="22"/>
          <w:szCs w:val="22"/>
          <w:lang w:val="es-BO"/>
        </w:rPr>
        <w:commentReference w:id="233"/>
      </w:r>
      <w:r w:rsidRPr="32EC1F8E">
        <w:rPr>
          <w:rFonts w:ascii="Arial Narrow" w:hAnsi="Arial Narrow" w:cs="Arial"/>
          <w:sz w:val="22"/>
          <w:szCs w:val="22"/>
          <w:lang w:val="es-BO"/>
        </w:rPr>
        <w:t>España, por ejemplo, ofrece un incentivo complementario que permite a las empresas reducir el 40% de las cotizaciones a la Seguridad Social de los empleados dedicados a tiempo completo a actividades de investigación, desarrollo e innovación tecnológica (Decreto real 475/2014).</w:t>
      </w:r>
      <w:commentRangeEnd w:id="231"/>
      <w:r w:rsidR="00F84B31">
        <w:rPr>
          <w:rStyle w:val="CommentReference"/>
          <w:rFonts w:ascii="Arial Narrow" w:hAnsi="Arial Narrow" w:cs="Arial"/>
          <w:sz w:val="22"/>
          <w:szCs w:val="22"/>
          <w:lang w:val="es-BO"/>
        </w:rPr>
        <w:commentReference w:id="231"/>
      </w:r>
      <w:commentRangeEnd w:id="232"/>
      <w:r w:rsidR="00DC2376">
        <w:rPr>
          <w:rStyle w:val="CommentReference"/>
          <w:rFonts w:ascii="Arial Narrow" w:hAnsi="Arial Narrow" w:cs="Arial"/>
          <w:sz w:val="22"/>
          <w:szCs w:val="22"/>
          <w:lang w:val="es-BO"/>
        </w:rPr>
        <w:commentReference w:id="232"/>
      </w:r>
    </w:p>
    <w:p w14:paraId="59617E8E" w14:textId="77777777" w:rsidR="00F453C0" w:rsidRDefault="00F453C0" w:rsidP="008611CE">
      <w:pPr>
        <w:jc w:val="both"/>
        <w:rPr>
          <w:rFonts w:ascii="Arial Narrow" w:hAnsi="Arial Narrow" w:cs="Arial"/>
          <w:sz w:val="22"/>
          <w:szCs w:val="22"/>
          <w:lang w:val="es-BO"/>
        </w:rPr>
      </w:pPr>
    </w:p>
    <w:p w14:paraId="73C46F6A" w14:textId="23F4337E" w:rsidR="00F84B31" w:rsidDel="00D14345" w:rsidRDefault="00F453C0" w:rsidP="00263D67">
      <w:pPr>
        <w:jc w:val="both"/>
        <w:rPr>
          <w:del w:id="234" w:author="Stagno Izaguirre, Daniel Alejandro" w:date="2026-06-11T17:18:00Z" w16du:dateUtc="2026-06-11T22:18:00Z"/>
          <w:rFonts w:ascii="Arial Narrow" w:hAnsi="Arial Narrow"/>
          <w:b/>
          <w:sz w:val="22"/>
          <w:szCs w:val="22"/>
          <w:lang w:val="es-BO"/>
        </w:rPr>
      </w:pPr>
      <w:r>
        <w:rPr>
          <w:rFonts w:ascii="Arial Narrow" w:hAnsi="Arial Narrow" w:cs="Arial"/>
          <w:sz w:val="22"/>
          <w:szCs w:val="22"/>
          <w:lang w:val="es-BO"/>
        </w:rPr>
        <w:t>Fuera de los países analizado</w:t>
      </w:r>
      <w:r w:rsidR="006A564F">
        <w:rPr>
          <w:rFonts w:ascii="Arial Narrow" w:hAnsi="Arial Narrow" w:cs="Arial"/>
          <w:sz w:val="22"/>
          <w:szCs w:val="22"/>
          <w:lang w:val="es-BO"/>
        </w:rPr>
        <w:t>s</w:t>
      </w:r>
      <w:r>
        <w:rPr>
          <w:rFonts w:ascii="Arial Narrow" w:hAnsi="Arial Narrow" w:cs="Arial"/>
          <w:sz w:val="22"/>
          <w:szCs w:val="22"/>
          <w:lang w:val="es-BO"/>
        </w:rPr>
        <w:t xml:space="preserve">, el </w:t>
      </w:r>
      <w:r w:rsidRPr="00F453C0">
        <w:rPr>
          <w:rFonts w:ascii="Arial Narrow" w:hAnsi="Arial Narrow" w:cs="Arial"/>
          <w:sz w:val="22"/>
          <w:szCs w:val="22"/>
          <w:lang w:val="es-BO"/>
        </w:rPr>
        <w:t>régimen WBSO (Wet Bevordering Speur- en Ontwikkelingswerk) de los Países Bajos es un prominente incentivo fiscal diseñado para reduci</w:t>
      </w:r>
      <w:r>
        <w:rPr>
          <w:rFonts w:ascii="Arial Narrow" w:hAnsi="Arial Narrow" w:cs="Arial"/>
          <w:sz w:val="22"/>
          <w:szCs w:val="22"/>
          <w:lang w:val="es-BO"/>
        </w:rPr>
        <w:t>r</w:t>
      </w:r>
      <w:r w:rsidRPr="00F453C0">
        <w:rPr>
          <w:rFonts w:ascii="Arial Narrow" w:hAnsi="Arial Narrow" w:cs="Arial"/>
          <w:sz w:val="22"/>
          <w:szCs w:val="22"/>
          <w:lang w:val="es-BO"/>
        </w:rPr>
        <w:t xml:space="preserve"> los costes del impuesto sobre la nómina para las em</w:t>
      </w:r>
      <w:ins w:id="235" w:author="Castellanos Ramallo Gonzalo" w:date="2026-06-19T16:08:00Z" w16du:dateUtc="2026-06-19T20:08:00Z">
        <w:r w:rsidR="00D41C4A">
          <w:rPr>
            <w:rFonts w:ascii="Arial Narrow" w:hAnsi="Arial Narrow" w:cs="Arial"/>
            <w:sz w:val="22"/>
            <w:szCs w:val="22"/>
            <w:lang w:val="es-BO"/>
          </w:rPr>
          <w:t>pr</w:t>
        </w:r>
      </w:ins>
      <w:del w:id="236" w:author="Stagno Izaguirre, Daniel Alejandro" w:date="2026-06-16T18:29:00Z" w16du:dateUtc="2026-06-16T23:29:00Z">
        <w:r w:rsidRPr="00F453C0" w:rsidDel="00914251">
          <w:rPr>
            <w:rFonts w:ascii="Arial Narrow" w:hAnsi="Arial Narrow" w:cs="Arial"/>
            <w:sz w:val="22"/>
            <w:szCs w:val="22"/>
            <w:lang w:val="es-BO"/>
          </w:rPr>
          <w:delText>pr</w:delText>
        </w:r>
      </w:del>
      <w:r w:rsidRPr="00F453C0">
        <w:rPr>
          <w:rFonts w:ascii="Arial Narrow" w:hAnsi="Arial Narrow" w:cs="Arial"/>
          <w:sz w:val="22"/>
          <w:szCs w:val="22"/>
          <w:lang w:val="es-BO"/>
        </w:rPr>
        <w:t>esas innovadoras. Para las entidades de I+D en general (excluyendo las startups), se aplica un crédito del 32% a los primeros EUR350.000 de costes salariales de I+D que califiquen y otros gastos elegibles, mientras que se aplica una tasa de deducción del 16% a las cantidades que superen los EUR350.000. Los startups reciben un beneficio más generoso, calificando para una deducción aumentada del 40% de sus costes salariales de I+D y otros gastos (EY, 2024)</w:t>
      </w:r>
      <w:ins w:id="237" w:author="Stagno Izaguirre, Daniel Alejandro" w:date="2026-06-11T17:18:00Z" w16du:dateUtc="2026-06-11T22:18:00Z">
        <w:r w:rsidR="003E3A7C">
          <w:rPr>
            <w:rFonts w:ascii="Arial Narrow" w:hAnsi="Arial Narrow"/>
            <w:b/>
            <w:sz w:val="22"/>
            <w:szCs w:val="22"/>
            <w:lang w:val="es-BO"/>
          </w:rPr>
          <w:t>.</w:t>
        </w:r>
      </w:ins>
      <w:del w:id="238" w:author="Stagno Izaguirre, Daniel Alejandro" w:date="2026-06-11T17:18:00Z" w16du:dateUtc="2026-06-11T22:18:00Z">
        <w:r w:rsidRPr="00F453C0" w:rsidDel="003E3A7C">
          <w:rPr>
            <w:rFonts w:ascii="Arial Narrow" w:hAnsi="Arial Narrow" w:cs="Arial"/>
            <w:sz w:val="22"/>
            <w:szCs w:val="22"/>
            <w:lang w:val="es-BO"/>
          </w:rPr>
          <w:delText>.</w:delText>
        </w:r>
      </w:del>
    </w:p>
    <w:p w14:paraId="5E5819CB" w14:textId="77777777" w:rsidR="00D14345" w:rsidRDefault="00D14345" w:rsidP="008611CE">
      <w:pPr>
        <w:jc w:val="both"/>
        <w:rPr>
          <w:ins w:id="239" w:author="Stagno Izaguirre, Daniel Alejandro" w:date="2026-06-16T17:56:00Z" w16du:dateUtc="2026-06-16T22:56:00Z"/>
          <w:rFonts w:ascii="Arial Narrow" w:hAnsi="Arial Narrow"/>
          <w:b/>
          <w:sz w:val="22"/>
          <w:szCs w:val="22"/>
          <w:lang w:val="es-BO"/>
        </w:rPr>
      </w:pPr>
    </w:p>
    <w:p w14:paraId="45AB3877" w14:textId="77777777" w:rsidR="00D14345" w:rsidRDefault="00D14345" w:rsidP="008611CE">
      <w:pPr>
        <w:jc w:val="both"/>
        <w:rPr>
          <w:ins w:id="240" w:author="Stagno Izaguirre, Daniel Alejandro" w:date="2026-06-16T17:56:00Z" w16du:dateUtc="2026-06-16T22:56:00Z"/>
          <w:rFonts w:ascii="Arial Narrow" w:hAnsi="Arial Narrow"/>
          <w:b/>
          <w:sz w:val="22"/>
          <w:szCs w:val="22"/>
          <w:lang w:val="es-BO"/>
        </w:rPr>
      </w:pPr>
    </w:p>
    <w:tbl>
      <w:tblPr>
        <w:tblStyle w:val="TableGrid"/>
        <w:tblW w:w="0" w:type="auto"/>
        <w:tblLook w:val="04A0" w:firstRow="1" w:lastRow="0" w:firstColumn="1" w:lastColumn="0" w:noHBand="0" w:noVBand="1"/>
      </w:tblPr>
      <w:tblGrid>
        <w:gridCol w:w="2040"/>
        <w:gridCol w:w="1826"/>
        <w:gridCol w:w="1834"/>
        <w:gridCol w:w="1837"/>
        <w:gridCol w:w="1813"/>
        <w:tblGridChange w:id="241">
          <w:tblGrid>
            <w:gridCol w:w="1870"/>
            <w:gridCol w:w="170"/>
            <w:gridCol w:w="1700"/>
            <w:gridCol w:w="126"/>
            <w:gridCol w:w="1744"/>
            <w:gridCol w:w="90"/>
            <w:gridCol w:w="1780"/>
            <w:gridCol w:w="57"/>
            <w:gridCol w:w="1813"/>
          </w:tblGrid>
        </w:tblGridChange>
      </w:tblGrid>
      <w:tr w:rsidR="00164017" w14:paraId="629C66BC" w14:textId="77777777" w:rsidTr="00164017">
        <w:trPr>
          <w:ins w:id="242" w:author="Stagno Izaguirre, Daniel Alejandro" w:date="2026-06-16T17:56:00Z"/>
        </w:trPr>
        <w:tc>
          <w:tcPr>
            <w:tcW w:w="1870" w:type="dxa"/>
          </w:tcPr>
          <w:p w14:paraId="174C671A" w14:textId="28FD3391" w:rsidR="00164017" w:rsidRDefault="00164017" w:rsidP="008611CE">
            <w:pPr>
              <w:jc w:val="both"/>
              <w:rPr>
                <w:ins w:id="243" w:author="Stagno Izaguirre, Daniel Alejandro" w:date="2026-06-16T17:56:00Z" w16du:dateUtc="2026-06-16T22:56:00Z"/>
                <w:rFonts w:ascii="Arial Narrow" w:hAnsi="Arial Narrow" w:cs="Arial"/>
                <w:sz w:val="22"/>
                <w:szCs w:val="22"/>
                <w:lang w:val="es-BO"/>
              </w:rPr>
            </w:pPr>
            <w:commentRangeStart w:id="244"/>
            <w:ins w:id="245" w:author="Stagno Izaguirre, Daniel Alejandro" w:date="2026-06-16T17:56:00Z" w16du:dateUtc="2026-06-16T22:56:00Z">
              <w:r>
                <w:rPr>
                  <w:rFonts w:ascii="Arial Narrow" w:hAnsi="Arial Narrow" w:cs="Arial"/>
                  <w:kern w:val="0"/>
                  <w:sz w:val="22"/>
                  <w:szCs w:val="22"/>
                  <w:lang w:val="es-BO"/>
                  <w14:ligatures w14:val="none"/>
                </w:rPr>
                <w:t>Instrumento/país</w:t>
              </w:r>
            </w:ins>
          </w:p>
        </w:tc>
        <w:tc>
          <w:tcPr>
            <w:tcW w:w="1870" w:type="dxa"/>
          </w:tcPr>
          <w:p w14:paraId="691C0E55" w14:textId="6A60A42A" w:rsidR="00164017" w:rsidRDefault="00AF09A5" w:rsidP="008611CE">
            <w:pPr>
              <w:jc w:val="both"/>
              <w:rPr>
                <w:ins w:id="246" w:author="Stagno Izaguirre, Daniel Alejandro" w:date="2026-06-16T17:56:00Z" w16du:dateUtc="2026-06-16T22:56:00Z"/>
                <w:rFonts w:ascii="Arial Narrow" w:hAnsi="Arial Narrow" w:cs="Arial"/>
                <w:sz w:val="22"/>
                <w:szCs w:val="22"/>
                <w:lang w:val="es-BO"/>
              </w:rPr>
            </w:pPr>
            <w:ins w:id="247" w:author="Stagno Izaguirre, Daniel Alejandro" w:date="2026-06-16T18:01:00Z" w16du:dateUtc="2026-06-16T23:01:00Z">
              <w:r>
                <w:rPr>
                  <w:rFonts w:ascii="Arial Narrow" w:hAnsi="Arial Narrow" w:cs="Arial"/>
                  <w:sz w:val="22"/>
                  <w:szCs w:val="22"/>
                  <w:lang w:val="es-BO"/>
                </w:rPr>
                <w:t>Brasil</w:t>
              </w:r>
            </w:ins>
          </w:p>
        </w:tc>
        <w:tc>
          <w:tcPr>
            <w:tcW w:w="1870" w:type="dxa"/>
          </w:tcPr>
          <w:p w14:paraId="745ED46D" w14:textId="0C683F70" w:rsidR="00164017" w:rsidRDefault="00164017" w:rsidP="008611CE">
            <w:pPr>
              <w:jc w:val="both"/>
              <w:rPr>
                <w:ins w:id="248" w:author="Stagno Izaguirre, Daniel Alejandro" w:date="2026-06-16T17:56:00Z" w16du:dateUtc="2026-06-16T22:56:00Z"/>
                <w:rFonts w:ascii="Arial Narrow" w:hAnsi="Arial Narrow" w:cs="Arial"/>
                <w:sz w:val="22"/>
                <w:szCs w:val="22"/>
                <w:lang w:val="es-BO"/>
              </w:rPr>
            </w:pPr>
            <w:ins w:id="249" w:author="Stagno Izaguirre, Daniel Alejandro" w:date="2026-06-16T17:57:00Z" w16du:dateUtc="2026-06-16T22:57:00Z">
              <w:r>
                <w:rPr>
                  <w:rFonts w:ascii="Arial Narrow" w:hAnsi="Arial Narrow" w:cs="Arial"/>
                  <w:sz w:val="22"/>
                  <w:szCs w:val="22"/>
                  <w:lang w:val="es-BO"/>
                </w:rPr>
                <w:t>Espana</w:t>
              </w:r>
            </w:ins>
          </w:p>
        </w:tc>
        <w:tc>
          <w:tcPr>
            <w:tcW w:w="1870" w:type="dxa"/>
          </w:tcPr>
          <w:p w14:paraId="75085BF8" w14:textId="33E1CF75" w:rsidR="00164017" w:rsidRDefault="00164017" w:rsidP="008611CE">
            <w:pPr>
              <w:jc w:val="both"/>
              <w:rPr>
                <w:ins w:id="250" w:author="Stagno Izaguirre, Daniel Alejandro" w:date="2026-06-16T17:56:00Z" w16du:dateUtc="2026-06-16T22:56:00Z"/>
                <w:rFonts w:ascii="Arial Narrow" w:hAnsi="Arial Narrow" w:cs="Arial"/>
                <w:sz w:val="22"/>
                <w:szCs w:val="22"/>
                <w:lang w:val="es-BO"/>
              </w:rPr>
            </w:pPr>
            <w:ins w:id="251" w:author="Stagno Izaguirre, Daniel Alejandro" w:date="2026-06-16T17:57:00Z" w16du:dateUtc="2026-06-16T22:57:00Z">
              <w:r>
                <w:rPr>
                  <w:rFonts w:ascii="Arial Narrow" w:hAnsi="Arial Narrow" w:cs="Arial"/>
                  <w:sz w:val="22"/>
                  <w:szCs w:val="22"/>
                  <w:lang w:val="es-BO"/>
                </w:rPr>
                <w:t>Portugal</w:t>
              </w:r>
            </w:ins>
          </w:p>
        </w:tc>
        <w:tc>
          <w:tcPr>
            <w:tcW w:w="1870" w:type="dxa"/>
          </w:tcPr>
          <w:p w14:paraId="5CBD3B65" w14:textId="0E3F77E3" w:rsidR="00164017" w:rsidRDefault="006030A3" w:rsidP="008611CE">
            <w:pPr>
              <w:jc w:val="both"/>
              <w:rPr>
                <w:ins w:id="252" w:author="Stagno Izaguirre, Daniel Alejandro" w:date="2026-06-16T17:56:00Z" w16du:dateUtc="2026-06-16T22:56:00Z"/>
                <w:rFonts w:ascii="Arial Narrow" w:hAnsi="Arial Narrow" w:cs="Arial"/>
                <w:sz w:val="22"/>
                <w:szCs w:val="22"/>
                <w:lang w:val="es-BO"/>
              </w:rPr>
            </w:pPr>
            <w:ins w:id="253" w:author="Stagno Izaguirre, Daniel Alejandro" w:date="2026-06-16T17:58:00Z" w16du:dateUtc="2026-06-16T22:58:00Z">
              <w:r>
                <w:rPr>
                  <w:rFonts w:ascii="Arial Narrow" w:hAnsi="Arial Narrow" w:cs="Arial"/>
                  <w:sz w:val="22"/>
                  <w:szCs w:val="22"/>
                  <w:lang w:val="es-BO"/>
                </w:rPr>
                <w:t>…</w:t>
              </w:r>
            </w:ins>
          </w:p>
        </w:tc>
      </w:tr>
      <w:tr w:rsidR="00164017" w14:paraId="5CEFFEA4" w14:textId="77777777" w:rsidTr="00AF09A5">
        <w:tblPrEx>
          <w:tblW w:w="0" w:type="auto"/>
          <w:tblPrExChange w:id="254" w:author="Stagno Izaguirre, Daniel Alejandro" w:date="2026-06-16T18:01:00Z" w16du:dateUtc="2026-06-16T23:01:00Z">
            <w:tblPrEx>
              <w:tblW w:w="0" w:type="auto"/>
            </w:tblPrEx>
          </w:tblPrExChange>
        </w:tblPrEx>
        <w:trPr>
          <w:ins w:id="255" w:author="Stagno Izaguirre, Daniel Alejandro" w:date="2026-06-16T17:56:00Z"/>
        </w:trPr>
        <w:tc>
          <w:tcPr>
            <w:tcW w:w="1870" w:type="dxa"/>
            <w:tcPrChange w:id="256" w:author="Stagno Izaguirre, Daniel Alejandro" w:date="2026-06-16T18:01:00Z" w16du:dateUtc="2026-06-16T23:01:00Z">
              <w:tcPr>
                <w:tcW w:w="1870" w:type="dxa"/>
              </w:tcPr>
            </w:tcPrChange>
          </w:tcPr>
          <w:p w14:paraId="251E1A5B" w14:textId="7023C1AC" w:rsidR="00164017" w:rsidRDefault="00164017" w:rsidP="008611CE">
            <w:pPr>
              <w:jc w:val="both"/>
              <w:rPr>
                <w:ins w:id="257" w:author="Stagno Izaguirre, Daniel Alejandro" w:date="2026-06-16T17:56:00Z" w16du:dateUtc="2026-06-16T22:56:00Z"/>
                <w:rFonts w:ascii="Arial Narrow" w:hAnsi="Arial Narrow" w:cs="Arial"/>
                <w:sz w:val="22"/>
                <w:szCs w:val="22"/>
                <w:lang w:val="es-BO"/>
              </w:rPr>
            </w:pPr>
            <w:ins w:id="258" w:author="Stagno Izaguirre, Daniel Alejandro" w:date="2026-06-16T17:57:00Z" w16du:dateUtc="2026-06-16T22:57:00Z">
              <w:r>
                <w:rPr>
                  <w:rFonts w:ascii="Arial Narrow" w:hAnsi="Arial Narrow" w:cs="Arial"/>
                  <w:sz w:val="22"/>
                  <w:szCs w:val="22"/>
                  <w:lang w:val="es-BO"/>
                </w:rPr>
                <w:t>Su</w:t>
              </w:r>
              <w:r w:rsidR="006030A3">
                <w:rPr>
                  <w:rFonts w:ascii="Arial Narrow" w:hAnsi="Arial Narrow" w:cs="Arial"/>
                  <w:sz w:val="22"/>
                  <w:szCs w:val="22"/>
                  <w:lang w:val="es-BO"/>
                </w:rPr>
                <w:t>perdeducciones</w:t>
              </w:r>
            </w:ins>
          </w:p>
        </w:tc>
        <w:tc>
          <w:tcPr>
            <w:tcW w:w="1870" w:type="dxa"/>
            <w:shd w:val="clear" w:color="auto" w:fill="C5E0B3" w:themeFill="accent6" w:themeFillTint="66"/>
            <w:tcPrChange w:id="259" w:author="Stagno Izaguirre, Daniel Alejandro" w:date="2026-06-16T18:01:00Z" w16du:dateUtc="2026-06-16T23:01:00Z">
              <w:tcPr>
                <w:tcW w:w="1870" w:type="dxa"/>
                <w:gridSpan w:val="2"/>
              </w:tcPr>
            </w:tcPrChange>
          </w:tcPr>
          <w:p w14:paraId="0EE5E9A8" w14:textId="77777777" w:rsidR="00164017" w:rsidRDefault="00164017" w:rsidP="008611CE">
            <w:pPr>
              <w:jc w:val="both"/>
              <w:rPr>
                <w:ins w:id="260" w:author="Stagno Izaguirre, Daniel Alejandro" w:date="2026-06-16T17:56:00Z" w16du:dateUtc="2026-06-16T22:56:00Z"/>
                <w:rFonts w:ascii="Arial Narrow" w:hAnsi="Arial Narrow" w:cs="Arial"/>
                <w:sz w:val="22"/>
                <w:szCs w:val="22"/>
                <w:lang w:val="es-BO"/>
              </w:rPr>
            </w:pPr>
          </w:p>
        </w:tc>
        <w:tc>
          <w:tcPr>
            <w:tcW w:w="1870" w:type="dxa"/>
            <w:tcPrChange w:id="261" w:author="Stagno Izaguirre, Daniel Alejandro" w:date="2026-06-16T18:01:00Z" w16du:dateUtc="2026-06-16T23:01:00Z">
              <w:tcPr>
                <w:tcW w:w="1870" w:type="dxa"/>
                <w:gridSpan w:val="2"/>
              </w:tcPr>
            </w:tcPrChange>
          </w:tcPr>
          <w:p w14:paraId="25418848" w14:textId="77777777" w:rsidR="00164017" w:rsidRDefault="00164017" w:rsidP="008611CE">
            <w:pPr>
              <w:jc w:val="both"/>
              <w:rPr>
                <w:ins w:id="262" w:author="Stagno Izaguirre, Daniel Alejandro" w:date="2026-06-16T17:56:00Z" w16du:dateUtc="2026-06-16T22:56:00Z"/>
                <w:rFonts w:ascii="Arial Narrow" w:hAnsi="Arial Narrow" w:cs="Arial"/>
                <w:sz w:val="22"/>
                <w:szCs w:val="22"/>
                <w:lang w:val="es-BO"/>
              </w:rPr>
            </w:pPr>
          </w:p>
        </w:tc>
        <w:tc>
          <w:tcPr>
            <w:tcW w:w="1870" w:type="dxa"/>
            <w:tcPrChange w:id="263" w:author="Stagno Izaguirre, Daniel Alejandro" w:date="2026-06-16T18:01:00Z" w16du:dateUtc="2026-06-16T23:01:00Z">
              <w:tcPr>
                <w:tcW w:w="1870" w:type="dxa"/>
                <w:gridSpan w:val="2"/>
              </w:tcPr>
            </w:tcPrChange>
          </w:tcPr>
          <w:p w14:paraId="5E15F91D" w14:textId="77777777" w:rsidR="00164017" w:rsidRDefault="00164017" w:rsidP="008611CE">
            <w:pPr>
              <w:jc w:val="both"/>
              <w:rPr>
                <w:ins w:id="264" w:author="Stagno Izaguirre, Daniel Alejandro" w:date="2026-06-16T17:56:00Z" w16du:dateUtc="2026-06-16T22:56:00Z"/>
                <w:rFonts w:ascii="Arial Narrow" w:hAnsi="Arial Narrow" w:cs="Arial"/>
                <w:sz w:val="22"/>
                <w:szCs w:val="22"/>
                <w:lang w:val="es-BO"/>
              </w:rPr>
            </w:pPr>
          </w:p>
        </w:tc>
        <w:tc>
          <w:tcPr>
            <w:tcW w:w="1870" w:type="dxa"/>
            <w:tcPrChange w:id="265" w:author="Stagno Izaguirre, Daniel Alejandro" w:date="2026-06-16T18:01:00Z" w16du:dateUtc="2026-06-16T23:01:00Z">
              <w:tcPr>
                <w:tcW w:w="1870" w:type="dxa"/>
                <w:gridSpan w:val="2"/>
              </w:tcPr>
            </w:tcPrChange>
          </w:tcPr>
          <w:p w14:paraId="0C02A7E7" w14:textId="77777777" w:rsidR="00164017" w:rsidRDefault="00164017" w:rsidP="008611CE">
            <w:pPr>
              <w:jc w:val="both"/>
              <w:rPr>
                <w:ins w:id="266" w:author="Stagno Izaguirre, Daniel Alejandro" w:date="2026-06-16T17:56:00Z" w16du:dateUtc="2026-06-16T22:56:00Z"/>
                <w:rFonts w:ascii="Arial Narrow" w:hAnsi="Arial Narrow" w:cs="Arial"/>
                <w:sz w:val="22"/>
                <w:szCs w:val="22"/>
                <w:lang w:val="es-BO"/>
              </w:rPr>
            </w:pPr>
          </w:p>
        </w:tc>
      </w:tr>
      <w:tr w:rsidR="00164017" w14:paraId="488892F2" w14:textId="77777777" w:rsidTr="00E37659">
        <w:tblPrEx>
          <w:tblW w:w="0" w:type="auto"/>
          <w:tblPrExChange w:id="267" w:author="Stagno Izaguirre, Daniel Alejandro" w:date="2026-06-16T17:59:00Z" w16du:dateUtc="2026-06-16T22:59:00Z">
            <w:tblPrEx>
              <w:tblW w:w="0" w:type="auto"/>
            </w:tblPrEx>
          </w:tblPrExChange>
        </w:tblPrEx>
        <w:trPr>
          <w:ins w:id="268" w:author="Stagno Izaguirre, Daniel Alejandro" w:date="2026-06-16T17:56:00Z"/>
        </w:trPr>
        <w:tc>
          <w:tcPr>
            <w:tcW w:w="1870" w:type="dxa"/>
            <w:tcPrChange w:id="269" w:author="Stagno Izaguirre, Daniel Alejandro" w:date="2026-06-16T17:59:00Z" w16du:dateUtc="2026-06-16T22:59:00Z">
              <w:tcPr>
                <w:tcW w:w="1870" w:type="dxa"/>
              </w:tcPr>
            </w:tcPrChange>
          </w:tcPr>
          <w:p w14:paraId="7E08BC7B" w14:textId="0BD1C72F" w:rsidR="00164017" w:rsidRDefault="006030A3" w:rsidP="008611CE">
            <w:pPr>
              <w:jc w:val="both"/>
              <w:rPr>
                <w:ins w:id="270" w:author="Stagno Izaguirre, Daniel Alejandro" w:date="2026-06-16T17:56:00Z" w16du:dateUtc="2026-06-16T22:56:00Z"/>
                <w:rFonts w:ascii="Arial Narrow" w:hAnsi="Arial Narrow" w:cs="Arial"/>
                <w:sz w:val="22"/>
                <w:szCs w:val="22"/>
                <w:lang w:val="es-BO"/>
              </w:rPr>
            </w:pPr>
            <w:ins w:id="271" w:author="Stagno Izaguirre, Daniel Alejandro" w:date="2026-06-16T17:57:00Z" w16du:dateUtc="2026-06-16T22:57:00Z">
              <w:r>
                <w:rPr>
                  <w:rFonts w:ascii="Arial Narrow" w:hAnsi="Arial Narrow" w:cs="Arial"/>
                  <w:sz w:val="22"/>
                  <w:szCs w:val="22"/>
                  <w:lang w:val="es-BO"/>
                </w:rPr>
                <w:t>Créditos tributarios</w:t>
              </w:r>
            </w:ins>
            <w:ins w:id="272" w:author="Stagno Izaguirre, Daniel Alejandro" w:date="2026-06-16T17:58:00Z" w16du:dateUtc="2026-06-16T22:58:00Z">
              <w:r>
                <w:rPr>
                  <w:rFonts w:ascii="Arial Narrow" w:hAnsi="Arial Narrow" w:cs="Arial"/>
                  <w:sz w:val="22"/>
                  <w:szCs w:val="22"/>
                  <w:lang w:val="es-BO"/>
                </w:rPr>
                <w:t xml:space="preserve"> (volumen)</w:t>
              </w:r>
            </w:ins>
          </w:p>
        </w:tc>
        <w:tc>
          <w:tcPr>
            <w:tcW w:w="1870" w:type="dxa"/>
            <w:tcPrChange w:id="273" w:author="Stagno Izaguirre, Daniel Alejandro" w:date="2026-06-16T17:59:00Z" w16du:dateUtc="2026-06-16T22:59:00Z">
              <w:tcPr>
                <w:tcW w:w="1870" w:type="dxa"/>
                <w:gridSpan w:val="2"/>
              </w:tcPr>
            </w:tcPrChange>
          </w:tcPr>
          <w:p w14:paraId="3033B1E5" w14:textId="77777777" w:rsidR="00164017" w:rsidRDefault="00164017" w:rsidP="008611CE">
            <w:pPr>
              <w:jc w:val="both"/>
              <w:rPr>
                <w:ins w:id="274" w:author="Stagno Izaguirre, Daniel Alejandro" w:date="2026-06-16T17:56:00Z" w16du:dateUtc="2026-06-16T22:56:00Z"/>
                <w:rFonts w:ascii="Arial Narrow" w:hAnsi="Arial Narrow" w:cs="Arial"/>
                <w:sz w:val="22"/>
                <w:szCs w:val="22"/>
                <w:lang w:val="es-BO"/>
              </w:rPr>
            </w:pPr>
          </w:p>
        </w:tc>
        <w:tc>
          <w:tcPr>
            <w:tcW w:w="1870" w:type="dxa"/>
            <w:shd w:val="clear" w:color="auto" w:fill="C5E0B3" w:themeFill="accent6" w:themeFillTint="66"/>
            <w:tcPrChange w:id="275" w:author="Stagno Izaguirre, Daniel Alejandro" w:date="2026-06-16T17:59:00Z" w16du:dateUtc="2026-06-16T22:59:00Z">
              <w:tcPr>
                <w:tcW w:w="1870" w:type="dxa"/>
                <w:gridSpan w:val="2"/>
              </w:tcPr>
            </w:tcPrChange>
          </w:tcPr>
          <w:p w14:paraId="4A3C77BB" w14:textId="77777777" w:rsidR="00164017" w:rsidRDefault="00164017" w:rsidP="008611CE">
            <w:pPr>
              <w:jc w:val="both"/>
              <w:rPr>
                <w:ins w:id="276" w:author="Stagno Izaguirre, Daniel Alejandro" w:date="2026-06-16T17:56:00Z" w16du:dateUtc="2026-06-16T22:56:00Z"/>
                <w:rFonts w:ascii="Arial Narrow" w:hAnsi="Arial Narrow" w:cs="Arial"/>
                <w:sz w:val="22"/>
                <w:szCs w:val="22"/>
                <w:lang w:val="es-BO"/>
              </w:rPr>
            </w:pPr>
          </w:p>
        </w:tc>
        <w:tc>
          <w:tcPr>
            <w:tcW w:w="1870" w:type="dxa"/>
            <w:tcPrChange w:id="277" w:author="Stagno Izaguirre, Daniel Alejandro" w:date="2026-06-16T17:59:00Z" w16du:dateUtc="2026-06-16T22:59:00Z">
              <w:tcPr>
                <w:tcW w:w="1870" w:type="dxa"/>
                <w:gridSpan w:val="2"/>
              </w:tcPr>
            </w:tcPrChange>
          </w:tcPr>
          <w:p w14:paraId="0CCA1D19" w14:textId="77777777" w:rsidR="00164017" w:rsidRDefault="00164017" w:rsidP="008611CE">
            <w:pPr>
              <w:jc w:val="both"/>
              <w:rPr>
                <w:ins w:id="278" w:author="Stagno Izaguirre, Daniel Alejandro" w:date="2026-06-16T17:56:00Z" w16du:dateUtc="2026-06-16T22:56:00Z"/>
                <w:rFonts w:ascii="Arial Narrow" w:hAnsi="Arial Narrow" w:cs="Arial"/>
                <w:sz w:val="22"/>
                <w:szCs w:val="22"/>
                <w:lang w:val="es-BO"/>
              </w:rPr>
            </w:pPr>
          </w:p>
        </w:tc>
        <w:tc>
          <w:tcPr>
            <w:tcW w:w="1870" w:type="dxa"/>
            <w:tcPrChange w:id="279" w:author="Stagno Izaguirre, Daniel Alejandro" w:date="2026-06-16T17:59:00Z" w16du:dateUtc="2026-06-16T22:59:00Z">
              <w:tcPr>
                <w:tcW w:w="1870" w:type="dxa"/>
                <w:gridSpan w:val="2"/>
              </w:tcPr>
            </w:tcPrChange>
          </w:tcPr>
          <w:p w14:paraId="40CB0B98" w14:textId="77777777" w:rsidR="00164017" w:rsidRDefault="00164017" w:rsidP="008611CE">
            <w:pPr>
              <w:jc w:val="both"/>
              <w:rPr>
                <w:ins w:id="280" w:author="Stagno Izaguirre, Daniel Alejandro" w:date="2026-06-16T17:56:00Z" w16du:dateUtc="2026-06-16T22:56:00Z"/>
                <w:rFonts w:ascii="Arial Narrow" w:hAnsi="Arial Narrow" w:cs="Arial"/>
                <w:sz w:val="22"/>
                <w:szCs w:val="22"/>
                <w:lang w:val="es-BO"/>
              </w:rPr>
            </w:pPr>
          </w:p>
        </w:tc>
      </w:tr>
      <w:tr w:rsidR="00164017" w14:paraId="2A18E893" w14:textId="77777777" w:rsidTr="00164017">
        <w:trPr>
          <w:ins w:id="281" w:author="Stagno Izaguirre, Daniel Alejandro" w:date="2026-06-16T17:56:00Z"/>
        </w:trPr>
        <w:tc>
          <w:tcPr>
            <w:tcW w:w="1870" w:type="dxa"/>
          </w:tcPr>
          <w:p w14:paraId="3A7A27C1" w14:textId="295554A8" w:rsidR="00164017" w:rsidRDefault="006030A3" w:rsidP="008611CE">
            <w:pPr>
              <w:jc w:val="both"/>
              <w:rPr>
                <w:ins w:id="282" w:author="Stagno Izaguirre, Daniel Alejandro" w:date="2026-06-16T17:56:00Z" w16du:dateUtc="2026-06-16T22:56:00Z"/>
                <w:rFonts w:ascii="Arial Narrow" w:hAnsi="Arial Narrow" w:cs="Arial"/>
                <w:sz w:val="22"/>
                <w:szCs w:val="22"/>
                <w:lang w:val="es-BO"/>
              </w:rPr>
            </w:pPr>
            <w:ins w:id="283" w:author="Stagno Izaguirre, Daniel Alejandro" w:date="2026-06-16T17:58:00Z" w16du:dateUtc="2026-06-16T22:58:00Z">
              <w:r>
                <w:rPr>
                  <w:rFonts w:ascii="Arial Narrow" w:hAnsi="Arial Narrow" w:cs="Arial"/>
                  <w:sz w:val="22"/>
                  <w:szCs w:val="22"/>
                  <w:lang w:val="es-BO"/>
                </w:rPr>
                <w:t>Créditos tributarios (incrementales)</w:t>
              </w:r>
            </w:ins>
          </w:p>
        </w:tc>
        <w:tc>
          <w:tcPr>
            <w:tcW w:w="1870" w:type="dxa"/>
          </w:tcPr>
          <w:p w14:paraId="7B53E8C8" w14:textId="77777777" w:rsidR="00164017" w:rsidRDefault="00164017" w:rsidP="008611CE">
            <w:pPr>
              <w:jc w:val="both"/>
              <w:rPr>
                <w:ins w:id="284" w:author="Stagno Izaguirre, Daniel Alejandro" w:date="2026-06-16T17:56:00Z" w16du:dateUtc="2026-06-16T22:56:00Z"/>
                <w:rFonts w:ascii="Arial Narrow" w:hAnsi="Arial Narrow" w:cs="Arial"/>
                <w:sz w:val="22"/>
                <w:szCs w:val="22"/>
                <w:lang w:val="es-BO"/>
              </w:rPr>
            </w:pPr>
          </w:p>
        </w:tc>
        <w:tc>
          <w:tcPr>
            <w:tcW w:w="1870" w:type="dxa"/>
          </w:tcPr>
          <w:p w14:paraId="5D164068" w14:textId="77777777" w:rsidR="00164017" w:rsidRDefault="00164017" w:rsidP="008611CE">
            <w:pPr>
              <w:jc w:val="both"/>
              <w:rPr>
                <w:ins w:id="285" w:author="Stagno Izaguirre, Daniel Alejandro" w:date="2026-06-16T17:56:00Z" w16du:dateUtc="2026-06-16T22:56:00Z"/>
                <w:rFonts w:ascii="Arial Narrow" w:hAnsi="Arial Narrow" w:cs="Arial"/>
                <w:sz w:val="22"/>
                <w:szCs w:val="22"/>
                <w:lang w:val="es-BO"/>
              </w:rPr>
            </w:pPr>
          </w:p>
        </w:tc>
        <w:tc>
          <w:tcPr>
            <w:tcW w:w="1870" w:type="dxa"/>
          </w:tcPr>
          <w:p w14:paraId="39B1CA72" w14:textId="77777777" w:rsidR="00164017" w:rsidRDefault="00164017" w:rsidP="008611CE">
            <w:pPr>
              <w:jc w:val="both"/>
              <w:rPr>
                <w:ins w:id="286" w:author="Stagno Izaguirre, Daniel Alejandro" w:date="2026-06-16T17:56:00Z" w16du:dateUtc="2026-06-16T22:56:00Z"/>
                <w:rFonts w:ascii="Arial Narrow" w:hAnsi="Arial Narrow" w:cs="Arial"/>
                <w:sz w:val="22"/>
                <w:szCs w:val="22"/>
                <w:lang w:val="es-BO"/>
              </w:rPr>
            </w:pPr>
          </w:p>
        </w:tc>
        <w:tc>
          <w:tcPr>
            <w:tcW w:w="1870" w:type="dxa"/>
          </w:tcPr>
          <w:p w14:paraId="74B04A22" w14:textId="77777777" w:rsidR="00164017" w:rsidRDefault="00164017" w:rsidP="008611CE">
            <w:pPr>
              <w:jc w:val="both"/>
              <w:rPr>
                <w:ins w:id="287" w:author="Stagno Izaguirre, Daniel Alejandro" w:date="2026-06-16T17:56:00Z" w16du:dateUtc="2026-06-16T22:56:00Z"/>
                <w:rFonts w:ascii="Arial Narrow" w:hAnsi="Arial Narrow" w:cs="Arial"/>
                <w:sz w:val="22"/>
                <w:szCs w:val="22"/>
                <w:lang w:val="es-BO"/>
              </w:rPr>
            </w:pPr>
          </w:p>
        </w:tc>
      </w:tr>
      <w:tr w:rsidR="006030A3" w14:paraId="578E7852" w14:textId="77777777" w:rsidTr="00164017">
        <w:trPr>
          <w:ins w:id="288" w:author="Stagno Izaguirre, Daniel Alejandro" w:date="2026-06-16T17:58:00Z"/>
        </w:trPr>
        <w:tc>
          <w:tcPr>
            <w:tcW w:w="1870" w:type="dxa"/>
          </w:tcPr>
          <w:p w14:paraId="096B2455" w14:textId="2D43B2DA" w:rsidR="006030A3" w:rsidRDefault="006030A3" w:rsidP="008611CE">
            <w:pPr>
              <w:jc w:val="both"/>
              <w:rPr>
                <w:ins w:id="289" w:author="Stagno Izaguirre, Daniel Alejandro" w:date="2026-06-16T17:58:00Z" w16du:dateUtc="2026-06-16T22:58:00Z"/>
                <w:rFonts w:ascii="Arial Narrow" w:hAnsi="Arial Narrow" w:cs="Arial"/>
                <w:sz w:val="22"/>
                <w:szCs w:val="22"/>
                <w:lang w:val="es-BO"/>
              </w:rPr>
            </w:pPr>
            <w:ins w:id="290" w:author="Stagno Izaguirre, Daniel Alejandro" w:date="2026-06-16T17:58:00Z" w16du:dateUtc="2026-06-16T22:58:00Z">
              <w:r>
                <w:rPr>
                  <w:rFonts w:ascii="Arial Narrow" w:hAnsi="Arial Narrow" w:cs="Arial"/>
                  <w:sz w:val="22"/>
                  <w:szCs w:val="22"/>
                  <w:lang w:val="es-BO"/>
                </w:rPr>
                <w:t>…</w:t>
              </w:r>
            </w:ins>
          </w:p>
        </w:tc>
        <w:tc>
          <w:tcPr>
            <w:tcW w:w="1870" w:type="dxa"/>
          </w:tcPr>
          <w:p w14:paraId="6E5D86AD" w14:textId="77777777" w:rsidR="006030A3" w:rsidRDefault="006030A3" w:rsidP="008611CE">
            <w:pPr>
              <w:jc w:val="both"/>
              <w:rPr>
                <w:ins w:id="291" w:author="Stagno Izaguirre, Daniel Alejandro" w:date="2026-06-16T17:58:00Z" w16du:dateUtc="2026-06-16T22:58:00Z"/>
                <w:rFonts w:ascii="Arial Narrow" w:hAnsi="Arial Narrow" w:cs="Arial"/>
                <w:sz w:val="22"/>
                <w:szCs w:val="22"/>
                <w:lang w:val="es-BO"/>
              </w:rPr>
            </w:pPr>
          </w:p>
        </w:tc>
        <w:commentRangeEnd w:id="244"/>
        <w:tc>
          <w:tcPr>
            <w:tcW w:w="1870" w:type="dxa"/>
          </w:tcPr>
          <w:p w14:paraId="150484B9" w14:textId="77777777" w:rsidR="006030A3" w:rsidRDefault="003732DC" w:rsidP="008611CE">
            <w:pPr>
              <w:jc w:val="both"/>
              <w:rPr>
                <w:ins w:id="292" w:author="Stagno Izaguirre, Daniel Alejandro" w:date="2026-06-16T17:58:00Z" w16du:dateUtc="2026-06-16T22:58:00Z"/>
                <w:rFonts w:ascii="Arial Narrow" w:hAnsi="Arial Narrow" w:cs="Arial"/>
                <w:sz w:val="22"/>
                <w:szCs w:val="22"/>
                <w:lang w:val="es-BO"/>
              </w:rPr>
            </w:pPr>
            <w:r>
              <w:rPr>
                <w:rStyle w:val="CommentReference"/>
                <w:rFonts w:ascii="Arial Narrow" w:hAnsi="Arial Narrow" w:cs="Arial"/>
                <w:sz w:val="22"/>
                <w:szCs w:val="22"/>
                <w:lang w:val="es-BO"/>
              </w:rPr>
              <w:commentReference w:id="244"/>
            </w:r>
          </w:p>
        </w:tc>
        <w:tc>
          <w:tcPr>
            <w:tcW w:w="1870" w:type="dxa"/>
          </w:tcPr>
          <w:p w14:paraId="69647A02" w14:textId="77777777" w:rsidR="006030A3" w:rsidRDefault="006030A3" w:rsidP="008611CE">
            <w:pPr>
              <w:jc w:val="both"/>
              <w:rPr>
                <w:ins w:id="293" w:author="Stagno Izaguirre, Daniel Alejandro" w:date="2026-06-16T17:58:00Z" w16du:dateUtc="2026-06-16T22:58:00Z"/>
                <w:rFonts w:ascii="Arial Narrow" w:hAnsi="Arial Narrow" w:cs="Arial"/>
                <w:sz w:val="22"/>
                <w:szCs w:val="22"/>
                <w:lang w:val="es-BO"/>
              </w:rPr>
            </w:pPr>
          </w:p>
        </w:tc>
        <w:tc>
          <w:tcPr>
            <w:tcW w:w="1870" w:type="dxa"/>
          </w:tcPr>
          <w:p w14:paraId="4EA97F89" w14:textId="77777777" w:rsidR="006030A3" w:rsidRDefault="006030A3" w:rsidP="008611CE">
            <w:pPr>
              <w:jc w:val="both"/>
              <w:rPr>
                <w:ins w:id="294" w:author="Stagno Izaguirre, Daniel Alejandro" w:date="2026-06-16T17:58:00Z" w16du:dateUtc="2026-06-16T22:58:00Z"/>
                <w:rFonts w:ascii="Arial Narrow" w:hAnsi="Arial Narrow" w:cs="Arial"/>
                <w:sz w:val="22"/>
                <w:szCs w:val="22"/>
                <w:lang w:val="es-BO"/>
              </w:rPr>
            </w:pPr>
          </w:p>
        </w:tc>
      </w:tr>
    </w:tbl>
    <w:p w14:paraId="1258A89F" w14:textId="77777777" w:rsidR="00D14345" w:rsidRPr="006A564F" w:rsidRDefault="00D14345" w:rsidP="008611CE">
      <w:pPr>
        <w:jc w:val="both"/>
        <w:rPr>
          <w:ins w:id="295" w:author="Stagno Izaguirre, Daniel Alejandro" w:date="2026-06-16T17:56:00Z" w16du:dateUtc="2026-06-16T22:56:00Z"/>
          <w:rFonts w:ascii="Arial Narrow" w:hAnsi="Arial Narrow" w:cs="Arial"/>
          <w:sz w:val="22"/>
          <w:szCs w:val="22"/>
          <w:lang w:val="es-BO"/>
        </w:rPr>
      </w:pPr>
    </w:p>
    <w:p w14:paraId="47DC0A5B" w14:textId="77777777" w:rsidR="00CE2E4D" w:rsidRPr="000D0175" w:rsidDel="003E3A7C" w:rsidRDefault="00CE2E4D" w:rsidP="008B41E9">
      <w:pPr>
        <w:jc w:val="both"/>
        <w:rPr>
          <w:del w:id="296" w:author="Stagno Izaguirre, Daniel Alejandro" w:date="2026-06-11T17:18:00Z" w16du:dateUtc="2026-06-11T22:18:00Z"/>
          <w:rFonts w:ascii="Arial Narrow" w:hAnsi="Arial Narrow" w:cs="Arial"/>
          <w:sz w:val="22"/>
          <w:szCs w:val="22"/>
          <w:lang w:val="es-BO"/>
        </w:rPr>
      </w:pPr>
    </w:p>
    <w:p w14:paraId="36B20F44" w14:textId="0EF46D7B" w:rsidR="008B41E9" w:rsidRPr="00B24662" w:rsidDel="003E3A7C" w:rsidRDefault="00BA6136" w:rsidP="00B24662">
      <w:pPr>
        <w:pStyle w:val="ListParagraph"/>
        <w:numPr>
          <w:ilvl w:val="2"/>
          <w:numId w:val="54"/>
        </w:numPr>
        <w:jc w:val="both"/>
        <w:rPr>
          <w:del w:id="297" w:author="Stagno Izaguirre, Daniel Alejandro" w:date="2026-06-11T17:18:00Z" w16du:dateUtc="2026-06-11T22:18:00Z"/>
          <w:rFonts w:ascii="Arial Narrow" w:hAnsi="Arial Narrow"/>
          <w:b/>
          <w:sz w:val="22"/>
          <w:szCs w:val="22"/>
          <w:lang w:val="es-BO"/>
        </w:rPr>
      </w:pPr>
      <w:del w:id="298" w:author="Stagno Izaguirre, Daniel Alejandro" w:date="2026-06-11T17:18:00Z" w16du:dateUtc="2026-06-11T22:18:00Z">
        <w:r w:rsidRPr="00B24662" w:rsidDel="003E3A7C">
          <w:rPr>
            <w:rFonts w:ascii="Arial Narrow" w:hAnsi="Arial Narrow"/>
            <w:b/>
            <w:sz w:val="22"/>
            <w:szCs w:val="22"/>
            <w:lang w:val="es-BO"/>
          </w:rPr>
          <w:delText>Incentivos basados en ingresos: Patent Box</w:delText>
        </w:r>
      </w:del>
    </w:p>
    <w:p w14:paraId="69F6AE14" w14:textId="77777777" w:rsidR="00263D67" w:rsidRDefault="00263D67" w:rsidP="00263D67">
      <w:pPr>
        <w:jc w:val="both"/>
        <w:rPr>
          <w:rFonts w:ascii="Arial Narrow" w:hAnsi="Arial Narrow"/>
          <w:b/>
          <w:sz w:val="22"/>
          <w:szCs w:val="22"/>
          <w:lang w:val="es-BO"/>
        </w:rPr>
      </w:pPr>
    </w:p>
    <w:p w14:paraId="1A1346E0" w14:textId="28F57C85" w:rsidR="00DB7819" w:rsidDel="003E3A7C" w:rsidRDefault="00263D67" w:rsidP="002D6D78">
      <w:pPr>
        <w:jc w:val="both"/>
        <w:rPr>
          <w:del w:id="299" w:author="Stagno Izaguirre, Daniel Alejandro" w:date="2026-06-11T17:18:00Z" w16du:dateUtc="2026-06-11T22:18:00Z"/>
          <w:rFonts w:ascii="Arial Narrow" w:hAnsi="Arial Narrow" w:cs="Arial"/>
          <w:sz w:val="22"/>
          <w:szCs w:val="22"/>
          <w:lang w:val="es-BO"/>
        </w:rPr>
      </w:pPr>
      <w:del w:id="300" w:author="Stagno Izaguirre, Daniel Alejandro" w:date="2026-06-11T17:18:00Z" w16du:dateUtc="2026-06-11T22:18:00Z">
        <w:r w:rsidRPr="00263D67" w:rsidDel="003E3A7C">
          <w:rPr>
            <w:rFonts w:ascii="Arial Narrow" w:hAnsi="Arial Narrow"/>
            <w:bCs/>
            <w:sz w:val="22"/>
            <w:szCs w:val="22"/>
            <w:lang w:val="es-BO"/>
          </w:rPr>
          <w:delText>Estos esquemas aplican tasas reducidas a ingresos derivados de propiedad intelectual</w:delText>
        </w:r>
        <w:r w:rsidR="00DB7819" w:rsidDel="003E3A7C">
          <w:rPr>
            <w:rFonts w:ascii="Arial Narrow" w:hAnsi="Arial Narrow"/>
            <w:bCs/>
            <w:sz w:val="22"/>
            <w:szCs w:val="22"/>
            <w:lang w:val="es-BO"/>
          </w:rPr>
          <w:delText xml:space="preserve">. El </w:delText>
        </w:r>
        <w:r w:rsidR="007D3A5C" w:rsidDel="003E3A7C">
          <w:rPr>
            <w:rFonts w:ascii="Arial Narrow" w:hAnsi="Arial Narrow"/>
            <w:bCs/>
            <w:sz w:val="22"/>
            <w:szCs w:val="22"/>
            <w:lang w:val="es-BO"/>
          </w:rPr>
          <w:delText>más</w:delText>
        </w:r>
        <w:r w:rsidR="00DB7819" w:rsidDel="003E3A7C">
          <w:rPr>
            <w:rFonts w:ascii="Arial Narrow" w:hAnsi="Arial Narrow"/>
            <w:bCs/>
            <w:sz w:val="22"/>
            <w:szCs w:val="22"/>
            <w:lang w:val="es-BO"/>
          </w:rPr>
          <w:delText xml:space="preserve"> usado</w:delText>
        </w:r>
      </w:del>
      <w:del w:id="301" w:author="Stagno Izaguirre, Daniel Alejandro" w:date="2026-06-11T17:15:00Z" w16du:dateUtc="2026-06-11T22:15:00Z">
        <w:r w:rsidR="00DB7819" w:rsidDel="001D7832">
          <w:rPr>
            <w:rFonts w:ascii="Arial Narrow" w:hAnsi="Arial Narrow"/>
            <w:bCs/>
            <w:sz w:val="22"/>
            <w:szCs w:val="22"/>
            <w:lang w:val="es-BO"/>
          </w:rPr>
          <w:delText>,</w:delText>
        </w:r>
      </w:del>
      <w:del w:id="302" w:author="Stagno Izaguirre, Daniel Alejandro" w:date="2026-06-11T17:18:00Z" w16du:dateUtc="2026-06-11T22:18:00Z">
        <w:r w:rsidR="00DB7819" w:rsidDel="003E3A7C">
          <w:rPr>
            <w:rFonts w:ascii="Arial Narrow" w:hAnsi="Arial Narrow"/>
            <w:bCs/>
            <w:sz w:val="22"/>
            <w:szCs w:val="22"/>
            <w:lang w:val="es-BO"/>
          </w:rPr>
          <w:delText xml:space="preserve"> es el </w:delText>
        </w:r>
        <w:r w:rsidR="002D6D78" w:rsidDel="003E3A7C">
          <w:rPr>
            <w:rFonts w:ascii="Arial Narrow" w:hAnsi="Arial Narrow"/>
            <w:bCs/>
            <w:sz w:val="22"/>
            <w:szCs w:val="22"/>
            <w:lang w:val="es-BO"/>
          </w:rPr>
          <w:delText xml:space="preserve">régimen </w:delText>
        </w:r>
        <w:r w:rsidR="00DB7819" w:rsidRPr="00F9056B" w:rsidDel="003E3A7C">
          <w:rPr>
            <w:rFonts w:ascii="Arial Narrow" w:hAnsi="Arial Narrow" w:cs="Arial"/>
            <w:sz w:val="22"/>
            <w:szCs w:val="22"/>
            <w:lang w:val="es-BO"/>
          </w:rPr>
          <w:delText xml:space="preserve">de </w:delText>
        </w:r>
        <w:r w:rsidR="00DB7819" w:rsidRPr="00F9056B" w:rsidDel="003E3A7C">
          <w:rPr>
            <w:rFonts w:ascii="Arial Narrow" w:hAnsi="Arial Narrow" w:cs="Arial"/>
            <w:b/>
            <w:bCs/>
            <w:sz w:val="22"/>
            <w:szCs w:val="22"/>
            <w:lang w:val="es-BO"/>
          </w:rPr>
          <w:delText>Patent Box</w:delText>
        </w:r>
        <w:r w:rsidR="00DB7819" w:rsidRPr="00F9056B" w:rsidDel="003E3A7C">
          <w:rPr>
            <w:rFonts w:ascii="Arial Narrow" w:hAnsi="Arial Narrow" w:cs="Arial"/>
            <w:sz w:val="22"/>
            <w:szCs w:val="22"/>
            <w:lang w:val="es-BO"/>
          </w:rPr>
          <w:delText xml:space="preserve"> —también conocido como regímenes de caja de propiedad intelectual (PI)</w:delText>
        </w:r>
        <w:r w:rsidR="00DB7819" w:rsidDel="003E3A7C">
          <w:rPr>
            <w:rFonts w:ascii="Arial Narrow" w:hAnsi="Arial Narrow" w:cs="Arial"/>
            <w:sz w:val="22"/>
            <w:szCs w:val="22"/>
            <w:lang w:val="es-BO"/>
          </w:rPr>
          <w:delText xml:space="preserve"> </w:delText>
        </w:r>
        <w:r w:rsidR="00DB7819" w:rsidRPr="00E529BF" w:rsidDel="003E3A7C">
          <w:rPr>
            <w:rFonts w:ascii="Arial Narrow" w:hAnsi="Arial Narrow" w:cs="Arial"/>
            <w:sz w:val="22"/>
            <w:szCs w:val="22"/>
            <w:lang w:val="es-BO"/>
          </w:rPr>
          <w:delText xml:space="preserve">surgieron en países como los Países Bajos y fueron adoptados posteriormente por varios miembros de la OCDE (por ejemplo, Reino Unido, Bélgica, Luxemburgo y Francia). Su objetivo es fomentar la I+D nacional y mantener dentro de las fronteras nacionales la propiedad intelectual valiosa, gravando los ingresos calificados por PI a tasas reducidas—en algunos casos, tan bajas como del 5 al 10% </w:delText>
        </w:r>
      </w:del>
      <w:customXmlDelRangeStart w:id="303" w:author="Stagno Izaguirre, Daniel Alejandro" w:date="2026-06-11T17:18:00Z"/>
      <w:sdt>
        <w:sdtPr>
          <w:rPr>
            <w:rFonts w:ascii="Arial Narrow" w:hAnsi="Arial Narrow" w:cs="Arial"/>
            <w:sz w:val="22"/>
            <w:szCs w:val="22"/>
            <w:lang w:val="es-BO"/>
          </w:rPr>
          <w:id w:val="1800952555"/>
          <w:citation/>
        </w:sdtPr>
        <w:sdtEndPr/>
        <w:sdtContent>
          <w:customXmlDelRangeEnd w:id="303"/>
          <w:del w:id="304" w:author="Stagno Izaguirre, Daniel Alejandro" w:date="2026-06-11T17:18:00Z" w16du:dateUtc="2026-06-11T22:18:00Z">
            <w:r w:rsidR="00DB7819" w:rsidDel="003E3A7C">
              <w:rPr>
                <w:rFonts w:ascii="Arial Narrow" w:hAnsi="Arial Narrow" w:cs="Arial"/>
                <w:sz w:val="22"/>
                <w:szCs w:val="22"/>
                <w:lang w:val="es-BO"/>
              </w:rPr>
              <w:fldChar w:fldCharType="begin"/>
            </w:r>
            <w:r w:rsidR="00DB7819" w:rsidDel="003E3A7C">
              <w:rPr>
                <w:rFonts w:ascii="Arial Narrow" w:hAnsi="Arial Narrow" w:cs="Arial"/>
                <w:sz w:val="22"/>
                <w:szCs w:val="22"/>
                <w:lang w:val="es-BO"/>
              </w:rPr>
              <w:delInstrText xml:space="preserve"> CITATION App16 \l 16394 </w:delInstrText>
            </w:r>
            <w:r w:rsidR="00DB7819" w:rsidDel="003E3A7C">
              <w:rPr>
                <w:rFonts w:ascii="Arial Narrow" w:hAnsi="Arial Narrow" w:cs="Arial"/>
                <w:sz w:val="22"/>
                <w:szCs w:val="22"/>
                <w:lang w:val="es-BO"/>
              </w:rPr>
              <w:fldChar w:fldCharType="separate"/>
            </w:r>
            <w:r w:rsidR="00A07AAD" w:rsidRPr="00A07AAD" w:rsidDel="003E3A7C">
              <w:rPr>
                <w:rFonts w:ascii="Arial Narrow" w:hAnsi="Arial Narrow" w:cs="Arial"/>
                <w:noProof/>
                <w:sz w:val="22"/>
                <w:szCs w:val="22"/>
                <w:lang w:val="es-BO"/>
              </w:rPr>
              <w:delText>(Appelt, S. et al., 2016)</w:delText>
            </w:r>
            <w:r w:rsidR="00DB7819" w:rsidDel="003E3A7C">
              <w:rPr>
                <w:rFonts w:ascii="Arial Narrow" w:hAnsi="Arial Narrow" w:cs="Arial"/>
                <w:sz w:val="22"/>
                <w:szCs w:val="22"/>
                <w:lang w:val="es-BO"/>
              </w:rPr>
              <w:fldChar w:fldCharType="end"/>
            </w:r>
          </w:del>
          <w:customXmlDelRangeStart w:id="305" w:author="Stagno Izaguirre, Daniel Alejandro" w:date="2026-06-11T17:18:00Z"/>
        </w:sdtContent>
      </w:sdt>
      <w:customXmlDelRangeEnd w:id="305"/>
      <w:del w:id="306" w:author="Stagno Izaguirre, Daniel Alejandro" w:date="2026-06-11T17:18:00Z" w16du:dateUtc="2026-06-11T22:18:00Z">
        <w:r w:rsidR="00DB7819" w:rsidDel="003E3A7C">
          <w:rPr>
            <w:rFonts w:ascii="Arial Narrow" w:hAnsi="Arial Narrow" w:cs="Arial"/>
            <w:sz w:val="22"/>
            <w:szCs w:val="22"/>
            <w:lang w:val="es-BO"/>
          </w:rPr>
          <w:delText>.</w:delText>
        </w:r>
      </w:del>
    </w:p>
    <w:p w14:paraId="182C81EE" w14:textId="6CB6B1FC" w:rsidR="002D6D78" w:rsidDel="003E3A7C" w:rsidRDefault="002D6D78" w:rsidP="002D6D78">
      <w:pPr>
        <w:jc w:val="both"/>
        <w:rPr>
          <w:del w:id="307" w:author="Stagno Izaguirre, Daniel Alejandro" w:date="2026-06-11T17:18:00Z" w16du:dateUtc="2026-06-11T22:18:00Z"/>
          <w:rFonts w:ascii="Arial Narrow" w:hAnsi="Arial Narrow" w:cs="Arial"/>
          <w:sz w:val="22"/>
          <w:szCs w:val="22"/>
          <w:lang w:val="es-BO"/>
        </w:rPr>
      </w:pPr>
    </w:p>
    <w:p w14:paraId="4E9F82FA" w14:textId="09486D92" w:rsidR="0017358A" w:rsidDel="003E3A7C" w:rsidRDefault="006A67E0" w:rsidP="002D6D78">
      <w:pPr>
        <w:jc w:val="both"/>
        <w:rPr>
          <w:del w:id="308" w:author="Stagno Izaguirre, Daniel Alejandro" w:date="2026-06-11T17:18:00Z" w16du:dateUtc="2026-06-11T22:18:00Z"/>
          <w:rFonts w:ascii="Arial Narrow" w:hAnsi="Arial Narrow"/>
          <w:bCs/>
          <w:sz w:val="22"/>
          <w:szCs w:val="22"/>
          <w:lang w:val="es-BO"/>
        </w:rPr>
      </w:pPr>
      <w:del w:id="309" w:author="Stagno Izaguirre, Daniel Alejandro" w:date="2026-06-11T17:18:00Z" w16du:dateUtc="2026-06-11T22:18:00Z">
        <w:r w:rsidRPr="006A67E0" w:rsidDel="003E3A7C">
          <w:rPr>
            <w:rFonts w:ascii="Arial Narrow" w:hAnsi="Arial Narrow"/>
            <w:bCs/>
            <w:sz w:val="22"/>
            <w:szCs w:val="22"/>
            <w:lang w:val="es-BO"/>
          </w:rPr>
          <w:delText xml:space="preserve">Entre los seis países analizados </w:delText>
        </w:r>
        <w:r w:rsidDel="003E3A7C">
          <w:rPr>
            <w:rFonts w:ascii="Arial Narrow" w:hAnsi="Arial Narrow"/>
            <w:bCs/>
            <w:sz w:val="22"/>
            <w:szCs w:val="22"/>
            <w:lang w:val="es-BO"/>
          </w:rPr>
          <w:delText>en los estudios de caso, los europeos (Francia, España y Portugal)</w:delText>
        </w:r>
        <w:r w:rsidR="0066026C" w:rsidDel="003E3A7C">
          <w:rPr>
            <w:rFonts w:ascii="Arial Narrow" w:hAnsi="Arial Narrow"/>
            <w:bCs/>
            <w:sz w:val="22"/>
            <w:szCs w:val="22"/>
            <w:lang w:val="es-BO"/>
          </w:rPr>
          <w:delText xml:space="preserve"> incorporan régimenes de patent box complementarios a sus esquemas de créditos tributarios</w:delText>
        </w:r>
        <w:r w:rsidR="00B636C1" w:rsidDel="003E3A7C">
          <w:rPr>
            <w:rFonts w:ascii="Arial Narrow" w:hAnsi="Arial Narrow"/>
            <w:bCs/>
            <w:sz w:val="22"/>
            <w:szCs w:val="22"/>
            <w:lang w:val="es-BO"/>
          </w:rPr>
          <w:delText>. En contraste, los sudamericanos (</w:delText>
        </w:r>
        <w:r w:rsidR="0070241C" w:rsidDel="003E3A7C">
          <w:rPr>
            <w:rFonts w:ascii="Arial Narrow" w:hAnsi="Arial Narrow"/>
            <w:bCs/>
            <w:sz w:val="22"/>
            <w:szCs w:val="22"/>
            <w:lang w:val="es-BO"/>
          </w:rPr>
          <w:delText>Brasil, Chile y Colombia) todavía no i</w:delText>
        </w:r>
        <w:r w:rsidR="00C46445" w:rsidDel="003E3A7C">
          <w:rPr>
            <w:rFonts w:ascii="Arial Narrow" w:hAnsi="Arial Narrow"/>
            <w:bCs/>
            <w:sz w:val="22"/>
            <w:szCs w:val="22"/>
            <w:lang w:val="es-BO"/>
          </w:rPr>
          <w:delText xml:space="preserve">ncorporan este tipo de incentivos. </w:delText>
        </w:r>
      </w:del>
    </w:p>
    <w:p w14:paraId="61C68178" w14:textId="77777777" w:rsidR="009972D4" w:rsidRDefault="009972D4" w:rsidP="002D6D78">
      <w:pPr>
        <w:jc w:val="both"/>
        <w:rPr>
          <w:rFonts w:ascii="Arial Narrow" w:hAnsi="Arial Narrow"/>
          <w:bCs/>
          <w:sz w:val="22"/>
          <w:szCs w:val="22"/>
          <w:lang w:val="es-BO"/>
        </w:rPr>
      </w:pPr>
    </w:p>
    <w:p w14:paraId="349797B7" w14:textId="74ECA8D0" w:rsidR="00BB7D91" w:rsidRPr="00AD6497" w:rsidRDefault="00AD6497" w:rsidP="0070723F">
      <w:pPr>
        <w:pStyle w:val="Heading3"/>
        <w:rPr>
          <w:rFonts w:ascii="Arial Narrow" w:hAnsi="Arial Narrow"/>
          <w:b/>
          <w:bCs/>
          <w:color w:val="000000" w:themeColor="text1"/>
          <w:lang w:val="es-ES"/>
        </w:rPr>
      </w:pPr>
      <w:r w:rsidRPr="00AD6497">
        <w:rPr>
          <w:rFonts w:ascii="Arial Narrow" w:hAnsi="Arial Narrow"/>
          <w:b/>
          <w:bCs/>
          <w:color w:val="000000" w:themeColor="text1"/>
          <w:lang w:val="es-ES"/>
        </w:rPr>
        <w:t xml:space="preserve">1.2 </w:t>
      </w:r>
      <w:r w:rsidR="00341358" w:rsidRPr="00AD6497">
        <w:rPr>
          <w:rFonts w:ascii="Arial Narrow" w:hAnsi="Arial Narrow"/>
          <w:b/>
          <w:bCs/>
          <w:color w:val="000000" w:themeColor="text1"/>
          <w:lang w:val="es-ES"/>
        </w:rPr>
        <w:t>Em</w:t>
      </w:r>
      <w:r w:rsidR="00450CD9" w:rsidRPr="00AD6497">
        <w:rPr>
          <w:rFonts w:ascii="Arial Narrow" w:hAnsi="Arial Narrow"/>
          <w:b/>
          <w:bCs/>
          <w:color w:val="000000" w:themeColor="text1"/>
          <w:lang w:val="es-ES"/>
        </w:rPr>
        <w:t>presas objetivo</w:t>
      </w:r>
      <w:r w:rsidR="00A81B17" w:rsidRPr="00AD6497">
        <w:rPr>
          <w:rFonts w:ascii="Arial Narrow" w:hAnsi="Arial Narrow"/>
          <w:b/>
          <w:bCs/>
          <w:color w:val="000000" w:themeColor="text1"/>
          <w:lang w:val="es-ES"/>
        </w:rPr>
        <w:t xml:space="preserve"> y diferenciación</w:t>
      </w:r>
    </w:p>
    <w:p w14:paraId="5095EF14" w14:textId="77777777" w:rsidR="00450CD9" w:rsidRDefault="00450CD9" w:rsidP="00450CD9">
      <w:pPr>
        <w:jc w:val="both"/>
        <w:rPr>
          <w:rFonts w:ascii="Arial Narrow" w:hAnsi="Arial Narrow"/>
          <w:b/>
          <w:sz w:val="22"/>
          <w:szCs w:val="22"/>
          <w:lang w:val="es-BO"/>
        </w:rPr>
      </w:pPr>
    </w:p>
    <w:p w14:paraId="2FBF2830" w14:textId="17C96115" w:rsidR="00450CD9" w:rsidRPr="004E0A51" w:rsidRDefault="00450CD9" w:rsidP="00450CD9">
      <w:pPr>
        <w:jc w:val="both"/>
        <w:rPr>
          <w:rFonts w:ascii="Arial Narrow" w:hAnsi="Arial Narrow"/>
          <w:bCs/>
          <w:sz w:val="22"/>
          <w:szCs w:val="22"/>
          <w:lang w:val="es-BO"/>
        </w:rPr>
      </w:pPr>
      <w:r w:rsidRPr="00450CD9">
        <w:rPr>
          <w:rFonts w:ascii="Arial Narrow" w:hAnsi="Arial Narrow"/>
          <w:bCs/>
          <w:sz w:val="22"/>
          <w:szCs w:val="22"/>
          <w:lang w:val="es-BO"/>
        </w:rPr>
        <w:t xml:space="preserve">Los incentivos tributarios para la I+D empresarial se dirigen </w:t>
      </w:r>
      <w:r w:rsidR="003D3296">
        <w:rPr>
          <w:rFonts w:ascii="Arial Narrow" w:hAnsi="Arial Narrow"/>
          <w:bCs/>
          <w:sz w:val="22"/>
          <w:szCs w:val="22"/>
          <w:lang w:val="es-BO"/>
        </w:rPr>
        <w:t>usualmente</w:t>
      </w:r>
      <w:r w:rsidRPr="00450CD9">
        <w:rPr>
          <w:rFonts w:ascii="Arial Narrow" w:hAnsi="Arial Narrow"/>
          <w:bCs/>
          <w:sz w:val="22"/>
          <w:szCs w:val="22"/>
          <w:lang w:val="es-BO"/>
        </w:rPr>
        <w:t xml:space="preserve"> a empresas</w:t>
      </w:r>
      <w:r w:rsidR="004E0A51">
        <w:rPr>
          <w:rFonts w:ascii="Arial Narrow" w:hAnsi="Arial Narrow"/>
          <w:bCs/>
          <w:sz w:val="22"/>
          <w:szCs w:val="22"/>
          <w:lang w:val="es-BO"/>
        </w:rPr>
        <w:t xml:space="preserve"> o personas colectivas/jurídicas sujetas al impuesto </w:t>
      </w:r>
      <w:r w:rsidR="005D4AF4">
        <w:rPr>
          <w:rFonts w:ascii="Arial Narrow" w:hAnsi="Arial Narrow"/>
          <w:bCs/>
          <w:sz w:val="22"/>
          <w:szCs w:val="22"/>
          <w:lang w:val="es-BO"/>
        </w:rPr>
        <w:t>de utilidades corporativas</w:t>
      </w:r>
      <w:r w:rsidRPr="00450CD9">
        <w:rPr>
          <w:rFonts w:ascii="Arial Narrow" w:hAnsi="Arial Narrow"/>
          <w:bCs/>
          <w:sz w:val="22"/>
          <w:szCs w:val="22"/>
          <w:lang w:val="es-BO"/>
        </w:rPr>
        <w:t>.</w:t>
      </w:r>
      <w:r w:rsidR="003D3296">
        <w:rPr>
          <w:rFonts w:ascii="Arial Narrow" w:hAnsi="Arial Narrow"/>
          <w:bCs/>
          <w:sz w:val="22"/>
          <w:szCs w:val="22"/>
          <w:lang w:val="es-BO"/>
        </w:rPr>
        <w:t xml:space="preserve"> </w:t>
      </w:r>
      <w:ins w:id="310" w:author="Stagno Izaguirre, Daniel Alejandro" w:date="2026-06-16T19:07:00Z" w16du:dateUtc="2026-06-17T00:07:00Z">
        <w:r w:rsidR="00DB27C9">
          <w:rPr>
            <w:rFonts w:ascii="Arial Narrow" w:hAnsi="Arial Narrow"/>
            <w:bCs/>
            <w:sz w:val="22"/>
            <w:szCs w:val="22"/>
            <w:lang w:val="es-BO"/>
          </w:rPr>
          <w:t xml:space="preserve">Un elemento clave de diseño de los mecanismos </w:t>
        </w:r>
        <w:r w:rsidR="00237120">
          <w:rPr>
            <w:rFonts w:ascii="Arial Narrow" w:hAnsi="Arial Narrow"/>
            <w:bCs/>
            <w:sz w:val="22"/>
            <w:szCs w:val="22"/>
            <w:lang w:val="es-BO"/>
          </w:rPr>
          <w:t xml:space="preserve">es </w:t>
        </w:r>
      </w:ins>
      <w:del w:id="311" w:author="Stagno Izaguirre, Daniel Alejandro" w:date="2026-06-16T19:07:00Z" w16du:dateUtc="2026-06-17T00:07:00Z">
        <w:r w:rsidR="003D3296" w:rsidRPr="00703ECE" w:rsidDel="00237120">
          <w:rPr>
            <w:rFonts w:ascii="Arial Narrow" w:hAnsi="Arial Narrow" w:cs="Arial"/>
            <w:sz w:val="22"/>
            <w:szCs w:val="22"/>
            <w:lang w:val="es-BO"/>
          </w:rPr>
          <w:delText xml:space="preserve">Las características de diseño pueden diferenciar </w:delText>
        </w:r>
      </w:del>
      <w:r w:rsidR="003D3296" w:rsidRPr="00703ECE">
        <w:rPr>
          <w:rFonts w:ascii="Arial Narrow" w:hAnsi="Arial Narrow" w:cs="Arial"/>
          <w:sz w:val="22"/>
          <w:szCs w:val="22"/>
          <w:lang w:val="es-BO"/>
        </w:rPr>
        <w:t>la elegibilidad</w:t>
      </w:r>
      <w:ins w:id="312" w:author="Stagno Izaguirre, Daniel Alejandro" w:date="2026-06-16T19:07:00Z" w16du:dateUtc="2026-06-17T00:07:00Z">
        <w:r w:rsidR="00237120">
          <w:rPr>
            <w:rFonts w:ascii="Arial Narrow" w:hAnsi="Arial Narrow" w:cs="Arial"/>
            <w:sz w:val="22"/>
            <w:szCs w:val="22"/>
            <w:lang w:val="es-BO"/>
          </w:rPr>
          <w:t>,</w:t>
        </w:r>
      </w:ins>
      <w:r w:rsidR="003D3296" w:rsidRPr="00703ECE">
        <w:rPr>
          <w:rFonts w:ascii="Arial Narrow" w:hAnsi="Arial Narrow" w:cs="Arial"/>
          <w:sz w:val="22"/>
          <w:szCs w:val="22"/>
          <w:lang w:val="es-BO"/>
        </w:rPr>
        <w:t xml:space="preserve"> o la generosidad</w:t>
      </w:r>
      <w:ins w:id="313" w:author="Stagno Izaguirre, Daniel Alejandro" w:date="2026-06-16T19:08:00Z" w16du:dateUtc="2026-06-17T00:08:00Z">
        <w:r w:rsidR="00237120">
          <w:rPr>
            <w:rFonts w:ascii="Arial Narrow" w:hAnsi="Arial Narrow" w:cs="Arial"/>
            <w:sz w:val="22"/>
            <w:szCs w:val="22"/>
            <w:lang w:val="es-BO"/>
          </w:rPr>
          <w:t>,</w:t>
        </w:r>
      </w:ins>
      <w:r w:rsidR="003D3296" w:rsidRPr="00703ECE">
        <w:rPr>
          <w:rFonts w:ascii="Arial Narrow" w:hAnsi="Arial Narrow" w:cs="Arial"/>
          <w:sz w:val="22"/>
          <w:szCs w:val="22"/>
          <w:lang w:val="es-BO"/>
        </w:rPr>
        <w:t xml:space="preserve"> de los incentivos según </w:t>
      </w:r>
      <w:del w:id="314" w:author="Stagno Izaguirre, Daniel Alejandro" w:date="2026-06-16T19:08:00Z" w16du:dateUtc="2026-06-17T00:08:00Z">
        <w:r w:rsidR="003D3296" w:rsidRPr="00703ECE" w:rsidDel="00237120">
          <w:rPr>
            <w:rFonts w:ascii="Arial Narrow" w:hAnsi="Arial Narrow" w:cs="Arial"/>
            <w:sz w:val="22"/>
            <w:szCs w:val="22"/>
            <w:lang w:val="es-BO"/>
          </w:rPr>
          <w:delText xml:space="preserve">las </w:delText>
        </w:r>
      </w:del>
      <w:r w:rsidR="003D3296" w:rsidRPr="00703ECE">
        <w:rPr>
          <w:rFonts w:ascii="Arial Narrow" w:hAnsi="Arial Narrow" w:cs="Arial"/>
          <w:sz w:val="22"/>
          <w:szCs w:val="22"/>
          <w:lang w:val="es-BO"/>
        </w:rPr>
        <w:t xml:space="preserve">características </w:t>
      </w:r>
      <w:ins w:id="315" w:author="Stagno Izaguirre, Daniel Alejandro" w:date="2026-06-16T19:08:00Z" w16du:dateUtc="2026-06-17T00:08:00Z">
        <w:r w:rsidR="00237120">
          <w:rPr>
            <w:rFonts w:ascii="Arial Narrow" w:hAnsi="Arial Narrow" w:cs="Arial"/>
            <w:sz w:val="22"/>
            <w:szCs w:val="22"/>
            <w:lang w:val="es-BO"/>
          </w:rPr>
          <w:t xml:space="preserve">observables </w:t>
        </w:r>
      </w:ins>
      <w:r w:rsidR="003D3296" w:rsidRPr="00703ECE">
        <w:rPr>
          <w:rFonts w:ascii="Arial Narrow" w:hAnsi="Arial Narrow" w:cs="Arial"/>
          <w:sz w:val="22"/>
          <w:szCs w:val="22"/>
          <w:lang w:val="es-BO"/>
        </w:rPr>
        <w:t>de l</w:t>
      </w:r>
      <w:r w:rsidR="003D3296">
        <w:rPr>
          <w:rFonts w:ascii="Arial Narrow" w:hAnsi="Arial Narrow" w:cs="Arial"/>
          <w:sz w:val="22"/>
          <w:szCs w:val="22"/>
          <w:lang w:val="es-BO"/>
        </w:rPr>
        <w:t>as empresas</w:t>
      </w:r>
      <w:ins w:id="316" w:author="Stagno Izaguirre, Daniel Alejandro" w:date="2026-06-16T19:08:00Z" w16du:dateUtc="2026-06-17T00:08:00Z">
        <w:r w:rsidR="00E97668">
          <w:rPr>
            <w:rFonts w:ascii="Arial Narrow" w:hAnsi="Arial Narrow" w:cs="Arial"/>
            <w:sz w:val="22"/>
            <w:szCs w:val="22"/>
            <w:lang w:val="es-BO"/>
          </w:rPr>
          <w:t>, tales</w:t>
        </w:r>
      </w:ins>
      <w:r w:rsidR="00BC3589">
        <w:rPr>
          <w:rFonts w:ascii="Arial Narrow" w:hAnsi="Arial Narrow" w:cs="Arial"/>
          <w:sz w:val="22"/>
          <w:szCs w:val="22"/>
          <w:lang w:val="es-BO"/>
        </w:rPr>
        <w:t xml:space="preserve"> </w:t>
      </w:r>
      <w:r w:rsidR="00180013">
        <w:rPr>
          <w:rFonts w:ascii="Arial Narrow" w:hAnsi="Arial Narrow" w:cs="Arial"/>
          <w:sz w:val="22"/>
          <w:szCs w:val="22"/>
          <w:lang w:val="es-BO"/>
        </w:rPr>
        <w:t xml:space="preserve">como sector, tamaño u ubicación. </w:t>
      </w:r>
    </w:p>
    <w:p w14:paraId="198165B3" w14:textId="77777777" w:rsidR="00180013" w:rsidRDefault="00180013" w:rsidP="00450CD9">
      <w:pPr>
        <w:jc w:val="both"/>
        <w:rPr>
          <w:rFonts w:ascii="Arial Narrow" w:hAnsi="Arial Narrow" w:cs="Arial"/>
          <w:sz w:val="22"/>
          <w:szCs w:val="22"/>
          <w:lang w:val="es-BO"/>
        </w:rPr>
      </w:pPr>
    </w:p>
    <w:p w14:paraId="635B0F45" w14:textId="6794AB6A" w:rsidR="00752E17" w:rsidRPr="0070723F" w:rsidRDefault="00B24662" w:rsidP="0070723F">
      <w:pPr>
        <w:jc w:val="both"/>
        <w:rPr>
          <w:rFonts w:ascii="Arial Narrow" w:hAnsi="Arial Narrow"/>
          <w:b/>
          <w:sz w:val="22"/>
          <w:szCs w:val="22"/>
          <w:lang w:val="es-BO"/>
        </w:rPr>
      </w:pPr>
      <w:r w:rsidRPr="0070723F">
        <w:rPr>
          <w:rFonts w:ascii="Arial Narrow" w:hAnsi="Arial Narrow"/>
          <w:b/>
          <w:sz w:val="22"/>
          <w:szCs w:val="22"/>
          <w:lang w:val="es-BO"/>
        </w:rPr>
        <w:t>1</w:t>
      </w:r>
      <w:r w:rsidR="00FE74C9" w:rsidRPr="0070723F">
        <w:rPr>
          <w:rFonts w:ascii="Arial Narrow" w:hAnsi="Arial Narrow"/>
          <w:b/>
          <w:sz w:val="22"/>
          <w:szCs w:val="22"/>
          <w:lang w:val="es-BO"/>
        </w:rPr>
        <w:t>.</w:t>
      </w:r>
      <w:r w:rsidRPr="0070723F">
        <w:rPr>
          <w:rFonts w:ascii="Arial Narrow" w:hAnsi="Arial Narrow"/>
          <w:b/>
          <w:sz w:val="22"/>
          <w:szCs w:val="22"/>
          <w:lang w:val="es-BO"/>
        </w:rPr>
        <w:t>2</w:t>
      </w:r>
      <w:r w:rsidR="008E191B" w:rsidRPr="0070723F">
        <w:rPr>
          <w:rFonts w:ascii="Arial Narrow" w:hAnsi="Arial Narrow"/>
          <w:b/>
          <w:sz w:val="22"/>
          <w:szCs w:val="22"/>
          <w:lang w:val="es-BO"/>
        </w:rPr>
        <w:t>.1</w:t>
      </w:r>
      <w:r w:rsidR="00FE74C9" w:rsidRPr="0070723F">
        <w:rPr>
          <w:rFonts w:ascii="Arial Narrow" w:hAnsi="Arial Narrow"/>
          <w:b/>
          <w:sz w:val="22"/>
          <w:szCs w:val="22"/>
          <w:lang w:val="es-BO"/>
        </w:rPr>
        <w:t xml:space="preserve"> </w:t>
      </w:r>
      <w:r w:rsidR="00010552" w:rsidRPr="0070723F">
        <w:rPr>
          <w:rFonts w:ascii="Arial Narrow" w:hAnsi="Arial Narrow"/>
          <w:b/>
          <w:sz w:val="22"/>
          <w:szCs w:val="22"/>
          <w:lang w:val="es-BO"/>
        </w:rPr>
        <w:t>Diferenciación por t</w:t>
      </w:r>
      <w:r w:rsidR="00FE74C9" w:rsidRPr="0070723F">
        <w:rPr>
          <w:rFonts w:ascii="Arial Narrow" w:hAnsi="Arial Narrow"/>
          <w:b/>
          <w:sz w:val="22"/>
          <w:szCs w:val="22"/>
          <w:lang w:val="es-BO"/>
        </w:rPr>
        <w:t>amaño de la empresa</w:t>
      </w:r>
      <w:r w:rsidR="00B4663C" w:rsidRPr="0070723F">
        <w:rPr>
          <w:rFonts w:ascii="Arial Narrow" w:hAnsi="Arial Narrow"/>
          <w:b/>
          <w:sz w:val="22"/>
          <w:szCs w:val="22"/>
          <w:lang w:val="es-BO"/>
        </w:rPr>
        <w:t xml:space="preserve"> y</w:t>
      </w:r>
      <w:r w:rsidR="00AB4DA7" w:rsidRPr="0070723F">
        <w:rPr>
          <w:rFonts w:ascii="Arial Narrow" w:hAnsi="Arial Narrow"/>
          <w:b/>
          <w:sz w:val="22"/>
          <w:szCs w:val="22"/>
          <w:lang w:val="es-BO"/>
        </w:rPr>
        <w:t xml:space="preserve"> reembolsabilidad</w:t>
      </w:r>
      <w:r w:rsidR="00CF5061" w:rsidRPr="0070723F">
        <w:rPr>
          <w:rFonts w:ascii="Arial Narrow" w:hAnsi="Arial Narrow"/>
          <w:b/>
          <w:sz w:val="22"/>
          <w:szCs w:val="22"/>
          <w:lang w:val="es-BO"/>
        </w:rPr>
        <w:t xml:space="preserve"> </w:t>
      </w:r>
    </w:p>
    <w:p w14:paraId="455811C0" w14:textId="77777777" w:rsidR="009D6A53" w:rsidRDefault="009D6A53" w:rsidP="00FE74C9">
      <w:pPr>
        <w:jc w:val="both"/>
        <w:rPr>
          <w:rFonts w:ascii="Arial Narrow" w:hAnsi="Arial Narrow" w:cs="Arial"/>
          <w:b/>
          <w:bCs/>
          <w:sz w:val="22"/>
          <w:szCs w:val="22"/>
          <w:lang w:val="es-BO"/>
        </w:rPr>
      </w:pPr>
    </w:p>
    <w:p w14:paraId="4E015DD8" w14:textId="38490F61" w:rsidR="009D6A53" w:rsidRDefault="00620DD0" w:rsidP="00FE74C9">
      <w:pPr>
        <w:jc w:val="both"/>
        <w:rPr>
          <w:rFonts w:ascii="Arial Narrow" w:hAnsi="Arial Narrow" w:cs="Arial"/>
          <w:sz w:val="22"/>
          <w:szCs w:val="22"/>
          <w:lang w:val="es-BO"/>
        </w:rPr>
      </w:pPr>
      <w:r>
        <w:rPr>
          <w:rFonts w:ascii="Arial Narrow" w:hAnsi="Arial Narrow" w:cs="Arial"/>
          <w:sz w:val="22"/>
          <w:szCs w:val="22"/>
          <w:lang w:val="es-BO"/>
        </w:rPr>
        <w:t xml:space="preserve">El incentivo </w:t>
      </w:r>
      <w:r w:rsidR="00EC778B">
        <w:rPr>
          <w:rFonts w:ascii="Arial Narrow" w:hAnsi="Arial Narrow" w:cs="Arial"/>
          <w:sz w:val="22"/>
          <w:szCs w:val="22"/>
          <w:lang w:val="es-BO"/>
        </w:rPr>
        <w:t xml:space="preserve">en los seis </w:t>
      </w:r>
      <w:r w:rsidR="008B436E">
        <w:rPr>
          <w:rFonts w:ascii="Arial Narrow" w:hAnsi="Arial Narrow" w:cs="Arial"/>
          <w:sz w:val="22"/>
          <w:szCs w:val="22"/>
          <w:lang w:val="es-BO"/>
        </w:rPr>
        <w:t>países</w:t>
      </w:r>
      <w:r w:rsidR="00EC778B">
        <w:rPr>
          <w:rFonts w:ascii="Arial Narrow" w:hAnsi="Arial Narrow" w:cs="Arial"/>
          <w:sz w:val="22"/>
          <w:szCs w:val="22"/>
          <w:lang w:val="es-BO"/>
        </w:rPr>
        <w:t xml:space="preserve"> analizados </w:t>
      </w:r>
      <w:r w:rsidR="008B436E">
        <w:rPr>
          <w:rFonts w:ascii="Arial Narrow" w:hAnsi="Arial Narrow" w:cs="Arial"/>
          <w:sz w:val="22"/>
          <w:szCs w:val="22"/>
          <w:lang w:val="es-BO"/>
        </w:rPr>
        <w:t>está</w:t>
      </w:r>
      <w:r w:rsidR="00EC778B">
        <w:rPr>
          <w:rFonts w:ascii="Arial Narrow" w:hAnsi="Arial Narrow" w:cs="Arial"/>
          <w:sz w:val="22"/>
          <w:szCs w:val="22"/>
          <w:lang w:val="es-BO"/>
        </w:rPr>
        <w:t xml:space="preserve"> </w:t>
      </w:r>
      <w:r w:rsidR="00DB433D" w:rsidRPr="00DB433D">
        <w:rPr>
          <w:rFonts w:ascii="Arial Narrow" w:hAnsi="Arial Narrow" w:cs="Arial"/>
          <w:sz w:val="22"/>
          <w:szCs w:val="22"/>
          <w:lang w:val="es-BO"/>
        </w:rPr>
        <w:t>diseñados bajo el principio de neutralidad horizontal</w:t>
      </w:r>
      <w:ins w:id="317" w:author="Stagno Izaguirre, Daniel Alejandro" w:date="2026-06-16T19:10:00Z" w16du:dateUtc="2026-06-17T00:10:00Z">
        <w:r w:rsidR="002E1064">
          <w:rPr>
            <w:rFonts w:ascii="Arial Narrow" w:hAnsi="Arial Narrow" w:cs="Arial"/>
            <w:sz w:val="22"/>
            <w:szCs w:val="22"/>
            <w:lang w:val="es-BO"/>
          </w:rPr>
          <w:t>.</w:t>
        </w:r>
      </w:ins>
      <w:del w:id="318" w:author="Stagno Izaguirre, Daniel Alejandro" w:date="2026-06-16T19:10:00Z" w16du:dateUtc="2026-06-17T00:10:00Z">
        <w:r w:rsidR="00DB433D" w:rsidDel="002E1064">
          <w:rPr>
            <w:rFonts w:ascii="Arial Narrow" w:hAnsi="Arial Narrow" w:cs="Arial"/>
            <w:sz w:val="22"/>
            <w:szCs w:val="22"/>
            <w:lang w:val="es-BO"/>
          </w:rPr>
          <w:delText>:</w:delText>
        </w:r>
      </w:del>
      <w:r w:rsidR="00DB433D">
        <w:rPr>
          <w:rFonts w:ascii="Arial Narrow" w:hAnsi="Arial Narrow" w:cs="Arial"/>
          <w:sz w:val="22"/>
          <w:szCs w:val="22"/>
          <w:lang w:val="es-BO"/>
        </w:rPr>
        <w:t xml:space="preserve"> </w:t>
      </w:r>
      <w:del w:id="319" w:author="Stagno Izaguirre, Daniel Alejandro" w:date="2026-06-16T19:10:00Z" w16du:dateUtc="2026-06-17T00:10:00Z">
        <w:r w:rsidR="00DB433D" w:rsidRPr="00DB433D" w:rsidDel="002E1064">
          <w:rPr>
            <w:rFonts w:ascii="Arial Narrow" w:hAnsi="Arial Narrow" w:cs="Arial"/>
            <w:sz w:val="22"/>
            <w:szCs w:val="22"/>
            <w:lang w:val="es-BO"/>
          </w:rPr>
          <w:delText xml:space="preserve">es </w:delText>
        </w:r>
      </w:del>
      <w:ins w:id="320" w:author="Stagno Izaguirre, Daniel Alejandro" w:date="2026-06-16T19:10:00Z" w16du:dateUtc="2026-06-17T00:10:00Z">
        <w:r w:rsidR="002E1064">
          <w:rPr>
            <w:rFonts w:ascii="Arial Narrow" w:hAnsi="Arial Narrow" w:cs="Arial"/>
            <w:sz w:val="22"/>
            <w:szCs w:val="22"/>
            <w:lang w:val="es-BO"/>
          </w:rPr>
          <w:t>E</w:t>
        </w:r>
        <w:r w:rsidR="002E1064" w:rsidRPr="00DB433D">
          <w:rPr>
            <w:rFonts w:ascii="Arial Narrow" w:hAnsi="Arial Narrow" w:cs="Arial"/>
            <w:sz w:val="22"/>
            <w:szCs w:val="22"/>
            <w:lang w:val="es-BO"/>
          </w:rPr>
          <w:t xml:space="preserve">s </w:t>
        </w:r>
      </w:ins>
      <w:r w:rsidR="00DB433D" w:rsidRPr="00DB433D">
        <w:rPr>
          <w:rFonts w:ascii="Arial Narrow" w:hAnsi="Arial Narrow" w:cs="Arial"/>
          <w:sz w:val="22"/>
          <w:szCs w:val="22"/>
          <w:lang w:val="es-BO"/>
        </w:rPr>
        <w:t xml:space="preserve">decir, </w:t>
      </w:r>
      <w:ins w:id="321" w:author="Stagno Izaguirre, Daniel Alejandro" w:date="2026-06-16T19:09:00Z" w16du:dateUtc="2026-06-17T00:09:00Z">
        <w:r w:rsidR="00505ECF">
          <w:rPr>
            <w:rFonts w:ascii="Arial Narrow" w:hAnsi="Arial Narrow" w:cs="Arial"/>
            <w:sz w:val="22"/>
            <w:szCs w:val="22"/>
            <w:lang w:val="es-BO"/>
          </w:rPr>
          <w:t>los incentivos</w:t>
        </w:r>
      </w:ins>
      <w:ins w:id="322" w:author="Stagno Izaguirre, Daniel Alejandro" w:date="2026-06-16T19:10:00Z" w16du:dateUtc="2026-06-17T00:10:00Z">
        <w:r w:rsidR="00505ECF">
          <w:rPr>
            <w:rFonts w:ascii="Arial Narrow" w:hAnsi="Arial Narrow" w:cs="Arial"/>
            <w:sz w:val="22"/>
            <w:szCs w:val="22"/>
            <w:lang w:val="es-BO"/>
          </w:rPr>
          <w:t xml:space="preserve"> son </w:t>
        </w:r>
      </w:ins>
      <w:r w:rsidR="00DB433D" w:rsidRPr="00DB433D">
        <w:rPr>
          <w:rFonts w:ascii="Arial Narrow" w:hAnsi="Arial Narrow" w:cs="Arial"/>
          <w:sz w:val="22"/>
          <w:szCs w:val="22"/>
          <w:lang w:val="es-BO"/>
        </w:rPr>
        <w:t>accesibles a todas las empresas que realicen actividades elegibles</w:t>
      </w:r>
      <w:r w:rsidR="000943B3">
        <w:rPr>
          <w:rFonts w:ascii="Arial Narrow" w:hAnsi="Arial Narrow" w:cs="Arial"/>
          <w:sz w:val="22"/>
          <w:szCs w:val="22"/>
          <w:lang w:val="es-BO"/>
        </w:rPr>
        <w:t xml:space="preserve">. </w:t>
      </w:r>
      <w:ins w:id="323" w:author="Stagno Izaguirre, Daniel Alejandro" w:date="2026-06-16T19:18:00Z" w16du:dateUtc="2026-06-17T00:18:00Z">
        <w:r w:rsidR="00E51409" w:rsidRPr="00C07F22">
          <w:rPr>
            <w:rFonts w:ascii="Arial Narrow" w:hAnsi="Arial Narrow" w:cs="Arial"/>
            <w:sz w:val="22"/>
            <w:szCs w:val="22"/>
            <w:highlight w:val="yellow"/>
            <w:lang w:val="es-BO"/>
            <w:rPrChange w:id="324" w:author="Stagno Izaguirre, Daniel Alejandro" w:date="2026-06-16T19:20:00Z" w16du:dateUtc="2026-06-17T00:20:00Z">
              <w:rPr>
                <w:rFonts w:ascii="Arial Narrow" w:hAnsi="Arial Narrow" w:cs="Arial"/>
                <w:sz w:val="22"/>
                <w:szCs w:val="22"/>
                <w:lang w:val="es-BO"/>
              </w:rPr>
            </w:rPrChange>
          </w:rPr>
          <w:t>Los regímenes de neutralidad horizontal buscan … explicar lógica</w:t>
        </w:r>
      </w:ins>
      <w:ins w:id="325" w:author="Stagno Izaguirre, Daniel Alejandro" w:date="2026-06-16T19:19:00Z" w16du:dateUtc="2026-06-17T00:19:00Z">
        <w:r w:rsidR="00BA767B" w:rsidRPr="00C07F22">
          <w:rPr>
            <w:rFonts w:ascii="Arial Narrow" w:hAnsi="Arial Narrow" w:cs="Arial"/>
            <w:sz w:val="22"/>
            <w:szCs w:val="22"/>
            <w:highlight w:val="yellow"/>
            <w:lang w:val="es-BO"/>
            <w:rPrChange w:id="326" w:author="Stagno Izaguirre, Daniel Alejandro" w:date="2026-06-16T19:20:00Z" w16du:dateUtc="2026-06-17T00:20:00Z">
              <w:rPr>
                <w:rFonts w:ascii="Arial Narrow" w:hAnsi="Arial Narrow" w:cs="Arial"/>
                <w:sz w:val="22"/>
                <w:szCs w:val="22"/>
                <w:lang w:val="es-BO"/>
              </w:rPr>
            </w:rPrChange>
          </w:rPr>
          <w:t xml:space="preserve"> de por qué tratarlos a todos por igual (estado más incipiente de la inversión privada en I+D?)</w:t>
        </w:r>
        <w:r w:rsidR="00C07F22" w:rsidRPr="00C07F22">
          <w:rPr>
            <w:rFonts w:ascii="Arial Narrow" w:hAnsi="Arial Narrow" w:cs="Arial"/>
            <w:sz w:val="22"/>
            <w:szCs w:val="22"/>
            <w:highlight w:val="yellow"/>
            <w:lang w:val="es-BO"/>
            <w:rPrChange w:id="327" w:author="Stagno Izaguirre, Daniel Alejandro" w:date="2026-06-16T19:20:00Z" w16du:dateUtc="2026-06-17T00:20:00Z">
              <w:rPr>
                <w:rFonts w:ascii="Arial Narrow" w:hAnsi="Arial Narrow" w:cs="Arial"/>
                <w:sz w:val="22"/>
                <w:szCs w:val="22"/>
                <w:lang w:val="es-BO"/>
              </w:rPr>
            </w:rPrChange>
          </w:rPr>
          <w:t xml:space="preserve">… cuáles son los </w:t>
        </w:r>
      </w:ins>
      <w:ins w:id="328" w:author="Stagno Izaguirre, Daniel Alejandro" w:date="2026-06-16T19:20:00Z" w16du:dateUtc="2026-06-17T00:20:00Z">
        <w:r w:rsidR="00C07F22" w:rsidRPr="00C07F22">
          <w:rPr>
            <w:rFonts w:ascii="Arial Narrow" w:hAnsi="Arial Narrow" w:cs="Arial"/>
            <w:sz w:val="22"/>
            <w:szCs w:val="22"/>
            <w:highlight w:val="yellow"/>
            <w:lang w:val="es-BO"/>
            <w:rPrChange w:id="329" w:author="Stagno Izaguirre, Daniel Alejandro" w:date="2026-06-16T19:20:00Z" w16du:dateUtc="2026-06-17T00:20:00Z">
              <w:rPr>
                <w:rFonts w:ascii="Arial Narrow" w:hAnsi="Arial Narrow" w:cs="Arial"/>
                <w:sz w:val="22"/>
                <w:szCs w:val="22"/>
                <w:lang w:val="es-BO"/>
              </w:rPr>
            </w:rPrChange>
          </w:rPr>
          <w:t>pro/con de ete enfoque…</w:t>
        </w:r>
        <w:r w:rsidR="00C07F22">
          <w:rPr>
            <w:rFonts w:ascii="Arial Narrow" w:hAnsi="Arial Narrow" w:cs="Arial"/>
            <w:sz w:val="22"/>
            <w:szCs w:val="22"/>
            <w:lang w:val="es-BO"/>
          </w:rPr>
          <w:t xml:space="preserve"> </w:t>
        </w:r>
      </w:ins>
      <w:r w:rsidR="000943B3">
        <w:rPr>
          <w:rFonts w:ascii="Arial Narrow" w:hAnsi="Arial Narrow" w:cs="Arial"/>
          <w:sz w:val="22"/>
          <w:szCs w:val="22"/>
          <w:lang w:val="es-BO"/>
        </w:rPr>
        <w:t xml:space="preserve">Sin embargo, </w:t>
      </w:r>
      <w:r w:rsidR="00962C41" w:rsidRPr="00962C41">
        <w:rPr>
          <w:rFonts w:ascii="Arial Narrow" w:hAnsi="Arial Narrow" w:cs="Arial"/>
          <w:sz w:val="22"/>
          <w:szCs w:val="22"/>
          <w:lang w:val="es-BO"/>
        </w:rPr>
        <w:t xml:space="preserve">Brasil restringe el acceso a empresas bajo régimen de </w:t>
      </w:r>
      <w:commentRangeStart w:id="330"/>
      <w:r w:rsidR="00962C41" w:rsidRPr="00962C41">
        <w:rPr>
          <w:rFonts w:ascii="Arial Narrow" w:hAnsi="Arial Narrow" w:cs="Arial"/>
          <w:sz w:val="22"/>
          <w:szCs w:val="22"/>
          <w:lang w:val="es-BO"/>
        </w:rPr>
        <w:t xml:space="preserve">lucro </w:t>
      </w:r>
      <w:r w:rsidR="008B436E" w:rsidRPr="00962C41">
        <w:rPr>
          <w:rFonts w:ascii="Arial Narrow" w:hAnsi="Arial Narrow" w:cs="Arial"/>
          <w:sz w:val="22"/>
          <w:szCs w:val="22"/>
          <w:lang w:val="es-BO"/>
        </w:rPr>
        <w:t>real</w:t>
      </w:r>
      <w:commentRangeEnd w:id="330"/>
      <w:r w:rsidR="00CF24F0" w:rsidRPr="00962C41">
        <w:rPr>
          <w:rStyle w:val="CommentReference"/>
          <w:rFonts w:ascii="Arial Narrow" w:hAnsi="Arial Narrow" w:cs="Arial"/>
          <w:sz w:val="22"/>
          <w:szCs w:val="22"/>
          <w:lang w:val="es-BO"/>
        </w:rPr>
        <w:commentReference w:id="330"/>
      </w:r>
      <w:r w:rsidR="008B436E" w:rsidRPr="00962C41">
        <w:rPr>
          <w:rFonts w:ascii="Arial Narrow" w:hAnsi="Arial Narrow" w:cs="Arial"/>
          <w:sz w:val="22"/>
          <w:szCs w:val="22"/>
          <w:lang w:val="es-BO"/>
        </w:rPr>
        <w:t>,</w:t>
      </w:r>
      <w:r w:rsidR="00962C41" w:rsidRPr="00962C41">
        <w:rPr>
          <w:rFonts w:ascii="Arial Narrow" w:hAnsi="Arial Narrow" w:cs="Arial"/>
          <w:sz w:val="22"/>
          <w:szCs w:val="22"/>
          <w:lang w:val="es-BO"/>
        </w:rPr>
        <w:t xml:space="preserve"> lo que excluye </w:t>
      </w:r>
      <w:r w:rsidR="00D00D92">
        <w:rPr>
          <w:rFonts w:ascii="Arial Narrow" w:hAnsi="Arial Narrow" w:cs="Arial"/>
          <w:sz w:val="22"/>
          <w:szCs w:val="22"/>
          <w:lang w:val="es-BO"/>
        </w:rPr>
        <w:t xml:space="preserve">de facto </w:t>
      </w:r>
      <w:r w:rsidR="008B436E">
        <w:rPr>
          <w:rFonts w:ascii="Arial Narrow" w:hAnsi="Arial Narrow" w:cs="Arial"/>
          <w:sz w:val="22"/>
          <w:szCs w:val="22"/>
          <w:lang w:val="es-BO"/>
        </w:rPr>
        <w:t xml:space="preserve">a una parte significativa de </w:t>
      </w:r>
      <w:r w:rsidR="00962C41" w:rsidRPr="00962C41">
        <w:rPr>
          <w:rFonts w:ascii="Arial Narrow" w:hAnsi="Arial Narrow" w:cs="Arial"/>
          <w:sz w:val="22"/>
          <w:szCs w:val="22"/>
          <w:lang w:val="es-BO"/>
        </w:rPr>
        <w:t>microempresas y limita el acceso de pymes</w:t>
      </w:r>
      <w:r w:rsidR="009258D2">
        <w:rPr>
          <w:rFonts w:ascii="Arial Narrow" w:hAnsi="Arial Narrow" w:cs="Arial"/>
          <w:sz w:val="22"/>
          <w:szCs w:val="22"/>
          <w:lang w:val="es-BO"/>
        </w:rPr>
        <w:t xml:space="preserve">, </w:t>
      </w:r>
      <w:r w:rsidR="00015CE6" w:rsidRPr="00015CE6">
        <w:rPr>
          <w:rFonts w:ascii="Arial Narrow" w:hAnsi="Arial Narrow" w:cs="Arial"/>
          <w:sz w:val="22"/>
          <w:szCs w:val="22"/>
          <w:lang w:val="es-BO"/>
        </w:rPr>
        <w:t>que en su mayoría operan bajo r</w:t>
      </w:r>
      <w:commentRangeStart w:id="331"/>
      <w:r w:rsidR="00015CE6" w:rsidRPr="00015CE6">
        <w:rPr>
          <w:rFonts w:ascii="Arial Narrow" w:hAnsi="Arial Narrow" w:cs="Arial"/>
          <w:sz w:val="22"/>
          <w:szCs w:val="22"/>
          <w:lang w:val="es-BO"/>
        </w:rPr>
        <w:t>egímenes simplificados</w:t>
      </w:r>
      <w:commentRangeEnd w:id="331"/>
      <w:r w:rsidR="000749EF" w:rsidRPr="00015CE6">
        <w:rPr>
          <w:rStyle w:val="CommentReference"/>
          <w:rFonts w:ascii="Arial Narrow" w:hAnsi="Arial Narrow" w:cs="Arial"/>
          <w:sz w:val="22"/>
          <w:szCs w:val="22"/>
          <w:lang w:val="es-BO"/>
        </w:rPr>
        <w:commentReference w:id="331"/>
      </w:r>
      <w:r w:rsidR="00015CE6" w:rsidRPr="00015CE6">
        <w:rPr>
          <w:rFonts w:ascii="Arial Narrow" w:hAnsi="Arial Narrow" w:cs="Arial"/>
          <w:sz w:val="22"/>
          <w:szCs w:val="22"/>
          <w:lang w:val="es-BO"/>
        </w:rPr>
        <w:t>.</w:t>
      </w:r>
    </w:p>
    <w:p w14:paraId="603F721F" w14:textId="77777777" w:rsidR="00F441A3" w:rsidRDefault="00F441A3" w:rsidP="00FE74C9">
      <w:pPr>
        <w:jc w:val="both"/>
        <w:rPr>
          <w:rFonts w:ascii="Arial Narrow" w:hAnsi="Arial Narrow" w:cs="Arial"/>
          <w:sz w:val="22"/>
          <w:szCs w:val="22"/>
          <w:lang w:val="es-BO"/>
        </w:rPr>
      </w:pPr>
    </w:p>
    <w:p w14:paraId="13796AA5" w14:textId="5DFCF8AE" w:rsidR="00570691" w:rsidRDefault="00F441A3" w:rsidP="00570691">
      <w:pPr>
        <w:jc w:val="both"/>
        <w:rPr>
          <w:rFonts w:ascii="Arial Narrow" w:hAnsi="Arial Narrow" w:cs="Arial"/>
          <w:sz w:val="22"/>
          <w:szCs w:val="22"/>
          <w:lang w:val="es-BO"/>
        </w:rPr>
      </w:pPr>
      <w:commentRangeStart w:id="332"/>
      <w:r w:rsidRPr="00F441A3">
        <w:rPr>
          <w:rFonts w:ascii="Arial Narrow" w:hAnsi="Arial Narrow" w:cs="Arial"/>
          <w:sz w:val="22"/>
          <w:szCs w:val="22"/>
          <w:lang w:val="es-BO"/>
        </w:rPr>
        <w:t xml:space="preserve">En contraste, </w:t>
      </w:r>
      <w:r>
        <w:rPr>
          <w:rFonts w:ascii="Arial Narrow" w:hAnsi="Arial Narrow" w:cs="Arial"/>
          <w:sz w:val="22"/>
          <w:szCs w:val="22"/>
          <w:lang w:val="es-BO"/>
        </w:rPr>
        <w:t>los tres países e</w:t>
      </w:r>
      <w:r w:rsidR="003271EB">
        <w:rPr>
          <w:rFonts w:ascii="Arial Narrow" w:hAnsi="Arial Narrow" w:cs="Arial"/>
          <w:sz w:val="22"/>
          <w:szCs w:val="22"/>
          <w:lang w:val="es-BO"/>
        </w:rPr>
        <w:t>uropeos</w:t>
      </w:r>
      <w:r w:rsidRPr="00F441A3">
        <w:rPr>
          <w:rFonts w:ascii="Arial Narrow" w:hAnsi="Arial Narrow" w:cs="Arial"/>
          <w:sz w:val="22"/>
          <w:szCs w:val="22"/>
          <w:lang w:val="es-BO"/>
        </w:rPr>
        <w:t xml:space="preserve"> </w:t>
      </w:r>
      <w:r w:rsidR="002C40BE">
        <w:rPr>
          <w:rFonts w:ascii="Arial Narrow" w:hAnsi="Arial Narrow" w:cs="Arial"/>
          <w:sz w:val="22"/>
          <w:szCs w:val="22"/>
          <w:lang w:val="es-BO"/>
        </w:rPr>
        <w:t xml:space="preserve">analizados </w:t>
      </w:r>
      <w:r w:rsidRPr="00F441A3">
        <w:rPr>
          <w:rFonts w:ascii="Arial Narrow" w:hAnsi="Arial Narrow" w:cs="Arial"/>
          <w:sz w:val="22"/>
          <w:szCs w:val="22"/>
          <w:lang w:val="es-BO"/>
        </w:rPr>
        <w:t>introduce</w:t>
      </w:r>
      <w:r w:rsidR="003271EB">
        <w:rPr>
          <w:rFonts w:ascii="Arial Narrow" w:hAnsi="Arial Narrow" w:cs="Arial"/>
          <w:sz w:val="22"/>
          <w:szCs w:val="22"/>
          <w:lang w:val="es-BO"/>
        </w:rPr>
        <w:t>n</w:t>
      </w:r>
      <w:r w:rsidRPr="00F441A3">
        <w:rPr>
          <w:rFonts w:ascii="Arial Narrow" w:hAnsi="Arial Narrow" w:cs="Arial"/>
          <w:sz w:val="22"/>
          <w:szCs w:val="22"/>
          <w:lang w:val="es-BO"/>
        </w:rPr>
        <w:t xml:space="preserve"> mecanismo</w:t>
      </w:r>
      <w:r w:rsidR="003271EB">
        <w:rPr>
          <w:rFonts w:ascii="Arial Narrow" w:hAnsi="Arial Narrow" w:cs="Arial"/>
          <w:sz w:val="22"/>
          <w:szCs w:val="22"/>
          <w:lang w:val="es-BO"/>
        </w:rPr>
        <w:t>s</w:t>
      </w:r>
      <w:r w:rsidRPr="00F441A3">
        <w:rPr>
          <w:rFonts w:ascii="Arial Narrow" w:hAnsi="Arial Narrow" w:cs="Arial"/>
          <w:sz w:val="22"/>
          <w:szCs w:val="22"/>
          <w:lang w:val="es-BO"/>
        </w:rPr>
        <w:t xml:space="preserve"> explícitamente pro-pyme</w:t>
      </w:r>
      <w:r w:rsidR="00286A3E">
        <w:rPr>
          <w:rFonts w:ascii="Arial Narrow" w:hAnsi="Arial Narrow" w:cs="Arial"/>
          <w:sz w:val="22"/>
          <w:szCs w:val="22"/>
          <w:lang w:val="es-BO"/>
        </w:rPr>
        <w:t xml:space="preserve"> y empresas </w:t>
      </w:r>
      <w:r w:rsidR="002C40BE">
        <w:rPr>
          <w:rFonts w:ascii="Arial Narrow" w:hAnsi="Arial Narrow" w:cs="Arial"/>
          <w:sz w:val="22"/>
          <w:szCs w:val="22"/>
          <w:lang w:val="es-BO"/>
        </w:rPr>
        <w:t>jóvenes.</w:t>
      </w:r>
      <w:r w:rsidRPr="00F441A3">
        <w:rPr>
          <w:rFonts w:ascii="Arial Narrow" w:hAnsi="Arial Narrow" w:cs="Arial"/>
          <w:sz w:val="22"/>
          <w:szCs w:val="22"/>
          <w:lang w:val="es-BO"/>
        </w:rPr>
        <w:t xml:space="preserve"> </w:t>
      </w:r>
      <w:r w:rsidR="002C40BE">
        <w:rPr>
          <w:rFonts w:ascii="Arial Narrow" w:hAnsi="Arial Narrow" w:cs="Arial"/>
          <w:sz w:val="22"/>
          <w:szCs w:val="22"/>
          <w:lang w:val="es-BO"/>
        </w:rPr>
        <w:t xml:space="preserve">Como se </w:t>
      </w:r>
      <w:r w:rsidR="00887DC7">
        <w:rPr>
          <w:rFonts w:ascii="Arial Narrow" w:hAnsi="Arial Narrow" w:cs="Arial"/>
          <w:sz w:val="22"/>
          <w:szCs w:val="22"/>
          <w:lang w:val="es-BO"/>
        </w:rPr>
        <w:t>mencionó</w:t>
      </w:r>
      <w:r w:rsidR="00331157">
        <w:rPr>
          <w:rFonts w:ascii="Arial Narrow" w:hAnsi="Arial Narrow" w:cs="Arial"/>
          <w:sz w:val="22"/>
          <w:szCs w:val="22"/>
          <w:lang w:val="es-BO"/>
        </w:rPr>
        <w:t xml:space="preserve">, Portugal </w:t>
      </w:r>
      <w:r w:rsidR="00AE7B89">
        <w:rPr>
          <w:rFonts w:ascii="Arial Narrow" w:hAnsi="Arial Narrow" w:cs="Arial"/>
          <w:sz w:val="22"/>
          <w:szCs w:val="22"/>
          <w:lang w:val="es-BO"/>
        </w:rPr>
        <w:t xml:space="preserve">ofrece </w:t>
      </w:r>
      <w:r w:rsidR="006F3EBF">
        <w:rPr>
          <w:rFonts w:ascii="Arial Narrow" w:hAnsi="Arial Narrow" w:cs="Arial"/>
          <w:sz w:val="22"/>
          <w:szCs w:val="22"/>
          <w:lang w:val="es-BO"/>
        </w:rPr>
        <w:t xml:space="preserve">créditos tributarios mayores para empresas pequeñas y medianas con menos de dos años de </w:t>
      </w:r>
      <w:r w:rsidR="00BC56C2">
        <w:rPr>
          <w:rFonts w:ascii="Arial Narrow" w:hAnsi="Arial Narrow" w:cs="Arial"/>
          <w:sz w:val="22"/>
          <w:szCs w:val="22"/>
          <w:lang w:val="es-BO"/>
        </w:rPr>
        <w:t xml:space="preserve">actividades. </w:t>
      </w:r>
      <w:commentRangeEnd w:id="332"/>
      <w:r>
        <w:rPr>
          <w:rStyle w:val="CommentReference"/>
          <w:rFonts w:ascii="Arial Narrow" w:hAnsi="Arial Narrow" w:cs="Arial"/>
          <w:sz w:val="22"/>
          <w:szCs w:val="22"/>
          <w:lang w:val="es-BO"/>
        </w:rPr>
        <w:commentReference w:id="332"/>
      </w:r>
      <w:r w:rsidR="00E27307">
        <w:rPr>
          <w:rFonts w:ascii="Arial Narrow" w:hAnsi="Arial Narrow" w:cs="Arial"/>
          <w:sz w:val="22"/>
          <w:szCs w:val="22"/>
          <w:lang w:val="es-BO"/>
        </w:rPr>
        <w:t>Francia y Espa</w:t>
      </w:r>
      <w:r w:rsidR="00AB7CE5">
        <w:rPr>
          <w:rFonts w:ascii="Arial Narrow" w:hAnsi="Arial Narrow" w:cs="Arial"/>
          <w:sz w:val="22"/>
          <w:szCs w:val="22"/>
          <w:lang w:val="es-BO"/>
        </w:rPr>
        <w:t xml:space="preserve">ña, por su lado, </w:t>
      </w:r>
      <w:r w:rsidR="00197049">
        <w:rPr>
          <w:rFonts w:ascii="Arial Narrow" w:hAnsi="Arial Narrow" w:cs="Arial"/>
          <w:sz w:val="22"/>
          <w:szCs w:val="22"/>
          <w:lang w:val="es-BO"/>
        </w:rPr>
        <w:t xml:space="preserve">disponen la </w:t>
      </w:r>
      <w:r w:rsidR="001B0E3D">
        <w:rPr>
          <w:rFonts w:ascii="Arial Narrow" w:hAnsi="Arial Narrow" w:cs="Arial"/>
          <w:sz w:val="22"/>
          <w:szCs w:val="22"/>
          <w:lang w:val="es-BO"/>
        </w:rPr>
        <w:t xml:space="preserve">el reembolso de los créditos fiscales, lo que </w:t>
      </w:r>
      <w:r w:rsidR="00AB7CE5">
        <w:rPr>
          <w:rFonts w:ascii="Arial Narrow" w:hAnsi="Arial Narrow" w:cs="Arial"/>
          <w:sz w:val="22"/>
          <w:szCs w:val="22"/>
          <w:lang w:val="es-BO"/>
        </w:rPr>
        <w:t>permite</w:t>
      </w:r>
      <w:r w:rsidR="00570691">
        <w:rPr>
          <w:rFonts w:ascii="Arial Narrow" w:hAnsi="Arial Narrow" w:cs="Arial"/>
          <w:sz w:val="22"/>
          <w:szCs w:val="22"/>
          <w:lang w:val="es-BO"/>
        </w:rPr>
        <w:t xml:space="preserve"> que empresas </w:t>
      </w:r>
      <w:r w:rsidR="00570691" w:rsidRPr="006B6E29">
        <w:rPr>
          <w:rFonts w:ascii="Arial Narrow" w:hAnsi="Arial Narrow" w:cs="Arial"/>
          <w:sz w:val="22"/>
          <w:szCs w:val="22"/>
          <w:lang w:val="es-BO"/>
        </w:rPr>
        <w:t xml:space="preserve">sin utilidades (típicamente startups o empresas </w:t>
      </w:r>
      <w:r w:rsidR="001B0E3D">
        <w:rPr>
          <w:rFonts w:ascii="Arial Narrow" w:hAnsi="Arial Narrow" w:cs="Arial"/>
          <w:sz w:val="22"/>
          <w:szCs w:val="22"/>
          <w:lang w:val="es-BO"/>
        </w:rPr>
        <w:t xml:space="preserve">mypes </w:t>
      </w:r>
      <w:r w:rsidR="00570691" w:rsidRPr="006B6E29">
        <w:rPr>
          <w:rFonts w:ascii="Arial Narrow" w:hAnsi="Arial Narrow" w:cs="Arial"/>
          <w:sz w:val="22"/>
          <w:szCs w:val="22"/>
          <w:lang w:val="es-BO"/>
        </w:rPr>
        <w:t xml:space="preserve">jóvenes) </w:t>
      </w:r>
      <w:r w:rsidR="00570691">
        <w:rPr>
          <w:rFonts w:ascii="Arial Narrow" w:hAnsi="Arial Narrow" w:cs="Arial"/>
          <w:sz w:val="22"/>
          <w:szCs w:val="22"/>
          <w:lang w:val="es-BO"/>
        </w:rPr>
        <w:t>que invierten en I+D p</w:t>
      </w:r>
      <w:r w:rsidR="00570691" w:rsidRPr="006B6E29">
        <w:rPr>
          <w:rFonts w:ascii="Arial Narrow" w:hAnsi="Arial Narrow" w:cs="Arial"/>
          <w:sz w:val="22"/>
          <w:szCs w:val="22"/>
          <w:lang w:val="es-BO"/>
        </w:rPr>
        <w:t>uedan recibir el beneficio en efectivo</w:t>
      </w:r>
      <w:r w:rsidR="004237D7">
        <w:rPr>
          <w:rFonts w:ascii="Arial Narrow" w:hAnsi="Arial Narrow" w:cs="Arial"/>
          <w:sz w:val="22"/>
          <w:szCs w:val="22"/>
          <w:lang w:val="es-BO"/>
        </w:rPr>
        <w:t xml:space="preserve"> </w:t>
      </w:r>
      <w:r w:rsidR="001D5180">
        <w:rPr>
          <w:rFonts w:ascii="Arial Narrow" w:hAnsi="Arial Narrow" w:cs="Arial"/>
          <w:sz w:val="22"/>
          <w:szCs w:val="22"/>
          <w:lang w:val="es-BO"/>
        </w:rPr>
        <w:t>con algunas condiciones</w:t>
      </w:r>
      <w:r w:rsidR="00570691" w:rsidRPr="006B6E29">
        <w:rPr>
          <w:rFonts w:ascii="Arial Narrow" w:hAnsi="Arial Narrow" w:cs="Arial"/>
          <w:sz w:val="22"/>
          <w:szCs w:val="22"/>
          <w:lang w:val="es-BO"/>
        </w:rPr>
        <w:t>.</w:t>
      </w:r>
      <w:r w:rsidR="002B1BBB">
        <w:rPr>
          <w:rFonts w:ascii="Arial Narrow" w:hAnsi="Arial Narrow" w:cs="Arial"/>
          <w:sz w:val="22"/>
          <w:szCs w:val="22"/>
          <w:lang w:val="es-BO"/>
        </w:rPr>
        <w:t xml:space="preserve"> Estas medidas</w:t>
      </w:r>
      <w:r w:rsidR="00355007">
        <w:rPr>
          <w:rFonts w:ascii="Arial Narrow" w:hAnsi="Arial Narrow" w:cs="Arial"/>
          <w:sz w:val="22"/>
          <w:szCs w:val="22"/>
          <w:lang w:val="es-BO"/>
        </w:rPr>
        <w:t xml:space="preserve"> buscan incentivar</w:t>
      </w:r>
      <w:r w:rsidR="00FB767C">
        <w:rPr>
          <w:rFonts w:ascii="Arial Narrow" w:hAnsi="Arial Narrow" w:cs="Arial"/>
          <w:sz w:val="22"/>
          <w:szCs w:val="22"/>
          <w:lang w:val="es-BO"/>
        </w:rPr>
        <w:t xml:space="preserve"> a la Pymes, </w:t>
      </w:r>
      <w:r w:rsidR="0064427E">
        <w:rPr>
          <w:rFonts w:ascii="Arial Narrow" w:hAnsi="Arial Narrow" w:cs="Arial"/>
          <w:sz w:val="22"/>
          <w:szCs w:val="22"/>
          <w:lang w:val="es-BO"/>
        </w:rPr>
        <w:t>que tienden</w:t>
      </w:r>
      <w:r w:rsidR="0064427E" w:rsidRPr="00703ECE">
        <w:rPr>
          <w:rFonts w:ascii="Arial Narrow" w:hAnsi="Arial Narrow" w:cs="Arial"/>
          <w:sz w:val="22"/>
          <w:szCs w:val="22"/>
          <w:lang w:val="es-BO"/>
        </w:rPr>
        <w:t xml:space="preserve"> a responder con mayor sensibilidad a los incentivos fiscales a la I+D que las grandes, posiblemente debido</w:t>
      </w:r>
      <w:r w:rsidR="0064427E">
        <w:rPr>
          <w:rFonts w:ascii="Arial Narrow" w:hAnsi="Arial Narrow" w:cs="Arial"/>
          <w:sz w:val="22"/>
          <w:szCs w:val="22"/>
          <w:lang w:val="es-BO"/>
        </w:rPr>
        <w:t xml:space="preserve"> </w:t>
      </w:r>
      <w:r w:rsidR="0064427E" w:rsidRPr="00703ECE">
        <w:rPr>
          <w:rFonts w:ascii="Arial Narrow" w:hAnsi="Arial Narrow" w:cs="Arial"/>
          <w:sz w:val="22"/>
          <w:szCs w:val="22"/>
          <w:lang w:val="es-BO"/>
        </w:rPr>
        <w:t xml:space="preserve"> a mayores restricciones financieras</w:t>
      </w:r>
      <w:sdt>
        <w:sdtPr>
          <w:rPr>
            <w:rFonts w:ascii="Arial Narrow" w:hAnsi="Arial Narrow" w:cs="Arial"/>
            <w:sz w:val="22"/>
            <w:szCs w:val="22"/>
            <w:lang w:val="es-BO"/>
          </w:rPr>
          <w:id w:val="-1216813690"/>
          <w:citation/>
        </w:sdtPr>
        <w:sdtEndPr/>
        <w:sdtContent>
          <w:r w:rsidR="0064427E">
            <w:rPr>
              <w:rFonts w:ascii="Arial Narrow" w:hAnsi="Arial Narrow" w:cs="Arial"/>
              <w:sz w:val="22"/>
              <w:szCs w:val="22"/>
              <w:lang w:val="es-BO"/>
            </w:rPr>
            <w:fldChar w:fldCharType="begin"/>
          </w:r>
          <w:r w:rsidR="0064427E">
            <w:rPr>
              <w:rFonts w:ascii="Arial Narrow" w:hAnsi="Arial Narrow" w:cs="Arial"/>
              <w:sz w:val="22"/>
              <w:szCs w:val="22"/>
              <w:lang w:val="es-BO"/>
            </w:rPr>
            <w:instrText xml:space="preserve"> CITATION App16 \l 16394 </w:instrText>
          </w:r>
          <w:r w:rsidR="0064427E">
            <w:rPr>
              <w:rFonts w:ascii="Arial Narrow" w:hAnsi="Arial Narrow" w:cs="Arial"/>
              <w:sz w:val="22"/>
              <w:szCs w:val="22"/>
              <w:lang w:val="es-BO"/>
            </w:rPr>
            <w:fldChar w:fldCharType="separate"/>
          </w:r>
          <w:r w:rsidR="00A07AAD">
            <w:rPr>
              <w:rFonts w:ascii="Arial Narrow" w:hAnsi="Arial Narrow" w:cs="Arial"/>
              <w:noProof/>
              <w:sz w:val="22"/>
              <w:szCs w:val="22"/>
              <w:lang w:val="es-BO"/>
            </w:rPr>
            <w:t xml:space="preserve"> </w:t>
          </w:r>
          <w:r w:rsidR="00A07AAD" w:rsidRPr="00A07AAD">
            <w:rPr>
              <w:rFonts w:ascii="Arial Narrow" w:hAnsi="Arial Narrow" w:cs="Arial"/>
              <w:noProof/>
              <w:sz w:val="22"/>
              <w:szCs w:val="22"/>
              <w:lang w:val="es-BO"/>
            </w:rPr>
            <w:t>(Appelt, S. et al., 2016)</w:t>
          </w:r>
          <w:r w:rsidR="0064427E">
            <w:rPr>
              <w:rFonts w:ascii="Arial Narrow" w:hAnsi="Arial Narrow" w:cs="Arial"/>
              <w:sz w:val="22"/>
              <w:szCs w:val="22"/>
              <w:lang w:val="es-BO"/>
            </w:rPr>
            <w:fldChar w:fldCharType="end"/>
          </w:r>
        </w:sdtContent>
      </w:sdt>
      <w:r w:rsidR="0064427E" w:rsidRPr="00703ECE">
        <w:rPr>
          <w:rFonts w:ascii="Arial Narrow" w:hAnsi="Arial Narrow" w:cs="Arial"/>
          <w:sz w:val="22"/>
          <w:szCs w:val="22"/>
          <w:lang w:val="es-BO"/>
        </w:rPr>
        <w:t>.</w:t>
      </w:r>
    </w:p>
    <w:p w14:paraId="019C0862" w14:textId="33FCEE25" w:rsidR="002C40BE" w:rsidRDefault="002C40BE" w:rsidP="00FE74C9">
      <w:pPr>
        <w:jc w:val="both"/>
        <w:rPr>
          <w:rFonts w:ascii="Arial Narrow" w:hAnsi="Arial Narrow" w:cs="Arial"/>
          <w:sz w:val="22"/>
          <w:szCs w:val="22"/>
          <w:lang w:val="es-BO"/>
        </w:rPr>
      </w:pPr>
    </w:p>
    <w:p w14:paraId="72139074" w14:textId="77777777" w:rsidR="002C40BE" w:rsidRDefault="002C40BE" w:rsidP="00FE74C9">
      <w:pPr>
        <w:jc w:val="both"/>
        <w:rPr>
          <w:rFonts w:ascii="Arial Narrow" w:hAnsi="Arial Narrow" w:cs="Arial"/>
          <w:sz w:val="22"/>
          <w:szCs w:val="22"/>
          <w:lang w:val="es-BO"/>
        </w:rPr>
      </w:pPr>
    </w:p>
    <w:p w14:paraId="2236662D" w14:textId="4C470044" w:rsidR="00A81B17" w:rsidRDefault="008E191B" w:rsidP="00A81B17">
      <w:pPr>
        <w:jc w:val="both"/>
        <w:rPr>
          <w:rFonts w:ascii="Arial Narrow" w:hAnsi="Arial Narrow"/>
          <w:b/>
          <w:sz w:val="22"/>
          <w:szCs w:val="22"/>
          <w:lang w:val="es-BO"/>
        </w:rPr>
      </w:pPr>
      <w:r>
        <w:rPr>
          <w:rFonts w:ascii="Arial Narrow" w:hAnsi="Arial Narrow"/>
          <w:b/>
          <w:sz w:val="22"/>
          <w:szCs w:val="22"/>
          <w:lang w:val="es-BO"/>
        </w:rPr>
        <w:t>1</w:t>
      </w:r>
      <w:r w:rsidR="00D35C5E">
        <w:rPr>
          <w:rFonts w:ascii="Arial Narrow" w:hAnsi="Arial Narrow"/>
          <w:b/>
          <w:sz w:val="22"/>
          <w:szCs w:val="22"/>
          <w:lang w:val="es-BO"/>
        </w:rPr>
        <w:t>.2</w:t>
      </w:r>
      <w:r>
        <w:rPr>
          <w:rFonts w:ascii="Arial Narrow" w:hAnsi="Arial Narrow"/>
          <w:b/>
          <w:sz w:val="22"/>
          <w:szCs w:val="22"/>
          <w:lang w:val="es-BO"/>
        </w:rPr>
        <w:t>.2</w:t>
      </w:r>
      <w:r w:rsidR="00D35C5E">
        <w:rPr>
          <w:rFonts w:ascii="Arial Narrow" w:hAnsi="Arial Narrow"/>
          <w:b/>
          <w:sz w:val="22"/>
          <w:szCs w:val="22"/>
          <w:lang w:val="es-BO"/>
        </w:rPr>
        <w:t xml:space="preserve"> </w:t>
      </w:r>
      <w:r w:rsidR="00D438BB" w:rsidRPr="00D438BB">
        <w:rPr>
          <w:rFonts w:ascii="Arial Narrow" w:hAnsi="Arial Narrow"/>
          <w:b/>
          <w:sz w:val="22"/>
          <w:szCs w:val="22"/>
          <w:lang w:val="es-BO"/>
        </w:rPr>
        <w:t>Diferenciación sectorial</w:t>
      </w:r>
      <w:r w:rsidR="00A12300">
        <w:rPr>
          <w:rFonts w:ascii="Arial Narrow" w:hAnsi="Arial Narrow"/>
          <w:b/>
          <w:sz w:val="22"/>
          <w:szCs w:val="22"/>
          <w:lang w:val="es-BO"/>
        </w:rPr>
        <w:t xml:space="preserve">, </w:t>
      </w:r>
      <w:r w:rsidR="00DD0E9F">
        <w:rPr>
          <w:rFonts w:ascii="Arial Narrow" w:hAnsi="Arial Narrow"/>
          <w:b/>
          <w:sz w:val="22"/>
          <w:szCs w:val="22"/>
          <w:lang w:val="es-BO"/>
        </w:rPr>
        <w:t>tecnológica</w:t>
      </w:r>
      <w:r w:rsidR="00A12300">
        <w:rPr>
          <w:rFonts w:ascii="Arial Narrow" w:hAnsi="Arial Narrow"/>
          <w:b/>
          <w:sz w:val="22"/>
          <w:szCs w:val="22"/>
          <w:lang w:val="es-BO"/>
        </w:rPr>
        <w:t xml:space="preserve"> y territorial</w:t>
      </w:r>
    </w:p>
    <w:p w14:paraId="01875C42" w14:textId="77777777" w:rsidR="00670EE1" w:rsidRDefault="00670EE1" w:rsidP="00A81B17">
      <w:pPr>
        <w:jc w:val="both"/>
        <w:rPr>
          <w:rFonts w:ascii="Arial Narrow" w:hAnsi="Arial Narrow"/>
          <w:b/>
          <w:sz w:val="22"/>
          <w:szCs w:val="22"/>
          <w:lang w:val="es-BO"/>
        </w:rPr>
      </w:pPr>
    </w:p>
    <w:p w14:paraId="51BE5040" w14:textId="3FFCC062" w:rsidR="000E5FCA" w:rsidRDefault="00670EE1" w:rsidP="00670EE1">
      <w:pPr>
        <w:jc w:val="both"/>
        <w:rPr>
          <w:ins w:id="333" w:author="Stagno Izaguirre, Daniel Alejandro" w:date="2026-06-17T18:47:00Z" w16du:dateUtc="2026-06-17T23:47:00Z"/>
          <w:rFonts w:ascii="Arial Narrow" w:hAnsi="Arial Narrow" w:cs="Arial"/>
          <w:sz w:val="22"/>
          <w:szCs w:val="22"/>
          <w:lang w:val="es-BO"/>
        </w:rPr>
      </w:pPr>
      <w:r w:rsidRPr="00703ECE">
        <w:rPr>
          <w:rFonts w:ascii="Arial Narrow" w:hAnsi="Arial Narrow" w:cs="Arial"/>
          <w:sz w:val="22"/>
          <w:szCs w:val="22"/>
          <w:lang w:val="es-BO"/>
        </w:rPr>
        <w:t xml:space="preserve">Los incentivos pueden focalizarse en sectores </w:t>
      </w:r>
      <w:ins w:id="334" w:author="Stagno Izaguirre, Daniel Alejandro" w:date="2026-06-17T18:31:00Z" w16du:dateUtc="2026-06-17T23:31:00Z">
        <w:r w:rsidR="00D813C8">
          <w:rPr>
            <w:rFonts w:ascii="Arial Narrow" w:hAnsi="Arial Narrow" w:cs="Arial"/>
            <w:sz w:val="22"/>
            <w:szCs w:val="22"/>
            <w:lang w:val="es-BO"/>
          </w:rPr>
          <w:t xml:space="preserve">y </w:t>
        </w:r>
      </w:ins>
      <w:del w:id="335" w:author="Stagno Izaguirre, Daniel Alejandro" w:date="2026-06-17T18:31:00Z" w16du:dateUtc="2026-06-17T23:31:00Z">
        <w:r w:rsidRPr="00703ECE" w:rsidDel="00D813C8">
          <w:rPr>
            <w:rFonts w:ascii="Arial Narrow" w:hAnsi="Arial Narrow" w:cs="Arial"/>
            <w:sz w:val="22"/>
            <w:szCs w:val="22"/>
            <w:lang w:val="es-BO"/>
          </w:rPr>
          <w:delText>e</w:delText>
        </w:r>
      </w:del>
      <w:del w:id="336" w:author="Stagno Izaguirre, Daniel Alejandro" w:date="2026-06-17T18:30:00Z" w16du:dateUtc="2026-06-17T23:30:00Z">
        <w:r w:rsidRPr="00703ECE" w:rsidDel="00D813C8">
          <w:rPr>
            <w:rFonts w:ascii="Arial Narrow" w:hAnsi="Arial Narrow" w:cs="Arial"/>
            <w:sz w:val="22"/>
            <w:szCs w:val="22"/>
            <w:lang w:val="es-BO"/>
          </w:rPr>
          <w:delText>specíficos</w:delText>
        </w:r>
        <w:r w:rsidR="008C3FDA" w:rsidDel="00D813C8">
          <w:rPr>
            <w:rFonts w:ascii="Arial Narrow" w:hAnsi="Arial Narrow" w:cs="Arial"/>
            <w:sz w:val="22"/>
            <w:szCs w:val="22"/>
            <w:lang w:val="es-BO"/>
          </w:rPr>
          <w:delText xml:space="preserve">, </w:delText>
        </w:r>
      </w:del>
      <w:r w:rsidRPr="00703ECE">
        <w:rPr>
          <w:rFonts w:ascii="Arial Narrow" w:hAnsi="Arial Narrow" w:cs="Arial"/>
          <w:sz w:val="22"/>
          <w:szCs w:val="22"/>
          <w:lang w:val="es-BO"/>
        </w:rPr>
        <w:t>áreas de investigación</w:t>
      </w:r>
      <w:ins w:id="337" w:author="Stagno Izaguirre, Daniel Alejandro" w:date="2026-06-17T18:31:00Z" w16du:dateUtc="2026-06-17T23:31:00Z">
        <w:r w:rsidR="00D813C8">
          <w:rPr>
            <w:rFonts w:ascii="Arial Narrow" w:hAnsi="Arial Narrow" w:cs="Arial"/>
            <w:sz w:val="22"/>
            <w:szCs w:val="22"/>
            <w:lang w:val="es-BO"/>
          </w:rPr>
          <w:t xml:space="preserve"> específicas, buscando promover el desarrollo y sofisticación </w:t>
        </w:r>
        <w:r w:rsidR="007C4E14">
          <w:rPr>
            <w:rFonts w:ascii="Arial Narrow" w:hAnsi="Arial Narrow" w:cs="Arial"/>
            <w:sz w:val="22"/>
            <w:szCs w:val="22"/>
            <w:lang w:val="es-BO"/>
          </w:rPr>
          <w:t xml:space="preserve">en ámbitos tecnológicos </w:t>
        </w:r>
      </w:ins>
      <w:ins w:id="338" w:author="Stagno Izaguirre, Daniel Alejandro" w:date="2026-06-17T18:44:00Z" w16du:dateUtc="2026-06-17T23:44:00Z">
        <w:r w:rsidR="005E789F">
          <w:rPr>
            <w:rFonts w:ascii="Arial Narrow" w:hAnsi="Arial Narrow" w:cs="Arial"/>
            <w:sz w:val="22"/>
            <w:szCs w:val="22"/>
            <w:lang w:val="es-BO"/>
          </w:rPr>
          <w:t>determinados</w:t>
        </w:r>
      </w:ins>
      <w:del w:id="339" w:author="Stagno Izaguirre, Daniel Alejandro" w:date="2026-06-17T18:33:00Z" w16du:dateUtc="2026-06-17T23:33:00Z">
        <w:r w:rsidR="005F0F7A" w:rsidDel="00317809">
          <w:rPr>
            <w:rFonts w:ascii="Arial Narrow" w:hAnsi="Arial Narrow" w:cs="Arial"/>
            <w:sz w:val="22"/>
            <w:szCs w:val="22"/>
            <w:lang w:val="es-BO"/>
          </w:rPr>
          <w:delText>, o</w:delText>
        </w:r>
      </w:del>
      <w:ins w:id="340" w:author="Stagno Izaguirre, Daniel Alejandro" w:date="2026-06-17T18:33:00Z" w16du:dateUtc="2026-06-17T23:33:00Z">
        <w:r w:rsidR="00317809">
          <w:rPr>
            <w:rFonts w:ascii="Arial Narrow" w:hAnsi="Arial Narrow" w:cs="Arial"/>
            <w:sz w:val="22"/>
            <w:szCs w:val="22"/>
            <w:lang w:val="es-BO"/>
          </w:rPr>
          <w:t xml:space="preserve">. </w:t>
        </w:r>
      </w:ins>
      <w:ins w:id="341" w:author="Stagno Izaguirre, Daniel Alejandro" w:date="2026-06-17T18:45:00Z" w16du:dateUtc="2026-06-17T23:45:00Z">
        <w:r w:rsidR="008F3477">
          <w:rPr>
            <w:rFonts w:ascii="Arial Narrow" w:hAnsi="Arial Narrow" w:cs="Arial"/>
            <w:sz w:val="22"/>
            <w:szCs w:val="22"/>
            <w:lang w:val="es-BO"/>
          </w:rPr>
          <w:t>O, de igual forma,</w:t>
        </w:r>
      </w:ins>
      <w:del w:id="342" w:author="Stagno Izaguirre, Daniel Alejandro" w:date="2026-06-17T18:46:00Z" w16du:dateUtc="2026-06-17T23:46:00Z">
        <w:r w:rsidR="005F0F7A" w:rsidDel="00E54622">
          <w:rPr>
            <w:rFonts w:ascii="Arial Narrow" w:hAnsi="Arial Narrow" w:cs="Arial"/>
            <w:sz w:val="22"/>
            <w:szCs w:val="22"/>
            <w:lang w:val="es-BO"/>
          </w:rPr>
          <w:delText xml:space="preserve"> </w:delText>
        </w:r>
      </w:del>
      <w:ins w:id="343" w:author="Stagno Izaguirre, Daniel Alejandro" w:date="2026-06-17T18:31:00Z" w16du:dateUtc="2026-06-17T23:31:00Z">
        <w:r w:rsidR="007C4E14">
          <w:rPr>
            <w:rFonts w:ascii="Arial Narrow" w:hAnsi="Arial Narrow" w:cs="Arial"/>
            <w:sz w:val="22"/>
            <w:szCs w:val="22"/>
            <w:lang w:val="es-BO"/>
          </w:rPr>
          <w:t xml:space="preserve"> </w:t>
        </w:r>
      </w:ins>
      <w:ins w:id="344" w:author="Stagno Izaguirre, Daniel Alejandro" w:date="2026-06-17T18:45:00Z" w16du:dateUtc="2026-06-17T23:45:00Z">
        <w:r w:rsidR="008F3477">
          <w:rPr>
            <w:rFonts w:ascii="Arial Narrow" w:hAnsi="Arial Narrow" w:cs="Arial"/>
            <w:sz w:val="22"/>
            <w:szCs w:val="22"/>
            <w:lang w:val="es-BO"/>
          </w:rPr>
          <w:t xml:space="preserve">los mecanismos </w:t>
        </w:r>
      </w:ins>
      <w:ins w:id="345" w:author="Stagno Izaguirre, Daniel Alejandro" w:date="2026-06-17T18:31:00Z" w16du:dateUtc="2026-06-17T23:31:00Z">
        <w:r w:rsidR="007C4E14">
          <w:rPr>
            <w:rFonts w:ascii="Arial Narrow" w:hAnsi="Arial Narrow" w:cs="Arial"/>
            <w:sz w:val="22"/>
            <w:szCs w:val="22"/>
            <w:lang w:val="es-BO"/>
          </w:rPr>
          <w:t>puede</w:t>
        </w:r>
      </w:ins>
      <w:ins w:id="346" w:author="Stagno Izaguirre, Daniel Alejandro" w:date="2026-06-17T18:33:00Z" w16du:dateUtc="2026-06-17T23:33:00Z">
        <w:r w:rsidR="004F373C">
          <w:rPr>
            <w:rFonts w:ascii="Arial Narrow" w:hAnsi="Arial Narrow" w:cs="Arial"/>
            <w:sz w:val="22"/>
            <w:szCs w:val="22"/>
            <w:lang w:val="es-BO"/>
          </w:rPr>
          <w:t>n</w:t>
        </w:r>
      </w:ins>
      <w:ins w:id="347" w:author="Stagno Izaguirre, Daniel Alejandro" w:date="2026-06-17T18:34:00Z" w16du:dateUtc="2026-06-17T23:34:00Z">
        <w:r w:rsidR="00317809">
          <w:rPr>
            <w:rFonts w:ascii="Arial Narrow" w:hAnsi="Arial Narrow" w:cs="Arial"/>
            <w:sz w:val="22"/>
            <w:szCs w:val="22"/>
            <w:lang w:val="es-BO"/>
          </w:rPr>
          <w:t xml:space="preserve"> focalizarse con base en la</w:t>
        </w:r>
      </w:ins>
      <w:ins w:id="348" w:author="Stagno Izaguirre, Daniel Alejandro" w:date="2026-06-17T18:33:00Z" w16du:dateUtc="2026-06-17T23:33:00Z">
        <w:r w:rsidR="004F373C">
          <w:rPr>
            <w:rFonts w:ascii="Arial Narrow" w:hAnsi="Arial Narrow" w:cs="Arial"/>
            <w:sz w:val="22"/>
            <w:szCs w:val="22"/>
            <w:lang w:val="es-BO"/>
          </w:rPr>
          <w:t xml:space="preserve"> </w:t>
        </w:r>
      </w:ins>
      <w:r w:rsidR="005F0F7A">
        <w:rPr>
          <w:rFonts w:ascii="Arial Narrow" w:hAnsi="Arial Narrow" w:cs="Arial"/>
          <w:sz w:val="22"/>
          <w:szCs w:val="22"/>
          <w:lang w:val="es-BO"/>
        </w:rPr>
        <w:t>ubicación</w:t>
      </w:r>
      <w:ins w:id="349" w:author="Stagno Izaguirre, Daniel Alejandro" w:date="2026-06-17T18:34:00Z" w16du:dateUtc="2026-06-17T23:34:00Z">
        <w:r w:rsidR="00317809">
          <w:rPr>
            <w:rFonts w:ascii="Arial Narrow" w:hAnsi="Arial Narrow" w:cs="Arial"/>
            <w:sz w:val="22"/>
            <w:szCs w:val="22"/>
            <w:lang w:val="es-BO"/>
          </w:rPr>
          <w:t xml:space="preserve"> física</w:t>
        </w:r>
      </w:ins>
      <w:r w:rsidR="005F0F7A">
        <w:rPr>
          <w:rFonts w:ascii="Arial Narrow" w:hAnsi="Arial Narrow" w:cs="Arial"/>
          <w:sz w:val="22"/>
          <w:szCs w:val="22"/>
          <w:lang w:val="es-BO"/>
        </w:rPr>
        <w:t xml:space="preserve"> de la empresas</w:t>
      </w:r>
      <w:ins w:id="350" w:author="Stagno Izaguirre, Daniel Alejandro" w:date="2026-06-17T18:34:00Z" w16du:dateUtc="2026-06-17T23:34:00Z">
        <w:r w:rsidR="00AF359C">
          <w:rPr>
            <w:rFonts w:ascii="Arial Narrow" w:hAnsi="Arial Narrow" w:cs="Arial"/>
            <w:sz w:val="22"/>
            <w:szCs w:val="22"/>
            <w:lang w:val="es-BO"/>
          </w:rPr>
          <w:t>, buscando promover el desarrollo productivo e</w:t>
        </w:r>
      </w:ins>
      <w:ins w:id="351" w:author="Stagno Izaguirre, Daniel Alejandro" w:date="2026-06-17T18:35:00Z" w16du:dateUtc="2026-06-17T23:35:00Z">
        <w:r w:rsidR="00AF359C">
          <w:rPr>
            <w:rFonts w:ascii="Arial Narrow" w:hAnsi="Arial Narrow" w:cs="Arial"/>
            <w:sz w:val="22"/>
            <w:szCs w:val="22"/>
            <w:lang w:val="es-BO"/>
          </w:rPr>
          <w:t xml:space="preserve"> innovador en territorios específicos</w:t>
        </w:r>
      </w:ins>
      <w:r w:rsidR="00570036">
        <w:rPr>
          <w:rFonts w:ascii="Arial Narrow" w:hAnsi="Arial Narrow" w:cs="Arial"/>
          <w:sz w:val="22"/>
          <w:szCs w:val="22"/>
          <w:lang w:val="es-BO"/>
        </w:rPr>
        <w:t xml:space="preserve">. </w:t>
      </w:r>
      <w:ins w:id="352" w:author="Stagno Izaguirre, Daniel Alejandro" w:date="2026-06-17T18:47:00Z" w16du:dateUtc="2026-06-17T23:47:00Z">
        <w:r w:rsidR="000E5FCA" w:rsidRPr="00154ABC">
          <w:rPr>
            <w:rFonts w:ascii="Arial Narrow" w:hAnsi="Arial Narrow" w:cs="Arial"/>
            <w:sz w:val="22"/>
            <w:szCs w:val="22"/>
            <w:highlight w:val="yellow"/>
            <w:lang w:val="es-BO"/>
            <w:rPrChange w:id="353" w:author="Stagno Izaguirre, Daniel Alejandro" w:date="2026-06-17T18:48:00Z" w16du:dateUtc="2026-06-17T23:48:00Z">
              <w:rPr>
                <w:rFonts w:ascii="Arial Narrow" w:hAnsi="Arial Narrow" w:cs="Arial"/>
                <w:sz w:val="22"/>
                <w:szCs w:val="22"/>
                <w:lang w:val="es-BO"/>
              </w:rPr>
            </w:rPrChange>
          </w:rPr>
          <w:t>Incluir uno o dos ejemplos de incentiv</w:t>
        </w:r>
      </w:ins>
      <w:ins w:id="354" w:author="Stagno Izaguirre, Daniel Alejandro" w:date="2026-06-17T18:48:00Z" w16du:dateUtc="2026-06-17T23:48:00Z">
        <w:r w:rsidR="000E5FCA" w:rsidRPr="00154ABC">
          <w:rPr>
            <w:rFonts w:ascii="Arial Narrow" w:hAnsi="Arial Narrow" w:cs="Arial"/>
            <w:sz w:val="22"/>
            <w:szCs w:val="22"/>
            <w:highlight w:val="yellow"/>
            <w:lang w:val="es-BO"/>
            <w:rPrChange w:id="355" w:author="Stagno Izaguirre, Daniel Alejandro" w:date="2026-06-17T18:48:00Z" w16du:dateUtc="2026-06-17T23:48:00Z">
              <w:rPr>
                <w:rFonts w:ascii="Arial Narrow" w:hAnsi="Arial Narrow" w:cs="Arial"/>
                <w:sz w:val="22"/>
                <w:szCs w:val="22"/>
                <w:lang w:val="es-BO"/>
              </w:rPr>
            </w:rPrChange>
          </w:rPr>
          <w:t xml:space="preserve">os </w:t>
        </w:r>
        <w:r w:rsidR="00154ABC" w:rsidRPr="00154ABC">
          <w:rPr>
            <w:rFonts w:ascii="Arial Narrow" w:hAnsi="Arial Narrow" w:cs="Arial"/>
            <w:sz w:val="22"/>
            <w:szCs w:val="22"/>
            <w:highlight w:val="yellow"/>
            <w:lang w:val="es-BO"/>
            <w:rPrChange w:id="356" w:author="Stagno Izaguirre, Daniel Alejandro" w:date="2026-06-17T18:48:00Z" w16du:dateUtc="2026-06-17T23:48:00Z">
              <w:rPr>
                <w:rFonts w:ascii="Arial Narrow" w:hAnsi="Arial Narrow" w:cs="Arial"/>
                <w:sz w:val="22"/>
                <w:szCs w:val="22"/>
                <w:lang w:val="es-BO"/>
              </w:rPr>
            </w:rPrChange>
          </w:rPr>
          <w:t>con diferenciación sectorial, tecnológica o territorial</w:t>
        </w:r>
        <w:r w:rsidR="000E5FCA" w:rsidRPr="00154ABC">
          <w:rPr>
            <w:rFonts w:ascii="Arial Narrow" w:hAnsi="Arial Narrow" w:cs="Arial"/>
            <w:sz w:val="22"/>
            <w:szCs w:val="22"/>
            <w:highlight w:val="yellow"/>
            <w:lang w:val="es-BO"/>
            <w:rPrChange w:id="357" w:author="Stagno Izaguirre, Daniel Alejandro" w:date="2026-06-17T18:48:00Z" w16du:dateUtc="2026-06-17T23:48:00Z">
              <w:rPr>
                <w:rFonts w:ascii="Arial Narrow" w:hAnsi="Arial Narrow" w:cs="Arial"/>
                <w:sz w:val="22"/>
                <w:szCs w:val="22"/>
                <w:lang w:val="es-BO"/>
              </w:rPr>
            </w:rPrChange>
          </w:rPr>
          <w:t xml:space="preserve"> – pueden ser fuera de </w:t>
        </w:r>
        <w:r w:rsidR="00154ABC" w:rsidRPr="00154ABC">
          <w:rPr>
            <w:rFonts w:ascii="Arial Narrow" w:hAnsi="Arial Narrow" w:cs="Arial"/>
            <w:sz w:val="22"/>
            <w:szCs w:val="22"/>
            <w:highlight w:val="yellow"/>
            <w:lang w:val="es-BO"/>
            <w:rPrChange w:id="358" w:author="Stagno Izaguirre, Daniel Alejandro" w:date="2026-06-17T18:48:00Z" w16du:dateUtc="2026-06-17T23:48:00Z">
              <w:rPr>
                <w:rFonts w:ascii="Arial Narrow" w:hAnsi="Arial Narrow" w:cs="Arial"/>
                <w:sz w:val="22"/>
                <w:szCs w:val="22"/>
                <w:lang w:val="es-BO"/>
              </w:rPr>
            </w:rPrChange>
          </w:rPr>
          <w:t>los países estudiado</w:t>
        </w:r>
        <w:commentRangeStart w:id="359"/>
        <w:r w:rsidR="00154ABC" w:rsidRPr="00154ABC">
          <w:rPr>
            <w:rFonts w:ascii="Arial Narrow" w:hAnsi="Arial Narrow" w:cs="Arial"/>
            <w:sz w:val="22"/>
            <w:szCs w:val="22"/>
            <w:highlight w:val="yellow"/>
            <w:lang w:val="es-BO"/>
            <w:rPrChange w:id="360" w:author="Stagno Izaguirre, Daniel Alejandro" w:date="2026-06-17T18:48:00Z" w16du:dateUtc="2026-06-17T23:48:00Z">
              <w:rPr>
                <w:rFonts w:ascii="Arial Narrow" w:hAnsi="Arial Narrow" w:cs="Arial"/>
                <w:sz w:val="22"/>
                <w:szCs w:val="22"/>
                <w:lang w:val="es-BO"/>
              </w:rPr>
            </w:rPrChange>
          </w:rPr>
          <w:t>s.</w:t>
        </w:r>
      </w:ins>
      <w:commentRangeEnd w:id="359"/>
      <w:r w:rsidR="00F7610B">
        <w:rPr>
          <w:rStyle w:val="CommentReference"/>
          <w:rFonts w:ascii="Arial Narrow" w:hAnsi="Arial Narrow" w:cs="Arial"/>
          <w:sz w:val="22"/>
          <w:szCs w:val="22"/>
          <w:lang w:val="es-BO"/>
        </w:rPr>
        <w:commentReference w:id="359"/>
      </w:r>
      <w:ins w:id="361" w:author="Stagno Izaguirre, Daniel Alejandro" w:date="2026-06-17T18:49:00Z" w16du:dateUtc="2026-06-17T23:49:00Z">
        <w:r w:rsidR="00F7610B">
          <w:rPr>
            <w:rFonts w:ascii="Arial Narrow" w:hAnsi="Arial Narrow" w:cs="Arial"/>
            <w:sz w:val="22"/>
            <w:szCs w:val="22"/>
            <w:lang w:val="es-BO"/>
          </w:rPr>
          <w:t xml:space="preserve"> E</w:t>
        </w:r>
      </w:ins>
      <w:ins w:id="362" w:author="Stagno Izaguirre, Daniel Alejandro" w:date="2026-06-17T18:50:00Z" w16du:dateUtc="2026-06-17T23:50:00Z">
        <w:r w:rsidR="00B01B01">
          <w:rPr>
            <w:rFonts w:ascii="Arial Narrow" w:hAnsi="Arial Narrow" w:cs="Arial"/>
            <w:sz w:val="22"/>
            <w:szCs w:val="22"/>
            <w:lang w:val="es-BO"/>
          </w:rPr>
          <w:t>n términos generales, e</w:t>
        </w:r>
      </w:ins>
      <w:ins w:id="363" w:author="Stagno Izaguirre, Daniel Alejandro" w:date="2026-06-17T18:49:00Z" w16du:dateUtc="2026-06-17T23:49:00Z">
        <w:r w:rsidR="00F7610B">
          <w:rPr>
            <w:rFonts w:ascii="Arial Narrow" w:hAnsi="Arial Narrow" w:cs="Arial"/>
            <w:sz w:val="22"/>
            <w:szCs w:val="22"/>
            <w:lang w:val="es-BO"/>
          </w:rPr>
          <w:t>l tratamiento diferencial e</w:t>
        </w:r>
      </w:ins>
      <w:ins w:id="364" w:author="Stagno Izaguirre, Daniel Alejandro" w:date="2026-06-17T18:50:00Z" w16du:dateUtc="2026-06-17T23:50:00Z">
        <w:r w:rsidR="00B01B01">
          <w:rPr>
            <w:rFonts w:ascii="Arial Narrow" w:hAnsi="Arial Narrow" w:cs="Arial"/>
            <w:sz w:val="22"/>
            <w:szCs w:val="22"/>
            <w:lang w:val="es-BO"/>
          </w:rPr>
          <w:t>n</w:t>
        </w:r>
      </w:ins>
      <w:ins w:id="365" w:author="Stagno Izaguirre, Daniel Alejandro" w:date="2026-06-17T18:49:00Z" w16du:dateUtc="2026-06-17T23:49:00Z">
        <w:r w:rsidR="00F7610B">
          <w:rPr>
            <w:rFonts w:ascii="Arial Narrow" w:hAnsi="Arial Narrow" w:cs="Arial"/>
            <w:sz w:val="22"/>
            <w:szCs w:val="22"/>
            <w:lang w:val="es-BO"/>
          </w:rPr>
          <w:t xml:space="preserve"> los </w:t>
        </w:r>
        <w:r w:rsidR="00DB468B">
          <w:rPr>
            <w:rFonts w:ascii="Arial Narrow" w:hAnsi="Arial Narrow" w:cs="Arial"/>
            <w:sz w:val="22"/>
            <w:szCs w:val="22"/>
            <w:lang w:val="es-BO"/>
          </w:rPr>
          <w:t>esquemas de incentivos tributarios para la I+D responde a</w:t>
        </w:r>
      </w:ins>
      <w:ins w:id="366" w:author="Stagno Izaguirre, Daniel Alejandro" w:date="2026-06-17T18:50:00Z" w16du:dateUtc="2026-06-17T23:50:00Z">
        <w:r w:rsidR="00995C5A">
          <w:rPr>
            <w:rFonts w:ascii="Arial Narrow" w:hAnsi="Arial Narrow" w:cs="Arial"/>
            <w:sz w:val="22"/>
            <w:szCs w:val="22"/>
            <w:lang w:val="es-BO"/>
          </w:rPr>
          <w:t xml:space="preserve"> oportunidades estratégicas </w:t>
        </w:r>
      </w:ins>
      <w:ins w:id="367" w:author="Stagno Izaguirre, Daniel Alejandro" w:date="2026-06-17T18:51:00Z" w16du:dateUtc="2026-06-17T23:51:00Z">
        <w:r w:rsidR="00995C5A">
          <w:rPr>
            <w:rFonts w:ascii="Arial Narrow" w:hAnsi="Arial Narrow" w:cs="Arial"/>
            <w:sz w:val="22"/>
            <w:szCs w:val="22"/>
            <w:lang w:val="es-BO"/>
          </w:rPr>
          <w:t>definidas por l</w:t>
        </w:r>
        <w:r w:rsidR="00E53B45">
          <w:rPr>
            <w:rFonts w:ascii="Arial Narrow" w:hAnsi="Arial Narrow" w:cs="Arial"/>
            <w:sz w:val="22"/>
            <w:szCs w:val="22"/>
            <w:lang w:val="es-BO"/>
          </w:rPr>
          <w:t>a política pública</w:t>
        </w:r>
      </w:ins>
      <w:ins w:id="368" w:author="Stagno Izaguirre, Daniel Alejandro" w:date="2026-06-17T18:52:00Z" w16du:dateUtc="2026-06-17T23:52:00Z">
        <w:r w:rsidR="00A00C4F">
          <w:rPr>
            <w:rFonts w:ascii="Arial Narrow" w:hAnsi="Arial Narrow" w:cs="Arial"/>
            <w:sz w:val="22"/>
            <w:szCs w:val="22"/>
            <w:lang w:val="es-BO"/>
          </w:rPr>
          <w:t xml:space="preserve"> (por ejemplo, la política industrial)</w:t>
        </w:r>
      </w:ins>
      <w:ins w:id="369" w:author="Stagno Izaguirre, Daniel Alejandro" w:date="2026-06-17T18:51:00Z" w16du:dateUtc="2026-06-17T23:51:00Z">
        <w:r w:rsidR="00E53B45">
          <w:rPr>
            <w:rFonts w:ascii="Arial Narrow" w:hAnsi="Arial Narrow" w:cs="Arial"/>
            <w:sz w:val="22"/>
            <w:szCs w:val="22"/>
            <w:lang w:val="es-BO"/>
          </w:rPr>
          <w:t>.</w:t>
        </w:r>
      </w:ins>
      <w:ins w:id="370" w:author="Stagno Izaguirre, Daniel Alejandro" w:date="2026-06-17T18:52:00Z" w16du:dateUtc="2026-06-17T23:52:00Z">
        <w:r w:rsidR="00BE7B09">
          <w:rPr>
            <w:rFonts w:ascii="Arial Narrow" w:hAnsi="Arial Narrow" w:cs="Arial"/>
            <w:sz w:val="22"/>
            <w:szCs w:val="22"/>
            <w:lang w:val="es-BO"/>
          </w:rPr>
          <w:t xml:space="preserve"> </w:t>
        </w:r>
      </w:ins>
      <w:ins w:id="371" w:author="Stagno Izaguirre, Daniel Alejandro" w:date="2026-06-17T18:53:00Z" w16du:dateUtc="2026-06-17T23:53:00Z">
        <w:r w:rsidR="0032022C">
          <w:rPr>
            <w:rFonts w:ascii="Arial Narrow" w:hAnsi="Arial Narrow" w:cs="Arial"/>
            <w:sz w:val="22"/>
            <w:szCs w:val="22"/>
            <w:lang w:val="es-BO"/>
          </w:rPr>
          <w:t>Si bien la diferenciación en el tipo o monto de los incentivos puede generar un impulso adicional a</w:t>
        </w:r>
        <w:r w:rsidR="00EC0247">
          <w:rPr>
            <w:rFonts w:ascii="Arial Narrow" w:hAnsi="Arial Narrow" w:cs="Arial"/>
            <w:sz w:val="22"/>
            <w:szCs w:val="22"/>
            <w:lang w:val="es-BO"/>
          </w:rPr>
          <w:t xml:space="preserve"> la innovación </w:t>
        </w:r>
      </w:ins>
      <w:ins w:id="372" w:author="Stagno Izaguirre, Daniel Alejandro" w:date="2026-06-17T18:54:00Z" w16du:dateUtc="2026-06-17T23:54:00Z">
        <w:r w:rsidR="00EC0247">
          <w:rPr>
            <w:rFonts w:ascii="Arial Narrow" w:hAnsi="Arial Narrow" w:cs="Arial"/>
            <w:sz w:val="22"/>
            <w:szCs w:val="22"/>
            <w:lang w:val="es-BO"/>
          </w:rPr>
          <w:t xml:space="preserve"> en sectores de alto potencial, </w:t>
        </w:r>
      </w:ins>
      <w:ins w:id="373" w:author="Stagno Izaguirre, Daniel Alejandro" w:date="2026-06-17T18:58:00Z" w16du:dateUtc="2026-06-17T23:58:00Z">
        <w:r w:rsidR="00FE37B0">
          <w:rPr>
            <w:rFonts w:ascii="Arial Narrow" w:hAnsi="Arial Narrow" w:cs="Arial"/>
            <w:sz w:val="22"/>
            <w:szCs w:val="22"/>
            <w:lang w:val="es-BO"/>
          </w:rPr>
          <w:t>contribuyendo al fortalecimiento de ventajas comparativas</w:t>
        </w:r>
      </w:ins>
      <w:ins w:id="374" w:author="Stagno Izaguirre, Daniel Alejandro" w:date="2026-06-17T18:59:00Z" w16du:dateUtc="2026-06-17T23:59:00Z">
        <w:r w:rsidR="001C5B96">
          <w:rPr>
            <w:rFonts w:ascii="Arial Narrow" w:hAnsi="Arial Narrow" w:cs="Arial"/>
            <w:sz w:val="22"/>
            <w:szCs w:val="22"/>
            <w:lang w:val="es-BO"/>
          </w:rPr>
          <w:t xml:space="preserve"> y maximizando el impacto potencial de los recu</w:t>
        </w:r>
      </w:ins>
      <w:ins w:id="375" w:author="Stagno Izaguirre, Daniel Alejandro" w:date="2026-06-17T19:00:00Z" w16du:dateUtc="2026-06-18T00:00:00Z">
        <w:r w:rsidR="00E878CC">
          <w:rPr>
            <w:rFonts w:ascii="Arial Narrow" w:hAnsi="Arial Narrow" w:cs="Arial"/>
            <w:sz w:val="22"/>
            <w:szCs w:val="22"/>
            <w:lang w:val="es-BO"/>
          </w:rPr>
          <w:t>rsos que el Estado deja de percibir, la focalización corre el riesgo de generar distorsiones</w:t>
        </w:r>
        <w:r w:rsidR="000D6A14">
          <w:rPr>
            <w:rFonts w:ascii="Arial Narrow" w:hAnsi="Arial Narrow" w:cs="Arial"/>
            <w:sz w:val="22"/>
            <w:szCs w:val="22"/>
            <w:lang w:val="es-BO"/>
          </w:rPr>
          <w:t xml:space="preserve"> en las decisiones de inversión del sector privado al elegir </w:t>
        </w:r>
      </w:ins>
      <w:ins w:id="376" w:author="Stagno Izaguirre, Daniel Alejandro" w:date="2026-06-17T19:01:00Z" w16du:dateUtc="2026-06-18T00:01:00Z">
        <w:r w:rsidR="000D6A14">
          <w:rPr>
            <w:rFonts w:ascii="Arial Narrow" w:hAnsi="Arial Narrow" w:cs="Arial"/>
            <w:sz w:val="22"/>
            <w:szCs w:val="22"/>
            <w:lang w:val="es-BO"/>
          </w:rPr>
          <w:t>“ganadores”.</w:t>
        </w:r>
      </w:ins>
    </w:p>
    <w:p w14:paraId="47073029" w14:textId="77777777" w:rsidR="000E5FCA" w:rsidRDefault="000E5FCA" w:rsidP="00670EE1">
      <w:pPr>
        <w:jc w:val="both"/>
        <w:rPr>
          <w:ins w:id="377" w:author="Stagno Izaguirre, Daniel Alejandro" w:date="2026-06-17T18:47:00Z" w16du:dateUtc="2026-06-17T23:47:00Z"/>
          <w:rFonts w:ascii="Arial Narrow" w:hAnsi="Arial Narrow" w:cs="Arial"/>
          <w:sz w:val="22"/>
          <w:szCs w:val="22"/>
          <w:lang w:val="es-BO"/>
        </w:rPr>
      </w:pPr>
    </w:p>
    <w:p w14:paraId="66EC1356" w14:textId="26F29F1E" w:rsidR="00570036" w:rsidDel="0042254E" w:rsidRDefault="00570036" w:rsidP="00670EE1">
      <w:pPr>
        <w:jc w:val="both"/>
        <w:rPr>
          <w:del w:id="378" w:author="Stagno Izaguirre, Daniel Alejandro" w:date="2026-06-17T19:19:00Z" w16du:dateUtc="2026-06-18T00:19:00Z"/>
          <w:rFonts w:ascii="Arial Narrow" w:hAnsi="Arial Narrow" w:cs="Arial"/>
          <w:sz w:val="22"/>
          <w:szCs w:val="22"/>
          <w:lang w:val="es-BO"/>
        </w:rPr>
      </w:pPr>
      <w:del w:id="379" w:author="Stagno Izaguirre, Daniel Alejandro" w:date="2026-06-17T18:47:00Z" w16du:dateUtc="2026-06-17T23:47:00Z">
        <w:r w:rsidDel="00CE7220">
          <w:rPr>
            <w:rFonts w:ascii="Arial Narrow" w:hAnsi="Arial Narrow" w:cs="Arial"/>
            <w:sz w:val="22"/>
            <w:szCs w:val="22"/>
            <w:lang w:val="es-BO"/>
          </w:rPr>
          <w:delText xml:space="preserve">En </w:delText>
        </w:r>
      </w:del>
      <w:ins w:id="380" w:author="Stagno Izaguirre, Daniel Alejandro" w:date="2026-06-17T19:01:00Z" w16du:dateUtc="2026-06-18T00:01:00Z">
        <w:r w:rsidR="000D6A14">
          <w:rPr>
            <w:rFonts w:ascii="Arial Narrow" w:hAnsi="Arial Narrow" w:cs="Arial"/>
            <w:sz w:val="22"/>
            <w:szCs w:val="22"/>
            <w:lang w:val="es-BO"/>
          </w:rPr>
          <w:t>E</w:t>
        </w:r>
      </w:ins>
      <w:ins w:id="381" w:author="Stagno Izaguirre, Daniel Alejandro" w:date="2026-06-17T18:47:00Z" w16du:dateUtc="2026-06-17T23:47:00Z">
        <w:r w:rsidR="00CE7220">
          <w:rPr>
            <w:rFonts w:ascii="Arial Narrow" w:hAnsi="Arial Narrow" w:cs="Arial"/>
            <w:sz w:val="22"/>
            <w:szCs w:val="22"/>
            <w:lang w:val="es-BO"/>
          </w:rPr>
          <w:t xml:space="preserve">n </w:t>
        </w:r>
      </w:ins>
      <w:r>
        <w:rPr>
          <w:rFonts w:ascii="Arial Narrow" w:hAnsi="Arial Narrow" w:cs="Arial"/>
          <w:sz w:val="22"/>
          <w:szCs w:val="22"/>
          <w:lang w:val="es-BO"/>
        </w:rPr>
        <w:t xml:space="preserve">los </w:t>
      </w:r>
      <w:r w:rsidR="0062460D">
        <w:rPr>
          <w:rFonts w:ascii="Arial Narrow" w:hAnsi="Arial Narrow" w:cs="Arial"/>
          <w:sz w:val="22"/>
          <w:szCs w:val="22"/>
          <w:lang w:val="es-BO"/>
        </w:rPr>
        <w:t>países estudiados</w:t>
      </w:r>
      <w:r w:rsidR="0062460D" w:rsidRPr="0062460D">
        <w:rPr>
          <w:rFonts w:ascii="Arial Narrow" w:hAnsi="Arial Narrow" w:cs="Arial"/>
          <w:sz w:val="22"/>
          <w:szCs w:val="22"/>
          <w:lang w:val="es-BO"/>
        </w:rPr>
        <w:t>, los</w:t>
      </w:r>
      <w:ins w:id="382" w:author="Stagno Izaguirre, Daniel Alejandro" w:date="2026-06-17T19:13:00Z" w16du:dateUtc="2026-06-18T00:13:00Z">
        <w:r w:rsidR="00C63BD1">
          <w:rPr>
            <w:rFonts w:ascii="Arial Narrow" w:hAnsi="Arial Narrow" w:cs="Arial"/>
            <w:sz w:val="22"/>
            <w:szCs w:val="22"/>
            <w:lang w:val="es-BO"/>
          </w:rPr>
          <w:t xml:space="preserve"> esquemas de</w:t>
        </w:r>
      </w:ins>
      <w:r w:rsidR="0062460D" w:rsidRPr="0062460D">
        <w:rPr>
          <w:rFonts w:ascii="Arial Narrow" w:hAnsi="Arial Narrow" w:cs="Arial"/>
          <w:sz w:val="22"/>
          <w:szCs w:val="22"/>
          <w:lang w:val="es-BO"/>
        </w:rPr>
        <w:t xml:space="preserve"> incentivos </w:t>
      </w:r>
      <w:ins w:id="383" w:author="Stagno Izaguirre, Daniel Alejandro" w:date="2026-06-17T19:19:00Z" w16du:dateUtc="2026-06-18T00:19:00Z">
        <w:r w:rsidR="00211134">
          <w:rPr>
            <w:rFonts w:ascii="Arial Narrow" w:hAnsi="Arial Narrow" w:cs="Arial"/>
            <w:sz w:val="22"/>
            <w:szCs w:val="22"/>
            <w:lang w:val="es-BO"/>
          </w:rPr>
          <w:t xml:space="preserve"> priorizan </w:t>
        </w:r>
      </w:ins>
      <w:del w:id="384" w:author="Stagno Izaguirre, Daniel Alejandro" w:date="2026-06-17T19:19:00Z" w16du:dateUtc="2026-06-18T00:19:00Z">
        <w:r w:rsidR="0062460D" w:rsidRPr="0062460D" w:rsidDel="0042254E">
          <w:rPr>
            <w:rFonts w:ascii="Arial Narrow" w:hAnsi="Arial Narrow" w:cs="Arial"/>
            <w:sz w:val="22"/>
            <w:szCs w:val="22"/>
            <w:lang w:val="es-BO"/>
          </w:rPr>
          <w:delText xml:space="preserve">están diseñados </w:delText>
        </w:r>
      </w:del>
      <w:del w:id="385" w:author="Stagno Izaguirre, Daniel Alejandro" w:date="2026-06-17T19:12:00Z" w16du:dateUtc="2026-06-18T00:12:00Z">
        <w:r w:rsidR="0062460D" w:rsidRPr="0062460D" w:rsidDel="00DF6FF8">
          <w:rPr>
            <w:rFonts w:ascii="Arial Narrow" w:hAnsi="Arial Narrow" w:cs="Arial"/>
            <w:sz w:val="22"/>
            <w:szCs w:val="22"/>
            <w:lang w:val="es-BO"/>
          </w:rPr>
          <w:delText xml:space="preserve">bajo </w:delText>
        </w:r>
      </w:del>
      <w:del w:id="386" w:author="Stagno Izaguirre, Daniel Alejandro" w:date="2026-06-17T19:19:00Z" w16du:dateUtc="2026-06-18T00:19:00Z">
        <w:r w:rsidR="0062460D" w:rsidRPr="0062460D" w:rsidDel="0042254E">
          <w:rPr>
            <w:rFonts w:ascii="Arial Narrow" w:hAnsi="Arial Narrow" w:cs="Arial"/>
            <w:sz w:val="22"/>
            <w:szCs w:val="22"/>
            <w:lang w:val="es-BO"/>
          </w:rPr>
          <w:delText>un</w:delText>
        </w:r>
      </w:del>
      <w:ins w:id="387" w:author="Stagno Izaguirre, Daniel Alejandro" w:date="2026-06-17T19:19:00Z" w16du:dateUtc="2026-06-18T00:19:00Z">
        <w:r w:rsidR="0042254E">
          <w:rPr>
            <w:rFonts w:ascii="Arial Narrow" w:hAnsi="Arial Narrow" w:cs="Arial"/>
            <w:sz w:val="22"/>
            <w:szCs w:val="22"/>
            <w:lang w:val="es-BO"/>
          </w:rPr>
          <w:t>el</w:t>
        </w:r>
      </w:ins>
      <w:r w:rsidR="0062460D" w:rsidRPr="0062460D">
        <w:rPr>
          <w:rFonts w:ascii="Arial Narrow" w:hAnsi="Arial Narrow" w:cs="Arial"/>
          <w:sz w:val="22"/>
          <w:szCs w:val="22"/>
          <w:lang w:val="es-BO"/>
        </w:rPr>
        <w:t xml:space="preserve"> enfoque de neutralidad sectorial</w:t>
      </w:r>
      <w:r w:rsidR="0083297D">
        <w:rPr>
          <w:rFonts w:ascii="Arial Narrow" w:hAnsi="Arial Narrow" w:cs="Arial"/>
          <w:sz w:val="22"/>
          <w:szCs w:val="22"/>
          <w:lang w:val="es-BO"/>
        </w:rPr>
        <w:t xml:space="preserve"> y </w:t>
      </w:r>
      <w:r w:rsidR="00DD0E9F">
        <w:rPr>
          <w:rFonts w:ascii="Arial Narrow" w:hAnsi="Arial Narrow" w:cs="Arial"/>
          <w:sz w:val="22"/>
          <w:szCs w:val="22"/>
          <w:lang w:val="es-BO"/>
        </w:rPr>
        <w:t>tecnológica</w:t>
      </w:r>
      <w:ins w:id="388" w:author="Stagno Izaguirre, Daniel Alejandro" w:date="2026-06-17T19:01:00Z" w16du:dateUtc="2026-06-18T00:01:00Z">
        <w:r w:rsidR="008C789C">
          <w:rPr>
            <w:rFonts w:ascii="Arial Narrow" w:hAnsi="Arial Narrow" w:cs="Arial"/>
            <w:sz w:val="22"/>
            <w:szCs w:val="22"/>
            <w:lang w:val="es-BO"/>
          </w:rPr>
          <w:t>. Bajo</w:t>
        </w:r>
      </w:ins>
      <w:ins w:id="389" w:author="Stagno Izaguirre, Daniel Alejandro" w:date="2026-06-17T19:02:00Z" w16du:dateUtc="2026-06-18T00:02:00Z">
        <w:r w:rsidR="008C789C">
          <w:rPr>
            <w:rFonts w:ascii="Arial Narrow" w:hAnsi="Arial Narrow" w:cs="Arial"/>
            <w:sz w:val="22"/>
            <w:szCs w:val="22"/>
            <w:lang w:val="es-BO"/>
          </w:rPr>
          <w:t xml:space="preserve"> este enfoque,</w:t>
        </w:r>
      </w:ins>
      <w:ins w:id="390" w:author="Stagno Izaguirre, Daniel Alejandro" w:date="2026-06-17T19:01:00Z" w16du:dateUtc="2026-06-18T00:01:00Z">
        <w:r w:rsidR="008C789C">
          <w:rPr>
            <w:rFonts w:ascii="Arial Narrow" w:hAnsi="Arial Narrow" w:cs="Arial"/>
            <w:sz w:val="22"/>
            <w:szCs w:val="22"/>
            <w:lang w:val="es-BO"/>
          </w:rPr>
          <w:t xml:space="preserve"> </w:t>
        </w:r>
      </w:ins>
      <w:del w:id="391" w:author="Stagno Izaguirre, Daniel Alejandro" w:date="2026-06-17T19:01:00Z" w16du:dateUtc="2026-06-18T00:01:00Z">
        <w:r w:rsidR="0062460D" w:rsidRPr="0062460D" w:rsidDel="008C789C">
          <w:rPr>
            <w:rFonts w:ascii="Arial Narrow" w:hAnsi="Arial Narrow" w:cs="Arial"/>
            <w:sz w:val="22"/>
            <w:szCs w:val="22"/>
            <w:lang w:val="es-BO"/>
          </w:rPr>
          <w:delText xml:space="preserve">, </w:delText>
        </w:r>
        <w:r w:rsidR="0062460D" w:rsidRPr="0062460D" w:rsidDel="000D6A14">
          <w:rPr>
            <w:rFonts w:ascii="Arial Narrow" w:hAnsi="Arial Narrow" w:cs="Arial"/>
            <w:sz w:val="22"/>
            <w:szCs w:val="22"/>
            <w:lang w:val="es-BO"/>
          </w:rPr>
          <w:delText xml:space="preserve">donde </w:delText>
        </w:r>
      </w:del>
      <w:r w:rsidR="0062460D" w:rsidRPr="0062460D">
        <w:rPr>
          <w:rFonts w:ascii="Arial Narrow" w:hAnsi="Arial Narrow" w:cs="Arial"/>
          <w:sz w:val="22"/>
          <w:szCs w:val="22"/>
          <w:lang w:val="es-BO"/>
        </w:rPr>
        <w:t>cualquier actividad que cumpla con la definición de I+D es elegible, independientemente del sector</w:t>
      </w:r>
      <w:ins w:id="392" w:author="Stagno Izaguirre, Daniel Alejandro" w:date="2026-06-17T19:02:00Z" w16du:dateUtc="2026-06-18T00:02:00Z">
        <w:r w:rsidR="000F4496">
          <w:rPr>
            <w:rFonts w:ascii="Arial Narrow" w:hAnsi="Arial Narrow" w:cs="Arial"/>
            <w:sz w:val="22"/>
            <w:szCs w:val="22"/>
            <w:lang w:val="es-BO"/>
          </w:rPr>
          <w:t>, tecnología o ubicación</w:t>
        </w:r>
      </w:ins>
      <w:r w:rsidR="0062460D" w:rsidRPr="0062460D">
        <w:rPr>
          <w:rFonts w:ascii="Arial Narrow" w:hAnsi="Arial Narrow" w:cs="Arial"/>
          <w:sz w:val="22"/>
          <w:szCs w:val="22"/>
          <w:lang w:val="es-BO"/>
        </w:rPr>
        <w:t>.</w:t>
      </w:r>
      <w:r w:rsidR="009F5585">
        <w:rPr>
          <w:rFonts w:ascii="Arial Narrow" w:hAnsi="Arial Narrow" w:cs="Arial"/>
          <w:sz w:val="22"/>
          <w:szCs w:val="22"/>
          <w:lang w:val="es-BO"/>
        </w:rPr>
        <w:t xml:space="preserve"> </w:t>
      </w:r>
      <w:del w:id="393" w:author="Stagno Izaguirre, Daniel Alejandro" w:date="2026-06-17T19:02:00Z" w16du:dateUtc="2026-06-18T00:02:00Z">
        <w:r w:rsidR="009F5585" w:rsidRPr="009F5585" w:rsidDel="000F4496">
          <w:rPr>
            <w:rFonts w:ascii="Arial Narrow" w:hAnsi="Arial Narrow" w:cs="Arial"/>
            <w:sz w:val="22"/>
            <w:szCs w:val="22"/>
            <w:lang w:val="es-BO"/>
          </w:rPr>
          <w:delText>Este enfoque busca evitar distorsiones</w:delText>
        </w:r>
        <w:r w:rsidR="009F5585" w:rsidDel="000F4496">
          <w:rPr>
            <w:rFonts w:ascii="Arial Narrow" w:hAnsi="Arial Narrow" w:cs="Arial"/>
            <w:sz w:val="22"/>
            <w:szCs w:val="22"/>
            <w:lang w:val="es-BO"/>
          </w:rPr>
          <w:delText xml:space="preserve"> (“picking winners”)</w:delText>
        </w:r>
        <w:r w:rsidR="009F5585" w:rsidRPr="009F5585" w:rsidDel="000F4496">
          <w:rPr>
            <w:rFonts w:ascii="Arial Narrow" w:hAnsi="Arial Narrow" w:cs="Arial"/>
            <w:sz w:val="22"/>
            <w:szCs w:val="22"/>
            <w:lang w:val="es-BO"/>
          </w:rPr>
          <w:delText xml:space="preserve"> y</w:delText>
        </w:r>
      </w:del>
      <w:ins w:id="394" w:author="Stagno Izaguirre, Daniel Alejandro" w:date="2026-06-17T19:15:00Z" w16du:dateUtc="2026-06-18T00:15:00Z">
        <w:r w:rsidR="003672AB">
          <w:rPr>
            <w:rFonts w:ascii="Arial Narrow" w:hAnsi="Arial Narrow" w:cs="Arial"/>
            <w:sz w:val="22"/>
            <w:szCs w:val="22"/>
            <w:lang w:val="es-BO"/>
          </w:rPr>
          <w:t>La</w:t>
        </w:r>
      </w:ins>
      <w:ins w:id="395" w:author="Stagno Izaguirre, Daniel Alejandro" w:date="2026-06-17T19:02:00Z" w16du:dateUtc="2026-06-18T00:02:00Z">
        <w:r w:rsidR="000F4496">
          <w:rPr>
            <w:rFonts w:ascii="Arial Narrow" w:hAnsi="Arial Narrow" w:cs="Arial"/>
            <w:sz w:val="22"/>
            <w:szCs w:val="22"/>
            <w:lang w:val="es-BO"/>
          </w:rPr>
          <w:t xml:space="preserve"> neutralidad</w:t>
        </w:r>
      </w:ins>
      <w:ins w:id="396" w:author="Stagno Izaguirre, Daniel Alejandro" w:date="2026-06-17T19:15:00Z" w16du:dateUtc="2026-06-18T00:15:00Z">
        <w:r w:rsidR="003672AB">
          <w:rPr>
            <w:rFonts w:ascii="Arial Narrow" w:hAnsi="Arial Narrow" w:cs="Arial"/>
            <w:sz w:val="22"/>
            <w:szCs w:val="22"/>
            <w:lang w:val="es-BO"/>
          </w:rPr>
          <w:t xml:space="preserve"> sectorial y tecnológica</w:t>
        </w:r>
      </w:ins>
      <w:ins w:id="397" w:author="Stagno Izaguirre, Daniel Alejandro" w:date="2026-06-17T19:02:00Z" w16du:dateUtc="2026-06-18T00:02:00Z">
        <w:r w:rsidR="000F4496">
          <w:rPr>
            <w:rFonts w:ascii="Arial Narrow" w:hAnsi="Arial Narrow" w:cs="Arial"/>
            <w:sz w:val="22"/>
            <w:szCs w:val="22"/>
            <w:lang w:val="es-BO"/>
          </w:rPr>
          <w:t xml:space="preserve"> busca </w:t>
        </w:r>
      </w:ins>
      <w:del w:id="398" w:author="Stagno Izaguirre, Daniel Alejandro" w:date="2026-06-17T19:02:00Z" w16du:dateUtc="2026-06-18T00:02:00Z">
        <w:r w:rsidR="009F5585" w:rsidRPr="009F5585" w:rsidDel="000F4496">
          <w:rPr>
            <w:rFonts w:ascii="Arial Narrow" w:hAnsi="Arial Narrow" w:cs="Arial"/>
            <w:sz w:val="22"/>
            <w:szCs w:val="22"/>
            <w:lang w:val="es-BO"/>
          </w:rPr>
          <w:delText xml:space="preserve"> permitir </w:delText>
        </w:r>
      </w:del>
      <w:r w:rsidR="009F5585" w:rsidRPr="009F5585">
        <w:rPr>
          <w:rFonts w:ascii="Arial Narrow" w:hAnsi="Arial Narrow" w:cs="Arial"/>
          <w:sz w:val="22"/>
          <w:szCs w:val="22"/>
          <w:lang w:val="es-BO"/>
        </w:rPr>
        <w:t>que el mercado determine la asignación eficiente de recursos.</w:t>
      </w:r>
      <w:r w:rsidR="0033174F">
        <w:rPr>
          <w:rFonts w:ascii="Arial Narrow" w:hAnsi="Arial Narrow" w:cs="Arial"/>
          <w:sz w:val="22"/>
          <w:szCs w:val="22"/>
          <w:lang w:val="es-BO"/>
        </w:rPr>
        <w:t xml:space="preserve"> </w:t>
      </w:r>
    </w:p>
    <w:p w14:paraId="32CC1D5A" w14:textId="77777777" w:rsidR="00A10DA6" w:rsidDel="0042254E" w:rsidRDefault="00A10DA6" w:rsidP="00670EE1">
      <w:pPr>
        <w:jc w:val="both"/>
        <w:rPr>
          <w:del w:id="399" w:author="Stagno Izaguirre, Daniel Alejandro" w:date="2026-06-17T19:19:00Z" w16du:dateUtc="2026-06-18T00:19:00Z"/>
          <w:rFonts w:ascii="Arial Narrow" w:hAnsi="Arial Narrow" w:cs="Arial"/>
          <w:sz w:val="22"/>
          <w:szCs w:val="22"/>
          <w:lang w:val="es-BO"/>
        </w:rPr>
      </w:pPr>
    </w:p>
    <w:p w14:paraId="445B1C76" w14:textId="081A6601" w:rsidR="00A12300" w:rsidRDefault="00347EFC" w:rsidP="00A10DA6">
      <w:pPr>
        <w:jc w:val="both"/>
        <w:rPr>
          <w:rFonts w:ascii="Arial Narrow" w:hAnsi="Arial Narrow" w:cs="Arial"/>
          <w:sz w:val="22"/>
          <w:szCs w:val="22"/>
          <w:lang w:val="es-BO"/>
        </w:rPr>
      </w:pPr>
      <w:ins w:id="400" w:author="Stagno Izaguirre, Daniel Alejandro" w:date="2026-06-17T19:15:00Z" w16du:dateUtc="2026-06-18T00:15:00Z">
        <w:r>
          <w:rPr>
            <w:rFonts w:ascii="Arial Narrow" w:hAnsi="Arial Narrow" w:cs="Arial"/>
            <w:sz w:val="22"/>
            <w:szCs w:val="22"/>
            <w:lang w:val="es-BO"/>
          </w:rPr>
          <w:t>No obstan</w:t>
        </w:r>
      </w:ins>
      <w:ins w:id="401" w:author="Stagno Izaguirre, Daniel Alejandro" w:date="2026-06-17T19:19:00Z" w16du:dateUtc="2026-06-18T00:19:00Z">
        <w:r w:rsidR="0042254E">
          <w:rPr>
            <w:rFonts w:ascii="Arial Narrow" w:hAnsi="Arial Narrow" w:cs="Arial"/>
            <w:sz w:val="22"/>
            <w:szCs w:val="22"/>
            <w:lang w:val="es-BO"/>
          </w:rPr>
          <w:t xml:space="preserve">te, </w:t>
        </w:r>
      </w:ins>
      <w:del w:id="402" w:author="Stagno Izaguirre, Daniel Alejandro" w:date="2026-06-17T19:19:00Z" w16du:dateUtc="2026-06-18T00:19:00Z">
        <w:r w:rsidR="00A10DA6" w:rsidDel="0042254E">
          <w:rPr>
            <w:rFonts w:ascii="Arial Narrow" w:hAnsi="Arial Narrow" w:cs="Arial"/>
            <w:sz w:val="22"/>
            <w:szCs w:val="22"/>
            <w:lang w:val="es-BO"/>
          </w:rPr>
          <w:delText xml:space="preserve">Sin embargo </w:delText>
        </w:r>
      </w:del>
      <w:r w:rsidR="00A10DA6">
        <w:rPr>
          <w:rFonts w:ascii="Arial Narrow" w:hAnsi="Arial Narrow" w:cs="Arial"/>
          <w:sz w:val="22"/>
          <w:szCs w:val="22"/>
          <w:lang w:val="es-BO"/>
        </w:rPr>
        <w:t>algunos de los países estudi</w:t>
      </w:r>
      <w:ins w:id="403" w:author="Stagno Izaguirre, Daniel Alejandro" w:date="2026-06-17T19:13:00Z" w16du:dateUtc="2026-06-18T00:13:00Z">
        <w:r w:rsidR="00436134">
          <w:rPr>
            <w:rFonts w:ascii="Arial Narrow" w:hAnsi="Arial Narrow" w:cs="Arial"/>
            <w:sz w:val="22"/>
            <w:szCs w:val="22"/>
            <w:lang w:val="es-BO"/>
          </w:rPr>
          <w:t>ad</w:t>
        </w:r>
      </w:ins>
      <w:r w:rsidR="00A10DA6">
        <w:rPr>
          <w:rFonts w:ascii="Arial Narrow" w:hAnsi="Arial Narrow" w:cs="Arial"/>
          <w:sz w:val="22"/>
          <w:szCs w:val="22"/>
          <w:lang w:val="es-BO"/>
        </w:rPr>
        <w:t xml:space="preserve">os establecen incentivos tributarios adicionales o diferenciados la I+D en </w:t>
      </w:r>
      <w:del w:id="404" w:author="Stagno Izaguirre, Daniel Alejandro" w:date="2026-06-17T19:13:00Z" w16du:dateUtc="2026-06-18T00:13:00Z">
        <w:r w:rsidR="00A10DA6" w:rsidDel="00C63BD1">
          <w:rPr>
            <w:rFonts w:ascii="Arial Narrow" w:hAnsi="Arial Narrow" w:cs="Arial"/>
            <w:sz w:val="22"/>
            <w:szCs w:val="22"/>
            <w:lang w:val="es-BO"/>
          </w:rPr>
          <w:delText xml:space="preserve">algunos </w:delText>
        </w:r>
      </w:del>
      <w:r w:rsidR="00A10DA6">
        <w:rPr>
          <w:rFonts w:ascii="Arial Narrow" w:hAnsi="Arial Narrow" w:cs="Arial"/>
          <w:sz w:val="22"/>
          <w:szCs w:val="22"/>
          <w:lang w:val="es-BO"/>
        </w:rPr>
        <w:t xml:space="preserve">sectores estratégicos. </w:t>
      </w:r>
      <w:ins w:id="405" w:author="Stagno Izaguirre, Daniel Alejandro" w:date="2026-06-17T19:19:00Z" w16du:dateUtc="2026-06-18T00:19:00Z">
        <w:r w:rsidR="0042254E">
          <w:rPr>
            <w:rFonts w:ascii="Arial Narrow" w:hAnsi="Arial Narrow" w:cs="Arial"/>
            <w:sz w:val="22"/>
            <w:szCs w:val="22"/>
            <w:lang w:val="es-BO"/>
          </w:rPr>
          <w:t xml:space="preserve">Por ejemplo, </w:t>
        </w:r>
      </w:ins>
      <w:del w:id="406" w:author="Stagno Izaguirre, Daniel Alejandro" w:date="2026-06-17T19:19:00Z" w16du:dateUtc="2026-06-18T00:19:00Z">
        <w:r w:rsidR="00A10DA6" w:rsidDel="0042254E">
          <w:rPr>
            <w:rFonts w:ascii="Arial Narrow" w:hAnsi="Arial Narrow" w:cs="Arial"/>
            <w:sz w:val="22"/>
            <w:szCs w:val="22"/>
            <w:lang w:val="es-BO"/>
          </w:rPr>
          <w:delText xml:space="preserve">En </w:delText>
        </w:r>
      </w:del>
      <w:r w:rsidR="00A10DA6">
        <w:rPr>
          <w:rFonts w:ascii="Arial Narrow" w:hAnsi="Arial Narrow" w:cs="Arial"/>
          <w:sz w:val="22"/>
          <w:szCs w:val="22"/>
          <w:lang w:val="es-BO"/>
        </w:rPr>
        <w:t>Portugal</w:t>
      </w:r>
      <w:del w:id="407" w:author="Stagno Izaguirre, Daniel Alejandro" w:date="2026-06-17T19:19:00Z" w16du:dateUtc="2026-06-18T00:19:00Z">
        <w:r w:rsidR="00A10DA6" w:rsidDel="0042254E">
          <w:rPr>
            <w:rFonts w:ascii="Arial Narrow" w:hAnsi="Arial Narrow" w:cs="Arial"/>
            <w:sz w:val="22"/>
            <w:szCs w:val="22"/>
            <w:lang w:val="es-BO"/>
          </w:rPr>
          <w:delText>, en particular,</w:delText>
        </w:r>
      </w:del>
      <w:r w:rsidR="003C52D1">
        <w:rPr>
          <w:rFonts w:ascii="Arial Narrow" w:hAnsi="Arial Narrow" w:cs="Arial"/>
          <w:sz w:val="22"/>
          <w:szCs w:val="22"/>
          <w:lang w:val="es-BO"/>
        </w:rPr>
        <w:t xml:space="preserve"> ofrece créditos tributarios adicionales a </w:t>
      </w:r>
      <w:r w:rsidR="00BA22B3">
        <w:rPr>
          <w:rFonts w:ascii="Arial Narrow" w:hAnsi="Arial Narrow" w:cs="Arial"/>
          <w:sz w:val="22"/>
          <w:szCs w:val="22"/>
          <w:lang w:val="es-BO"/>
        </w:rPr>
        <w:t xml:space="preserve">la industria farmacéutica para </w:t>
      </w:r>
      <w:r w:rsidR="00BA22B3" w:rsidRPr="00A10DA6">
        <w:rPr>
          <w:rFonts w:ascii="Arial Narrow" w:hAnsi="Arial Narrow" w:cs="Arial"/>
          <w:sz w:val="22"/>
          <w:szCs w:val="22"/>
          <w:lang w:val="es-BO"/>
        </w:rPr>
        <w:t xml:space="preserve">para estimular la inversión en actividades de I+D </w:t>
      </w:r>
      <w:r w:rsidR="00F61A55">
        <w:rPr>
          <w:rFonts w:ascii="Arial Narrow" w:hAnsi="Arial Narrow" w:cs="Arial"/>
          <w:sz w:val="22"/>
          <w:szCs w:val="22"/>
          <w:lang w:val="es-BO"/>
        </w:rPr>
        <w:t xml:space="preserve">dentro del país. </w:t>
      </w:r>
      <w:r w:rsidR="00076075">
        <w:rPr>
          <w:rFonts w:ascii="Arial Narrow" w:hAnsi="Arial Narrow" w:cs="Arial"/>
          <w:sz w:val="22"/>
          <w:szCs w:val="22"/>
          <w:lang w:val="es-BO"/>
        </w:rPr>
        <w:t xml:space="preserve">En </w:t>
      </w:r>
      <w:r w:rsidR="00A07AAD">
        <w:rPr>
          <w:rFonts w:ascii="Arial Narrow" w:hAnsi="Arial Narrow" w:cs="Arial"/>
          <w:sz w:val="22"/>
          <w:szCs w:val="22"/>
          <w:lang w:val="es-BO"/>
        </w:rPr>
        <w:t>Brasil</w:t>
      </w:r>
      <w:r w:rsidR="00076075">
        <w:rPr>
          <w:rFonts w:ascii="Arial Narrow" w:hAnsi="Arial Narrow" w:cs="Arial"/>
          <w:sz w:val="22"/>
          <w:szCs w:val="22"/>
          <w:lang w:val="es-BO"/>
        </w:rPr>
        <w:t xml:space="preserve">, </w:t>
      </w:r>
      <w:r w:rsidR="00076075" w:rsidRPr="00076075">
        <w:rPr>
          <w:rFonts w:ascii="Arial Narrow" w:hAnsi="Arial Narrow" w:cs="Arial"/>
          <w:sz w:val="22"/>
          <w:szCs w:val="22"/>
          <w:lang w:val="es-BO"/>
        </w:rPr>
        <w:t>La Ley 14.902/24 establec</w:t>
      </w:r>
      <w:ins w:id="408" w:author="Stagno Izaguirre, Daniel Alejandro" w:date="2026-06-17T19:20:00Z" w16du:dateUtc="2026-06-18T00:20:00Z">
        <w:r w:rsidR="0008416B">
          <w:rPr>
            <w:rFonts w:ascii="Arial Narrow" w:hAnsi="Arial Narrow" w:cs="Arial"/>
            <w:sz w:val="22"/>
            <w:szCs w:val="22"/>
            <w:lang w:val="es-BO"/>
          </w:rPr>
          <w:t>e</w:t>
        </w:r>
      </w:ins>
      <w:del w:id="409" w:author="Stagno Izaguirre, Daniel Alejandro" w:date="2026-06-17T19:20:00Z" w16du:dateUtc="2026-06-18T00:20:00Z">
        <w:r w:rsidR="00076075" w:rsidRPr="00076075" w:rsidDel="0008416B">
          <w:rPr>
            <w:rFonts w:ascii="Arial Narrow" w:hAnsi="Arial Narrow" w:cs="Arial"/>
            <w:sz w:val="22"/>
            <w:szCs w:val="22"/>
            <w:lang w:val="es-BO"/>
          </w:rPr>
          <w:delText>ió</w:delText>
        </w:r>
      </w:del>
      <w:r w:rsidR="00076075" w:rsidRPr="00076075">
        <w:rPr>
          <w:rFonts w:ascii="Arial Narrow" w:hAnsi="Arial Narrow" w:cs="Arial"/>
          <w:sz w:val="22"/>
          <w:szCs w:val="22"/>
          <w:lang w:val="es-BO"/>
        </w:rPr>
        <w:t xml:space="preserve"> varios incentivos fiscales para </w:t>
      </w:r>
      <w:r w:rsidR="00A12300">
        <w:rPr>
          <w:rFonts w:ascii="Arial Narrow" w:hAnsi="Arial Narrow" w:cs="Arial"/>
          <w:sz w:val="22"/>
          <w:szCs w:val="22"/>
          <w:lang w:val="es-BO"/>
        </w:rPr>
        <w:t xml:space="preserve">el sector automotriz, incluyendo créditos fiscales </w:t>
      </w:r>
      <w:r w:rsidR="00A07AAD" w:rsidRPr="00A12300">
        <w:rPr>
          <w:rFonts w:ascii="Arial Narrow" w:hAnsi="Arial Narrow" w:cs="Arial"/>
          <w:sz w:val="22"/>
          <w:szCs w:val="22"/>
          <w:lang w:val="es-BO"/>
        </w:rPr>
        <w:t>de entre el 50 % y el 320 %</w:t>
      </w:r>
      <w:r w:rsidR="00A07AAD">
        <w:rPr>
          <w:rFonts w:ascii="Arial Narrow" w:hAnsi="Arial Narrow" w:cs="Arial"/>
          <w:sz w:val="22"/>
          <w:szCs w:val="22"/>
          <w:lang w:val="es-BO"/>
        </w:rPr>
        <w:t xml:space="preserve"> para</w:t>
      </w:r>
      <w:r w:rsidR="00A12300" w:rsidRPr="00A12300">
        <w:rPr>
          <w:rFonts w:ascii="Arial Narrow" w:hAnsi="Arial Narrow" w:cs="Arial"/>
          <w:sz w:val="22"/>
          <w:szCs w:val="22"/>
          <w:lang w:val="es-BO"/>
        </w:rPr>
        <w:t xml:space="preserve"> empresas que realicen la inversión mínima exigida en I+D</w:t>
      </w:r>
      <w:r w:rsidR="00A07AAD">
        <w:rPr>
          <w:rFonts w:ascii="Arial Narrow" w:hAnsi="Arial Narrow" w:cs="Arial"/>
          <w:sz w:val="22"/>
          <w:szCs w:val="22"/>
          <w:lang w:val="es-BO"/>
        </w:rPr>
        <w:t xml:space="preserve"> </w:t>
      </w:r>
      <w:sdt>
        <w:sdtPr>
          <w:rPr>
            <w:rFonts w:ascii="Arial Narrow" w:hAnsi="Arial Narrow" w:cs="Arial"/>
            <w:sz w:val="22"/>
            <w:szCs w:val="22"/>
            <w:lang w:val="es-BO"/>
          </w:rPr>
          <w:id w:val="-1630083223"/>
          <w:citation/>
        </w:sdtPr>
        <w:sdtEndPr/>
        <w:sdtContent>
          <w:r w:rsidR="00AE5207">
            <w:rPr>
              <w:rFonts w:ascii="Arial Narrow" w:hAnsi="Arial Narrow" w:cs="Arial"/>
              <w:sz w:val="22"/>
              <w:szCs w:val="22"/>
              <w:lang w:val="es-BO"/>
            </w:rPr>
            <w:fldChar w:fldCharType="begin"/>
          </w:r>
          <w:r w:rsidR="00AE5207">
            <w:rPr>
              <w:rFonts w:ascii="Arial Narrow" w:hAnsi="Arial Narrow" w:cs="Arial"/>
              <w:sz w:val="22"/>
              <w:szCs w:val="22"/>
              <w:lang w:val="es-BO"/>
            </w:rPr>
            <w:instrText xml:space="preserve"> CITATION EY24 \l 16394 </w:instrText>
          </w:r>
          <w:r w:rsidR="00AE5207">
            <w:rPr>
              <w:rFonts w:ascii="Arial Narrow" w:hAnsi="Arial Narrow" w:cs="Arial"/>
              <w:sz w:val="22"/>
              <w:szCs w:val="22"/>
              <w:lang w:val="es-BO"/>
            </w:rPr>
            <w:fldChar w:fldCharType="separate"/>
          </w:r>
          <w:r w:rsidR="00AE5207" w:rsidRPr="00A07AAD">
            <w:rPr>
              <w:rFonts w:ascii="Arial Narrow" w:hAnsi="Arial Narrow" w:cs="Arial"/>
              <w:noProof/>
              <w:sz w:val="22"/>
              <w:szCs w:val="22"/>
              <w:lang w:val="es-BO"/>
            </w:rPr>
            <w:t>(EY, 2024)</w:t>
          </w:r>
          <w:r w:rsidR="00AE5207">
            <w:rPr>
              <w:rFonts w:ascii="Arial Narrow" w:hAnsi="Arial Narrow" w:cs="Arial"/>
              <w:sz w:val="22"/>
              <w:szCs w:val="22"/>
              <w:lang w:val="es-BO"/>
            </w:rPr>
            <w:fldChar w:fldCharType="end"/>
          </w:r>
        </w:sdtContent>
      </w:sdt>
      <w:r w:rsidR="00AE5207">
        <w:rPr>
          <w:rFonts w:ascii="Arial Narrow" w:hAnsi="Arial Narrow" w:cs="Arial"/>
          <w:sz w:val="22"/>
          <w:szCs w:val="22"/>
          <w:lang w:val="es-BO"/>
        </w:rPr>
        <w:t>.</w:t>
      </w:r>
      <w:r w:rsidR="00A07AAD">
        <w:rPr>
          <w:rFonts w:ascii="Arial Narrow" w:hAnsi="Arial Narrow" w:cs="Arial"/>
          <w:sz w:val="22"/>
          <w:szCs w:val="22"/>
          <w:lang w:val="es-BO"/>
        </w:rPr>
        <w:t>.</w:t>
      </w:r>
    </w:p>
    <w:p w14:paraId="37F8A22A" w14:textId="77777777" w:rsidR="00AE5207" w:rsidRDefault="00AE5207" w:rsidP="00A10DA6">
      <w:pPr>
        <w:jc w:val="both"/>
        <w:rPr>
          <w:rFonts w:ascii="Arial Narrow" w:hAnsi="Arial Narrow" w:cs="Arial"/>
          <w:sz w:val="22"/>
          <w:szCs w:val="22"/>
          <w:lang w:val="es-BO"/>
        </w:rPr>
      </w:pPr>
    </w:p>
    <w:p w14:paraId="1E1895C0" w14:textId="181DC808" w:rsidR="0083297D" w:rsidRDefault="0083297D" w:rsidP="00A10DA6">
      <w:pPr>
        <w:jc w:val="both"/>
        <w:rPr>
          <w:rFonts w:ascii="Arial Narrow" w:hAnsi="Arial Narrow" w:cs="Arial"/>
          <w:sz w:val="22"/>
          <w:szCs w:val="22"/>
          <w:lang w:val="es-BO"/>
        </w:rPr>
      </w:pPr>
      <w:r>
        <w:rPr>
          <w:rFonts w:ascii="Arial Narrow" w:hAnsi="Arial Narrow" w:cs="Arial"/>
          <w:sz w:val="22"/>
          <w:szCs w:val="22"/>
          <w:lang w:val="es-BO"/>
        </w:rPr>
        <w:t xml:space="preserve">En </w:t>
      </w:r>
      <w:r w:rsidR="008742DF">
        <w:rPr>
          <w:rFonts w:ascii="Arial Narrow" w:hAnsi="Arial Narrow" w:cs="Arial"/>
          <w:sz w:val="22"/>
          <w:szCs w:val="22"/>
          <w:lang w:val="es-BO"/>
        </w:rPr>
        <w:t xml:space="preserve">términos de ubicación de las empresas, </w:t>
      </w:r>
      <w:r w:rsidR="008742DF" w:rsidRPr="008742DF">
        <w:rPr>
          <w:rFonts w:ascii="Arial Narrow" w:hAnsi="Arial Narrow" w:cs="Arial"/>
          <w:sz w:val="22"/>
          <w:szCs w:val="22"/>
          <w:lang w:val="es-BO"/>
        </w:rPr>
        <w:t>los esquemas de incentivos a la I+D analizados son territorialmente neutros.</w:t>
      </w:r>
      <w:r w:rsidR="00624C9B">
        <w:rPr>
          <w:rFonts w:ascii="Arial Narrow" w:hAnsi="Arial Narrow" w:cs="Arial"/>
          <w:sz w:val="22"/>
          <w:szCs w:val="22"/>
          <w:lang w:val="es-BO"/>
        </w:rPr>
        <w:t xml:space="preserve"> </w:t>
      </w:r>
      <w:ins w:id="410" w:author="Stagno Izaguirre, Daniel Alejandro" w:date="2026-06-17T19:21:00Z" w16du:dateUtc="2026-06-18T00:21:00Z">
        <w:r w:rsidR="00C20D5A">
          <w:rPr>
            <w:rFonts w:ascii="Arial Narrow" w:hAnsi="Arial Narrow" w:cs="Arial"/>
            <w:sz w:val="22"/>
            <w:szCs w:val="22"/>
            <w:lang w:val="es-BO"/>
          </w:rPr>
          <w:t xml:space="preserve">Un ejemplo de </w:t>
        </w:r>
        <w:r w:rsidR="00F907BE">
          <w:rPr>
            <w:rFonts w:ascii="Arial Narrow" w:hAnsi="Arial Narrow" w:cs="Arial"/>
            <w:sz w:val="22"/>
            <w:szCs w:val="22"/>
            <w:lang w:val="es-BO"/>
          </w:rPr>
          <w:t xml:space="preserve">tratamiento territorial diferenciado son las </w:t>
        </w:r>
      </w:ins>
      <w:del w:id="411" w:author="Stagno Izaguirre, Daniel Alejandro" w:date="2026-06-17T19:21:00Z" w16du:dateUtc="2026-06-18T00:21:00Z">
        <w:r w:rsidR="003555DD" w:rsidDel="00F907BE">
          <w:rPr>
            <w:rFonts w:ascii="Arial Narrow" w:hAnsi="Arial Narrow" w:cs="Arial"/>
            <w:sz w:val="22"/>
            <w:szCs w:val="22"/>
            <w:lang w:val="es-BO"/>
          </w:rPr>
          <w:delText xml:space="preserve">Las </w:delText>
        </w:r>
      </w:del>
      <w:r w:rsidR="003555DD">
        <w:rPr>
          <w:rFonts w:ascii="Arial Narrow" w:hAnsi="Arial Narrow" w:cs="Arial"/>
          <w:sz w:val="22"/>
          <w:szCs w:val="22"/>
          <w:lang w:val="es-BO"/>
        </w:rPr>
        <w:t xml:space="preserve">Zonas </w:t>
      </w:r>
      <w:r w:rsidR="00DC14C5">
        <w:rPr>
          <w:rFonts w:ascii="Arial Narrow" w:hAnsi="Arial Narrow" w:cs="Arial"/>
          <w:sz w:val="22"/>
          <w:szCs w:val="22"/>
          <w:lang w:val="es-BO"/>
        </w:rPr>
        <w:t>Económicas</w:t>
      </w:r>
      <w:r w:rsidR="003555DD">
        <w:rPr>
          <w:rFonts w:ascii="Arial Narrow" w:hAnsi="Arial Narrow" w:cs="Arial"/>
          <w:sz w:val="22"/>
          <w:szCs w:val="22"/>
          <w:lang w:val="es-BO"/>
        </w:rPr>
        <w:t xml:space="preserve"> Especiales</w:t>
      </w:r>
      <w:ins w:id="412" w:author="Stagno Izaguirre, Daniel Alejandro" w:date="2026-06-17T19:22:00Z" w16du:dateUtc="2026-06-18T00:22:00Z">
        <w:r w:rsidR="00297563">
          <w:rPr>
            <w:rFonts w:ascii="Arial Narrow" w:hAnsi="Arial Narrow" w:cs="Arial"/>
            <w:sz w:val="22"/>
            <w:szCs w:val="22"/>
            <w:lang w:val="es-BO"/>
          </w:rPr>
          <w:t>:</w:t>
        </w:r>
      </w:ins>
      <w:ins w:id="413" w:author="Stagno Izaguirre, Daniel Alejandro" w:date="2026-06-17T19:21:00Z" w16du:dateUtc="2026-06-18T00:21:00Z">
        <w:r w:rsidR="00297563">
          <w:rPr>
            <w:rFonts w:ascii="Arial Narrow" w:hAnsi="Arial Narrow" w:cs="Arial"/>
            <w:sz w:val="22"/>
            <w:szCs w:val="22"/>
            <w:lang w:val="es-BO"/>
          </w:rPr>
          <w:t xml:space="preserve"> </w:t>
        </w:r>
      </w:ins>
      <w:ins w:id="414" w:author="Stagno Izaguirre, Daniel Alejandro" w:date="2026-06-17T19:22:00Z" w16du:dateUtc="2026-06-18T00:22:00Z">
        <w:r w:rsidR="00297563" w:rsidRPr="00297563">
          <w:rPr>
            <w:rFonts w:ascii="Arial Narrow" w:hAnsi="Arial Narrow" w:cs="Arial"/>
            <w:sz w:val="22"/>
            <w:szCs w:val="22"/>
            <w:lang w:val="es-BO"/>
          </w:rPr>
          <w:t>áreas geográficas delimitadas dentro de un país</w:t>
        </w:r>
        <w:r w:rsidR="00297563">
          <w:rPr>
            <w:rFonts w:ascii="Arial Narrow" w:hAnsi="Arial Narrow" w:cs="Arial"/>
            <w:sz w:val="22"/>
            <w:szCs w:val="22"/>
            <w:lang w:val="es-BO"/>
          </w:rPr>
          <w:t xml:space="preserve"> en</w:t>
        </w:r>
        <w:r w:rsidR="00297563" w:rsidRPr="00297563">
          <w:rPr>
            <w:rFonts w:ascii="Arial Narrow" w:hAnsi="Arial Narrow" w:cs="Arial"/>
            <w:sz w:val="22"/>
            <w:szCs w:val="22"/>
            <w:lang w:val="es-BO"/>
          </w:rPr>
          <w:t xml:space="preserve"> donde se aplican leyes y normativas económicas, fiscales y aduaneras diferentes </w:t>
        </w:r>
        <w:r w:rsidR="00297563">
          <w:rPr>
            <w:rFonts w:ascii="Arial Narrow" w:hAnsi="Arial Narrow" w:cs="Arial"/>
            <w:sz w:val="22"/>
            <w:szCs w:val="22"/>
            <w:lang w:val="es-BO"/>
          </w:rPr>
          <w:t>-generalmente</w:t>
        </w:r>
        <w:r w:rsidR="00297563" w:rsidRPr="00297563">
          <w:rPr>
            <w:rFonts w:ascii="Arial Narrow" w:hAnsi="Arial Narrow" w:cs="Arial"/>
            <w:sz w:val="22"/>
            <w:szCs w:val="22"/>
            <w:lang w:val="es-BO"/>
          </w:rPr>
          <w:t xml:space="preserve"> más flexibles</w:t>
        </w:r>
        <w:r w:rsidR="00297563">
          <w:rPr>
            <w:rFonts w:ascii="Arial Narrow" w:hAnsi="Arial Narrow" w:cs="Arial"/>
            <w:sz w:val="22"/>
            <w:szCs w:val="22"/>
            <w:lang w:val="es-BO"/>
          </w:rPr>
          <w:t>-</w:t>
        </w:r>
        <w:r w:rsidR="00297563" w:rsidRPr="00297563">
          <w:rPr>
            <w:rFonts w:ascii="Arial Narrow" w:hAnsi="Arial Narrow" w:cs="Arial"/>
            <w:sz w:val="22"/>
            <w:szCs w:val="22"/>
            <w:lang w:val="es-BO"/>
          </w:rPr>
          <w:t xml:space="preserve"> que en el resto del territorio nacional</w:t>
        </w:r>
        <w:r w:rsidR="00297563">
          <w:rPr>
            <w:rFonts w:ascii="Arial Narrow" w:hAnsi="Arial Narrow" w:cs="Arial"/>
            <w:sz w:val="22"/>
            <w:szCs w:val="22"/>
            <w:lang w:val="es-BO"/>
          </w:rPr>
          <w:t xml:space="preserve">. Las Zonas Económicas </w:t>
        </w:r>
        <w:r w:rsidR="00C524F2">
          <w:rPr>
            <w:rFonts w:ascii="Arial Narrow" w:hAnsi="Arial Narrow" w:cs="Arial"/>
            <w:sz w:val="22"/>
            <w:szCs w:val="22"/>
            <w:lang w:val="es-BO"/>
          </w:rPr>
          <w:t>E</w:t>
        </w:r>
      </w:ins>
      <w:ins w:id="415" w:author="Stagno Izaguirre, Daniel Alejandro" w:date="2026-06-17T19:23:00Z" w16du:dateUtc="2026-06-18T00:23:00Z">
        <w:r w:rsidR="00C524F2">
          <w:rPr>
            <w:rFonts w:ascii="Arial Narrow" w:hAnsi="Arial Narrow" w:cs="Arial"/>
            <w:sz w:val="22"/>
            <w:szCs w:val="22"/>
            <w:lang w:val="es-BO"/>
          </w:rPr>
          <w:t>speciales suelen</w:t>
        </w:r>
      </w:ins>
      <w:r w:rsidR="003555DD">
        <w:rPr>
          <w:rFonts w:ascii="Arial Narrow" w:hAnsi="Arial Narrow" w:cs="Arial"/>
          <w:sz w:val="22"/>
          <w:szCs w:val="22"/>
          <w:lang w:val="es-BO"/>
        </w:rPr>
        <w:t xml:space="preserve"> </w:t>
      </w:r>
      <w:del w:id="416" w:author="Stagno Izaguirre, Daniel Alejandro" w:date="2026-06-17T19:23:00Z" w16du:dateUtc="2026-06-18T00:23:00Z">
        <w:r w:rsidR="003555DD" w:rsidDel="00C524F2">
          <w:rPr>
            <w:rFonts w:ascii="Arial Narrow" w:hAnsi="Arial Narrow" w:cs="Arial"/>
            <w:sz w:val="22"/>
            <w:szCs w:val="22"/>
            <w:lang w:val="es-BO"/>
          </w:rPr>
          <w:delText xml:space="preserve">son instrumentos </w:delText>
        </w:r>
        <w:r w:rsidR="00DC14C5" w:rsidDel="00C524F2">
          <w:rPr>
            <w:rFonts w:ascii="Arial Narrow" w:hAnsi="Arial Narrow" w:cs="Arial"/>
            <w:sz w:val="22"/>
            <w:szCs w:val="22"/>
            <w:lang w:val="es-BO"/>
          </w:rPr>
          <w:delText xml:space="preserve">con foco territorial que sulen </w:delText>
        </w:r>
      </w:del>
      <w:r w:rsidR="00DC14C5">
        <w:rPr>
          <w:rFonts w:ascii="Arial Narrow" w:hAnsi="Arial Narrow" w:cs="Arial"/>
          <w:sz w:val="22"/>
          <w:szCs w:val="22"/>
          <w:lang w:val="es-BO"/>
        </w:rPr>
        <w:t xml:space="preserve">combinar incentivos tributarios a la I+D </w:t>
      </w:r>
      <w:r w:rsidR="00403185">
        <w:rPr>
          <w:rFonts w:ascii="Arial Narrow" w:hAnsi="Arial Narrow" w:cs="Arial"/>
          <w:sz w:val="22"/>
          <w:szCs w:val="22"/>
          <w:lang w:val="es-BO"/>
        </w:rPr>
        <w:t>como</w:t>
      </w:r>
      <w:ins w:id="417" w:author="Stagno Izaguirre, Daniel Alejandro" w:date="2026-06-17T19:23:00Z" w16du:dateUtc="2026-06-18T00:23:00Z">
        <w:r w:rsidR="00C524F2">
          <w:rPr>
            <w:rFonts w:ascii="Arial Narrow" w:hAnsi="Arial Narrow" w:cs="Arial"/>
            <w:sz w:val="22"/>
            <w:szCs w:val="22"/>
            <w:lang w:val="es-BO"/>
          </w:rPr>
          <w:t xml:space="preserve"> los</w:t>
        </w:r>
      </w:ins>
      <w:r w:rsidR="00403185">
        <w:rPr>
          <w:rFonts w:ascii="Arial Narrow" w:hAnsi="Arial Narrow" w:cs="Arial"/>
          <w:sz w:val="22"/>
          <w:szCs w:val="22"/>
          <w:lang w:val="es-BO"/>
        </w:rPr>
        <w:t xml:space="preserve"> “</w:t>
      </w:r>
      <w:del w:id="418" w:author="Stagno Izaguirre, Daniel Alejandro" w:date="2026-06-17T19:23:00Z" w16du:dateUtc="2026-06-18T00:23:00Z">
        <w:r w:rsidR="00403185" w:rsidRPr="00C524F2" w:rsidDel="00C524F2">
          <w:rPr>
            <w:rFonts w:ascii="Arial Narrow" w:hAnsi="Arial Narrow" w:cs="Arial"/>
            <w:i/>
            <w:iCs/>
            <w:sz w:val="22"/>
            <w:szCs w:val="22"/>
            <w:lang w:val="es-BO"/>
            <w:rPrChange w:id="419" w:author="Stagno Izaguirre, Daniel Alejandro" w:date="2026-06-17T19:23:00Z" w16du:dateUtc="2026-06-18T00:23:00Z">
              <w:rPr>
                <w:rFonts w:ascii="Arial Narrow" w:hAnsi="Arial Narrow" w:cs="Arial"/>
                <w:sz w:val="22"/>
                <w:szCs w:val="22"/>
                <w:lang w:val="es-BO"/>
              </w:rPr>
            </w:rPrChange>
          </w:rPr>
          <w:delText xml:space="preserve">Tax </w:delText>
        </w:r>
      </w:del>
      <w:ins w:id="420" w:author="Stagno Izaguirre, Daniel Alejandro" w:date="2026-06-17T19:23:00Z" w16du:dateUtc="2026-06-18T00:23:00Z">
        <w:r w:rsidR="00C524F2">
          <w:rPr>
            <w:rFonts w:ascii="Arial Narrow" w:hAnsi="Arial Narrow" w:cs="Arial"/>
            <w:i/>
            <w:iCs/>
            <w:sz w:val="22"/>
            <w:szCs w:val="22"/>
            <w:lang w:val="es-BO"/>
          </w:rPr>
          <w:t>t</w:t>
        </w:r>
        <w:r w:rsidR="00C524F2" w:rsidRPr="00C524F2">
          <w:rPr>
            <w:rFonts w:ascii="Arial Narrow" w:hAnsi="Arial Narrow" w:cs="Arial"/>
            <w:i/>
            <w:iCs/>
            <w:sz w:val="22"/>
            <w:szCs w:val="22"/>
            <w:lang w:val="es-BO"/>
            <w:rPrChange w:id="421" w:author="Stagno Izaguirre, Daniel Alejandro" w:date="2026-06-17T19:23:00Z" w16du:dateUtc="2026-06-18T00:23:00Z">
              <w:rPr>
                <w:rFonts w:ascii="Arial Narrow" w:hAnsi="Arial Narrow" w:cs="Arial"/>
                <w:sz w:val="22"/>
                <w:szCs w:val="22"/>
                <w:lang w:val="es-BO"/>
              </w:rPr>
            </w:rPrChange>
          </w:rPr>
          <w:t xml:space="preserve">ax </w:t>
        </w:r>
      </w:ins>
      <w:r w:rsidR="00403185" w:rsidRPr="00C524F2">
        <w:rPr>
          <w:rFonts w:ascii="Arial Narrow" w:hAnsi="Arial Narrow" w:cs="Arial"/>
          <w:i/>
          <w:iCs/>
          <w:sz w:val="22"/>
          <w:szCs w:val="22"/>
          <w:lang w:val="es-BO"/>
          <w:rPrChange w:id="422" w:author="Stagno Izaguirre, Daniel Alejandro" w:date="2026-06-17T19:23:00Z" w16du:dateUtc="2026-06-18T00:23:00Z">
            <w:rPr>
              <w:rFonts w:ascii="Arial Narrow" w:hAnsi="Arial Narrow" w:cs="Arial"/>
              <w:sz w:val="22"/>
              <w:szCs w:val="22"/>
              <w:lang w:val="es-BO"/>
            </w:rPr>
          </w:rPrChange>
        </w:rPr>
        <w:t>holiday</w:t>
      </w:r>
      <w:r w:rsidR="00403185">
        <w:rPr>
          <w:rFonts w:ascii="Arial Narrow" w:hAnsi="Arial Narrow" w:cs="Arial"/>
          <w:sz w:val="22"/>
          <w:szCs w:val="22"/>
          <w:lang w:val="es-BO"/>
        </w:rPr>
        <w:t>” (ver recuadro X)</w:t>
      </w:r>
      <w:r w:rsidR="003555DD">
        <w:rPr>
          <w:rFonts w:ascii="Arial Narrow" w:hAnsi="Arial Narrow" w:cs="Arial"/>
          <w:sz w:val="22"/>
          <w:szCs w:val="22"/>
          <w:lang w:val="es-BO"/>
        </w:rPr>
        <w:t xml:space="preserve"> </w:t>
      </w:r>
    </w:p>
    <w:p w14:paraId="031C2FF0" w14:textId="77777777" w:rsidR="00AE5207" w:rsidRDefault="00AE5207" w:rsidP="00A10DA6">
      <w:pPr>
        <w:jc w:val="both"/>
        <w:rPr>
          <w:rFonts w:ascii="Arial Narrow" w:hAnsi="Arial Narrow" w:cs="Arial"/>
          <w:sz w:val="22"/>
          <w:szCs w:val="22"/>
          <w:lang w:val="es-BO"/>
        </w:rPr>
      </w:pPr>
    </w:p>
    <w:p w14:paraId="275CD24A" w14:textId="21A2EF6D" w:rsidR="003555DD" w:rsidRDefault="003555DD" w:rsidP="00A10DA6">
      <w:pPr>
        <w:jc w:val="both"/>
        <w:rPr>
          <w:rFonts w:ascii="Arial Narrow" w:hAnsi="Arial Narrow" w:cs="Arial"/>
          <w:sz w:val="22"/>
          <w:szCs w:val="22"/>
          <w:lang w:val="es-BO"/>
        </w:rPr>
      </w:pPr>
      <w:r>
        <w:rPr>
          <w:rFonts w:ascii="Arial Narrow" w:hAnsi="Arial Narrow"/>
          <w:bCs/>
          <w:noProof/>
          <w:sz w:val="22"/>
          <w:szCs w:val="22"/>
          <w:lang w:val="es-BO"/>
        </w:rPr>
        <mc:AlternateContent>
          <mc:Choice Requires="wps">
            <w:drawing>
              <wp:inline distT="0" distB="0" distL="0" distR="0" wp14:anchorId="02C7E06C" wp14:editId="48F94F13">
                <wp:extent cx="5931462" cy="2824120"/>
                <wp:effectExtent l="0" t="0" r="12700" b="8255"/>
                <wp:docPr id="880293315" name="Text Box 1"/>
                <wp:cNvGraphicFramePr/>
                <a:graphic xmlns:a="http://schemas.openxmlformats.org/drawingml/2006/main">
                  <a:graphicData uri="http://schemas.microsoft.com/office/word/2010/wordprocessingShape">
                    <wps:wsp>
                      <wps:cNvSpPr txBox="1"/>
                      <wps:spPr>
                        <a:xfrm>
                          <a:off x="0" y="0"/>
                          <a:ext cx="5931462" cy="2824120"/>
                        </a:xfrm>
                        <a:prstGeom prst="rect">
                          <a:avLst/>
                        </a:prstGeom>
                        <a:solidFill>
                          <a:schemeClr val="lt1"/>
                        </a:solidFill>
                        <a:ln w="6350">
                          <a:solidFill>
                            <a:prstClr val="black"/>
                          </a:solidFill>
                        </a:ln>
                      </wps:spPr>
                      <wps:txbx>
                        <w:txbxContent>
                          <w:p w14:paraId="2EFC2B4A" w14:textId="0E6F61F1" w:rsidR="003555DD" w:rsidRDefault="00403185" w:rsidP="003555DD">
                            <w:pPr>
                              <w:jc w:val="both"/>
                              <w:rPr>
                                <w:rFonts w:ascii="Arial Narrow" w:hAnsi="Arial Narrow" w:cs="Arial"/>
                                <w:b/>
                                <w:bCs/>
                                <w:sz w:val="22"/>
                                <w:szCs w:val="22"/>
                                <w:lang w:val="es-BO"/>
                              </w:rPr>
                            </w:pPr>
                            <w:r>
                              <w:rPr>
                                <w:rFonts w:ascii="Arial Narrow" w:hAnsi="Arial Narrow" w:cs="Arial"/>
                                <w:b/>
                                <w:bCs/>
                                <w:sz w:val="22"/>
                                <w:szCs w:val="22"/>
                                <w:lang w:val="es-BO"/>
                              </w:rPr>
                              <w:t xml:space="preserve">Recuadro X. </w:t>
                            </w:r>
                            <w:r w:rsidR="003555DD">
                              <w:rPr>
                                <w:rFonts w:ascii="Arial Narrow" w:hAnsi="Arial Narrow" w:cs="Arial"/>
                                <w:b/>
                                <w:bCs/>
                                <w:sz w:val="22"/>
                                <w:szCs w:val="22"/>
                                <w:lang w:val="es-BO"/>
                              </w:rPr>
                              <w:t xml:space="preserve">Los “tax holiday” y Zonas </w:t>
                            </w:r>
                            <w:r>
                              <w:rPr>
                                <w:rFonts w:ascii="Arial Narrow" w:hAnsi="Arial Narrow" w:cs="Arial"/>
                                <w:b/>
                                <w:bCs/>
                                <w:sz w:val="22"/>
                                <w:szCs w:val="22"/>
                                <w:lang w:val="es-BO"/>
                              </w:rPr>
                              <w:t>Económicas</w:t>
                            </w:r>
                            <w:r w:rsidR="003555DD">
                              <w:rPr>
                                <w:rFonts w:ascii="Arial Narrow" w:hAnsi="Arial Narrow" w:cs="Arial"/>
                                <w:b/>
                                <w:bCs/>
                                <w:sz w:val="22"/>
                                <w:szCs w:val="22"/>
                                <w:lang w:val="es-BO"/>
                              </w:rPr>
                              <w:t xml:space="preserve"> Especiales. </w:t>
                            </w:r>
                          </w:p>
                          <w:p w14:paraId="1B157786" w14:textId="77777777" w:rsidR="003555DD" w:rsidRDefault="003555DD" w:rsidP="003555DD">
                            <w:pPr>
                              <w:jc w:val="both"/>
                              <w:rPr>
                                <w:rFonts w:ascii="Arial Narrow" w:hAnsi="Arial Narrow" w:cs="Arial"/>
                                <w:b/>
                                <w:bCs/>
                                <w:sz w:val="22"/>
                                <w:szCs w:val="22"/>
                                <w:lang w:val="es-BO"/>
                              </w:rPr>
                            </w:pPr>
                          </w:p>
                          <w:p w14:paraId="219707A7" w14:textId="77777777" w:rsidR="003555DD" w:rsidRDefault="003555DD" w:rsidP="003555DD">
                            <w:pPr>
                              <w:jc w:val="both"/>
                              <w:rPr>
                                <w:rFonts w:ascii="Arial Narrow" w:hAnsi="Arial Narrow" w:cs="Arial"/>
                                <w:sz w:val="22"/>
                                <w:szCs w:val="22"/>
                                <w:lang w:val="es-BO"/>
                              </w:rPr>
                            </w:pPr>
                            <w:r>
                              <w:rPr>
                                <w:rFonts w:ascii="Arial Narrow" w:hAnsi="Arial Narrow" w:cs="Arial"/>
                                <w:sz w:val="22"/>
                                <w:szCs w:val="22"/>
                                <w:lang w:val="es-BO"/>
                              </w:rPr>
                              <w:t>“Tax holiday” s</w:t>
                            </w:r>
                            <w:r w:rsidRPr="006A3310">
                              <w:rPr>
                                <w:rFonts w:ascii="Arial Narrow" w:hAnsi="Arial Narrow" w:cs="Arial"/>
                                <w:sz w:val="22"/>
                                <w:szCs w:val="22"/>
                                <w:lang w:val="es-BO"/>
                              </w:rPr>
                              <w:t xml:space="preserve">e refiere a un período durante el cual una empresa está exenta de pagar ciertos impuestos, típicamente el impuesto sobre la renta corporativa, sobre los ingresos o actividades relacionadas con la I+D que cumplan con los requisitos. Este tipo de incentivo se considera generalmente una medida basada en ingresos o una exención tributaria más amplia, en lugar de una medida basada en el gasto, como un crédito </w:t>
                            </w:r>
                            <w:r>
                              <w:rPr>
                                <w:rFonts w:ascii="Arial Narrow" w:hAnsi="Arial Narrow" w:cs="Arial"/>
                                <w:sz w:val="22"/>
                                <w:szCs w:val="22"/>
                                <w:lang w:val="es-BO"/>
                              </w:rPr>
                              <w:t>triburario</w:t>
                            </w:r>
                            <w:r w:rsidRPr="006A3310">
                              <w:rPr>
                                <w:rFonts w:ascii="Arial Narrow" w:hAnsi="Arial Narrow" w:cs="Arial"/>
                                <w:sz w:val="22"/>
                                <w:szCs w:val="22"/>
                                <w:lang w:val="es-BO"/>
                              </w:rPr>
                              <w:t xml:space="preserve">. Mientras que los incentivos basados en el gasto reducen la base imponible o la obligación tributaria directamente en función del gasto en I+D, un </w:t>
                            </w:r>
                            <w:r>
                              <w:rPr>
                                <w:rFonts w:ascii="Arial Narrow" w:hAnsi="Arial Narrow" w:cs="Arial"/>
                                <w:sz w:val="22"/>
                                <w:szCs w:val="22"/>
                                <w:lang w:val="es-BO"/>
                              </w:rPr>
                              <w:t>“tax holiday”</w:t>
                            </w:r>
                            <w:r w:rsidRPr="006A3310">
                              <w:rPr>
                                <w:rFonts w:ascii="Arial Narrow" w:hAnsi="Arial Narrow" w:cs="Arial"/>
                                <w:sz w:val="22"/>
                                <w:szCs w:val="22"/>
                                <w:lang w:val="es-BO"/>
                              </w:rPr>
                              <w:t xml:space="preserve"> ofrece una exención total o parcial del impuesto durante un período determinado, normalmente dirigida a los ingresos generados por actividades específicas de I+D o innovación</w:t>
                            </w:r>
                            <w:r>
                              <w:rPr>
                                <w:rFonts w:ascii="Arial Narrow" w:hAnsi="Arial Narrow" w:cs="Arial"/>
                                <w:sz w:val="22"/>
                                <w:szCs w:val="22"/>
                                <w:lang w:val="es-BO"/>
                              </w:rPr>
                              <w:t xml:space="preserve"> </w:t>
                            </w:r>
                            <w:sdt>
                              <w:sdtPr>
                                <w:rPr>
                                  <w:rFonts w:ascii="Arial Narrow" w:hAnsi="Arial Narrow" w:cs="Arial"/>
                                  <w:sz w:val="22"/>
                                  <w:szCs w:val="22"/>
                                  <w:lang w:val="es-BO"/>
                                </w:rPr>
                                <w:id w:val="-1449470656"/>
                                <w:citation/>
                              </w:sdtPr>
                              <w:sdtEndPr/>
                              <w:sdtContent>
                                <w:r>
                                  <w:rPr>
                                    <w:rFonts w:ascii="Arial Narrow" w:hAnsi="Arial Narrow" w:cs="Arial"/>
                                    <w:sz w:val="22"/>
                                    <w:szCs w:val="22"/>
                                    <w:lang w:val="es-BO"/>
                                  </w:rPr>
                                  <w:fldChar w:fldCharType="begin"/>
                                </w:r>
                                <w:r>
                                  <w:rPr>
                                    <w:rFonts w:ascii="Arial Narrow" w:hAnsi="Arial Narrow" w:cs="Arial"/>
                                    <w:sz w:val="22"/>
                                    <w:szCs w:val="22"/>
                                    <w:lang w:val="es-BO"/>
                                  </w:rPr>
                                  <w:instrText xml:space="preserve"> CITATION EY24 \l 16394 </w:instrText>
                                </w:r>
                                <w:r>
                                  <w:rPr>
                                    <w:rFonts w:ascii="Arial Narrow" w:hAnsi="Arial Narrow" w:cs="Arial"/>
                                    <w:sz w:val="22"/>
                                    <w:szCs w:val="22"/>
                                    <w:lang w:val="es-BO"/>
                                  </w:rPr>
                                  <w:fldChar w:fldCharType="separate"/>
                                </w:r>
                                <w:r w:rsidRPr="00A07AAD">
                                  <w:rPr>
                                    <w:rFonts w:ascii="Arial Narrow" w:hAnsi="Arial Narrow" w:cs="Arial"/>
                                    <w:noProof/>
                                    <w:sz w:val="22"/>
                                    <w:szCs w:val="22"/>
                                    <w:lang w:val="es-BO"/>
                                  </w:rPr>
                                  <w:t>(EY, 2024)</w:t>
                                </w:r>
                                <w:r>
                                  <w:rPr>
                                    <w:rFonts w:ascii="Arial Narrow" w:hAnsi="Arial Narrow" w:cs="Arial"/>
                                    <w:sz w:val="22"/>
                                    <w:szCs w:val="22"/>
                                    <w:lang w:val="es-BO"/>
                                  </w:rPr>
                                  <w:fldChar w:fldCharType="end"/>
                                </w:r>
                              </w:sdtContent>
                            </w:sdt>
                            <w:r w:rsidRPr="006A3310">
                              <w:rPr>
                                <w:rFonts w:ascii="Arial Narrow" w:hAnsi="Arial Narrow" w:cs="Arial"/>
                                <w:sz w:val="22"/>
                                <w:szCs w:val="22"/>
                                <w:lang w:val="es-BO"/>
                              </w:rPr>
                              <w:t>.</w:t>
                            </w:r>
                          </w:p>
                          <w:p w14:paraId="3A0D5F72" w14:textId="77777777" w:rsidR="003555DD" w:rsidRDefault="003555DD" w:rsidP="003555DD">
                            <w:pPr>
                              <w:jc w:val="both"/>
                              <w:rPr>
                                <w:rFonts w:ascii="Arial Narrow" w:hAnsi="Arial Narrow" w:cs="Arial"/>
                                <w:sz w:val="22"/>
                                <w:szCs w:val="22"/>
                                <w:lang w:val="es-BO"/>
                              </w:rPr>
                            </w:pPr>
                          </w:p>
                          <w:p w14:paraId="2E1360B9" w14:textId="77777777" w:rsidR="003555DD" w:rsidRDefault="003555DD" w:rsidP="003555DD">
                            <w:pPr>
                              <w:jc w:val="both"/>
                              <w:rPr>
                                <w:rFonts w:ascii="Arial Narrow" w:hAnsi="Arial Narrow" w:cs="Arial"/>
                                <w:sz w:val="22"/>
                                <w:szCs w:val="22"/>
                                <w:lang w:val="es-BO"/>
                              </w:rPr>
                            </w:pPr>
                            <w:r w:rsidRPr="00E07898">
                              <w:rPr>
                                <w:rFonts w:ascii="Arial Narrow" w:hAnsi="Arial Narrow" w:cs="Arial"/>
                                <w:sz w:val="22"/>
                                <w:szCs w:val="22"/>
                                <w:lang w:val="es-BO"/>
                              </w:rPr>
                              <w:t>China continental ofrece exenciones fiscales como parte de sus incentivos para las Empresas de Alta y Nueva Tecnología (HNTEs, por sus siglas en inglés). Para una HNTE calificada y recién establecida en una de las cinco Zonas Económicas Especiales o en la Nueva Área de Pudong en Shanghái, puede aplicarse un</w:t>
                            </w:r>
                            <w:r>
                              <w:rPr>
                                <w:rFonts w:ascii="Arial Narrow" w:hAnsi="Arial Narrow" w:cs="Arial"/>
                                <w:sz w:val="22"/>
                                <w:szCs w:val="22"/>
                                <w:lang w:val="es-BO"/>
                              </w:rPr>
                              <w:t xml:space="preserve"> “tax holiday” </w:t>
                            </w:r>
                            <w:r w:rsidRPr="00E07898">
                              <w:rPr>
                                <w:rFonts w:ascii="Arial Narrow" w:hAnsi="Arial Narrow" w:cs="Arial"/>
                                <w:sz w:val="22"/>
                                <w:szCs w:val="22"/>
                                <w:lang w:val="es-BO"/>
                              </w:rPr>
                              <w:t>bajo el esquema de "dos años de exención y tres años de deducción del 50%" a partir del primer año en que la empresa obtenga ingresos por producción o actividades operativas.</w:t>
                            </w:r>
                            <w:r>
                              <w:rPr>
                                <w:rFonts w:ascii="Arial Narrow" w:hAnsi="Arial Narrow" w:cs="Arial"/>
                                <w:sz w:val="22"/>
                                <w:szCs w:val="22"/>
                                <w:lang w:val="es-BO"/>
                              </w:rPr>
                              <w:t xml:space="preserve"> </w:t>
                            </w:r>
                          </w:p>
                          <w:p w14:paraId="3872578C" w14:textId="77777777" w:rsidR="003555DD" w:rsidRDefault="003555DD" w:rsidP="003555DD">
                            <w:pPr>
                              <w:jc w:val="both"/>
                              <w:rPr>
                                <w:rFonts w:ascii="Arial Narrow" w:hAnsi="Arial Narrow" w:cs="Arial"/>
                                <w:sz w:val="22"/>
                                <w:szCs w:val="22"/>
                                <w:lang w:val="es-BO"/>
                              </w:rPr>
                            </w:pPr>
                          </w:p>
                          <w:p w14:paraId="1595747F" w14:textId="77777777" w:rsidR="003555DD" w:rsidRPr="002B354B" w:rsidRDefault="003555DD" w:rsidP="003555DD">
                            <w:pPr>
                              <w:rPr>
                                <w:lang w:val="es-B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C7E06C" id="_x0000_t202" coordsize="21600,21600" o:spt="202" path="m,l,21600r21600,l21600,xe">
                <v:stroke joinstyle="miter"/>
                <v:path gradientshapeok="t" o:connecttype="rect"/>
              </v:shapetype>
              <v:shape id="Text Box 1" o:spid="_x0000_s1026" type="#_x0000_t202" style="width:467.05pt;height:2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" fillcolor="white [3201]" strokeweight=".5pt">
                <v:textbox>
                  <w:txbxContent>
                    <w:p w14:paraId="2EFC2B4A" w14:textId="0E6F61F1" w:rsidR="003555DD" w:rsidRDefault="00403185" w:rsidP="003555DD">
                      <w:pPr>
                        <w:jc w:val="both"/>
                        <w:rPr>
                          <w:rFonts w:ascii="Arial Narrow" w:hAnsi="Arial Narrow" w:cs="Arial"/>
                          <w:b/>
                          <w:bCs/>
                          <w:sz w:val="22"/>
                          <w:szCs w:val="22"/>
                          <w:lang w:val="es-BO"/>
                        </w:rPr>
                      </w:pPr>
                      <w:r>
                        <w:rPr>
                          <w:rFonts w:ascii="Arial Narrow" w:hAnsi="Arial Narrow" w:cs="Arial"/>
                          <w:b/>
                          <w:bCs/>
                          <w:sz w:val="22"/>
                          <w:szCs w:val="22"/>
                          <w:lang w:val="es-BO"/>
                        </w:rPr>
                        <w:t xml:space="preserve">Recuadro X. </w:t>
                      </w:r>
                      <w:r w:rsidR="003555DD">
                        <w:rPr>
                          <w:rFonts w:ascii="Arial Narrow" w:hAnsi="Arial Narrow" w:cs="Arial"/>
                          <w:b/>
                          <w:bCs/>
                          <w:sz w:val="22"/>
                          <w:szCs w:val="22"/>
                          <w:lang w:val="es-BO"/>
                        </w:rPr>
                        <w:t xml:space="preserve">Los “tax holiday” y Zonas </w:t>
                      </w:r>
                      <w:r>
                        <w:rPr>
                          <w:rFonts w:ascii="Arial Narrow" w:hAnsi="Arial Narrow" w:cs="Arial"/>
                          <w:b/>
                          <w:bCs/>
                          <w:sz w:val="22"/>
                          <w:szCs w:val="22"/>
                          <w:lang w:val="es-BO"/>
                        </w:rPr>
                        <w:t>Económicas</w:t>
                      </w:r>
                      <w:r w:rsidR="003555DD">
                        <w:rPr>
                          <w:rFonts w:ascii="Arial Narrow" w:hAnsi="Arial Narrow" w:cs="Arial"/>
                          <w:b/>
                          <w:bCs/>
                          <w:sz w:val="22"/>
                          <w:szCs w:val="22"/>
                          <w:lang w:val="es-BO"/>
                        </w:rPr>
                        <w:t xml:space="preserve"> Especiales. </w:t>
                      </w:r>
                    </w:p>
                    <w:p w14:paraId="1B157786" w14:textId="77777777" w:rsidR="003555DD" w:rsidRDefault="003555DD" w:rsidP="003555DD">
                      <w:pPr>
                        <w:jc w:val="both"/>
                        <w:rPr>
                          <w:rFonts w:ascii="Arial Narrow" w:hAnsi="Arial Narrow" w:cs="Arial"/>
                          <w:b/>
                          <w:bCs/>
                          <w:sz w:val="22"/>
                          <w:szCs w:val="22"/>
                          <w:lang w:val="es-BO"/>
                        </w:rPr>
                      </w:pPr>
                    </w:p>
                    <w:p w14:paraId="219707A7" w14:textId="77777777" w:rsidR="003555DD" w:rsidRDefault="003555DD" w:rsidP="003555DD">
                      <w:pPr>
                        <w:jc w:val="both"/>
                        <w:rPr>
                          <w:rFonts w:ascii="Arial Narrow" w:hAnsi="Arial Narrow" w:cs="Arial"/>
                          <w:sz w:val="22"/>
                          <w:szCs w:val="22"/>
                          <w:lang w:val="es-BO"/>
                        </w:rPr>
                      </w:pPr>
                      <w:r>
                        <w:rPr>
                          <w:rFonts w:ascii="Arial Narrow" w:hAnsi="Arial Narrow" w:cs="Arial"/>
                          <w:sz w:val="22"/>
                          <w:szCs w:val="22"/>
                          <w:lang w:val="es-BO"/>
                        </w:rPr>
                        <w:t>“Tax holiday” s</w:t>
                      </w:r>
                      <w:r w:rsidRPr="006A3310">
                        <w:rPr>
                          <w:rFonts w:ascii="Arial Narrow" w:hAnsi="Arial Narrow" w:cs="Arial"/>
                          <w:sz w:val="22"/>
                          <w:szCs w:val="22"/>
                          <w:lang w:val="es-BO"/>
                        </w:rPr>
                        <w:t xml:space="preserve">e refiere a un período durante el cual una empresa está exenta de pagar ciertos impuestos, típicamente el impuesto sobre la renta corporativa, sobre los ingresos o actividades relacionadas con la I+D que cumplan con los requisitos. Este tipo de incentivo se considera generalmente una medida basada en ingresos o una exención tributaria más amplia, en lugar de una medida basada en el gasto, como un crédito </w:t>
                      </w:r>
                      <w:r>
                        <w:rPr>
                          <w:rFonts w:ascii="Arial Narrow" w:hAnsi="Arial Narrow" w:cs="Arial"/>
                          <w:sz w:val="22"/>
                          <w:szCs w:val="22"/>
                          <w:lang w:val="es-BO"/>
                        </w:rPr>
                        <w:t>triburario</w:t>
                      </w:r>
                      <w:r w:rsidRPr="006A3310">
                        <w:rPr>
                          <w:rFonts w:ascii="Arial Narrow" w:hAnsi="Arial Narrow" w:cs="Arial"/>
                          <w:sz w:val="22"/>
                          <w:szCs w:val="22"/>
                          <w:lang w:val="es-BO"/>
                        </w:rPr>
                        <w:t xml:space="preserve">. Mientras que los incentivos basados en el gasto reducen la base imponible o la obligación tributaria directamente en función del gasto en I+D, un </w:t>
                      </w:r>
                      <w:r>
                        <w:rPr>
                          <w:rFonts w:ascii="Arial Narrow" w:hAnsi="Arial Narrow" w:cs="Arial"/>
                          <w:sz w:val="22"/>
                          <w:szCs w:val="22"/>
                          <w:lang w:val="es-BO"/>
                        </w:rPr>
                        <w:t>“tax holiday”</w:t>
                      </w:r>
                      <w:r w:rsidRPr="006A3310">
                        <w:rPr>
                          <w:rFonts w:ascii="Arial Narrow" w:hAnsi="Arial Narrow" w:cs="Arial"/>
                          <w:sz w:val="22"/>
                          <w:szCs w:val="22"/>
                          <w:lang w:val="es-BO"/>
                        </w:rPr>
                        <w:t xml:space="preserve"> ofrece una exención total o parcial del impuesto durante un período determinado, normalmente dirigida a los ingresos generados por actividades específicas de I+D o innovación</w:t>
                      </w:r>
                      <w:r>
                        <w:rPr>
                          <w:rFonts w:ascii="Arial Narrow" w:hAnsi="Arial Narrow" w:cs="Arial"/>
                          <w:sz w:val="22"/>
                          <w:szCs w:val="22"/>
                          <w:lang w:val="es-BO"/>
                        </w:rPr>
                        <w:t xml:space="preserve"> </w:t>
                      </w:r>
                      <w:sdt>
                        <w:sdtPr>
                          <w:rPr>
                            <w:rFonts w:ascii="Arial Narrow" w:hAnsi="Arial Narrow" w:cs="Arial"/>
                            <w:sz w:val="22"/>
                            <w:szCs w:val="22"/>
                            <w:lang w:val="es-BO"/>
                          </w:rPr>
                          <w:id w:val="-1449470656"/>
                          <w:citation/>
                        </w:sdtPr>
                        <w:sdtEndPr/>
                        <w:sdtContent>
                          <w:r>
                            <w:rPr>
                              <w:rFonts w:ascii="Arial Narrow" w:hAnsi="Arial Narrow" w:cs="Arial"/>
                              <w:sz w:val="22"/>
                              <w:szCs w:val="22"/>
                              <w:lang w:val="es-BO"/>
                            </w:rPr>
                            <w:fldChar w:fldCharType="begin"/>
                          </w:r>
                          <w:r>
                            <w:rPr>
                              <w:rFonts w:ascii="Arial Narrow" w:hAnsi="Arial Narrow" w:cs="Arial"/>
                              <w:sz w:val="22"/>
                              <w:szCs w:val="22"/>
                              <w:lang w:val="es-BO"/>
                            </w:rPr>
                            <w:instrText xml:space="preserve"> CITATION EY24 \l 16394 </w:instrText>
                          </w:r>
                          <w:r>
                            <w:rPr>
                              <w:rFonts w:ascii="Arial Narrow" w:hAnsi="Arial Narrow" w:cs="Arial"/>
                              <w:sz w:val="22"/>
                              <w:szCs w:val="22"/>
                              <w:lang w:val="es-BO"/>
                            </w:rPr>
                            <w:fldChar w:fldCharType="separate"/>
                          </w:r>
                          <w:r w:rsidRPr="00A07AAD">
                            <w:rPr>
                              <w:rFonts w:ascii="Arial Narrow" w:hAnsi="Arial Narrow" w:cs="Arial"/>
                              <w:noProof/>
                              <w:sz w:val="22"/>
                              <w:szCs w:val="22"/>
                              <w:lang w:val="es-BO"/>
                            </w:rPr>
                            <w:t>(EY, 2024)</w:t>
                          </w:r>
                          <w:r>
                            <w:rPr>
                              <w:rFonts w:ascii="Arial Narrow" w:hAnsi="Arial Narrow" w:cs="Arial"/>
                              <w:sz w:val="22"/>
                              <w:szCs w:val="22"/>
                              <w:lang w:val="es-BO"/>
                            </w:rPr>
                            <w:fldChar w:fldCharType="end"/>
                          </w:r>
                        </w:sdtContent>
                      </w:sdt>
                      <w:r w:rsidRPr="006A3310">
                        <w:rPr>
                          <w:rFonts w:ascii="Arial Narrow" w:hAnsi="Arial Narrow" w:cs="Arial"/>
                          <w:sz w:val="22"/>
                          <w:szCs w:val="22"/>
                          <w:lang w:val="es-BO"/>
                        </w:rPr>
                        <w:t>.</w:t>
                      </w:r>
                    </w:p>
                    <w:p w14:paraId="3A0D5F72" w14:textId="77777777" w:rsidR="003555DD" w:rsidRDefault="003555DD" w:rsidP="003555DD">
                      <w:pPr>
                        <w:jc w:val="both"/>
                        <w:rPr>
                          <w:rFonts w:ascii="Arial Narrow" w:hAnsi="Arial Narrow" w:cs="Arial"/>
                          <w:sz w:val="22"/>
                          <w:szCs w:val="22"/>
                          <w:lang w:val="es-BO"/>
                        </w:rPr>
                      </w:pPr>
                    </w:p>
                    <w:p w14:paraId="2E1360B9" w14:textId="77777777" w:rsidR="003555DD" w:rsidRDefault="003555DD" w:rsidP="003555DD">
                      <w:pPr>
                        <w:jc w:val="both"/>
                        <w:rPr>
                          <w:rFonts w:ascii="Arial Narrow" w:hAnsi="Arial Narrow" w:cs="Arial"/>
                          <w:sz w:val="22"/>
                          <w:szCs w:val="22"/>
                          <w:lang w:val="es-BO"/>
                        </w:rPr>
                      </w:pPr>
                      <w:r w:rsidRPr="00E07898">
                        <w:rPr>
                          <w:rFonts w:ascii="Arial Narrow" w:hAnsi="Arial Narrow" w:cs="Arial"/>
                          <w:sz w:val="22"/>
                          <w:szCs w:val="22"/>
                          <w:lang w:val="es-BO"/>
                        </w:rPr>
                        <w:t>China continental ofrece exenciones fiscales como parte de sus incentivos para las Empresas de Alta y Nueva Tecnología (HNTEs, por sus siglas en inglés). Para una HNTE calificada y recién establecida en una de las cinco Zonas Económicas Especiales o en la Nueva Área de Pudong en Shanghái, puede aplicarse un</w:t>
                      </w:r>
                      <w:r>
                        <w:rPr>
                          <w:rFonts w:ascii="Arial Narrow" w:hAnsi="Arial Narrow" w:cs="Arial"/>
                          <w:sz w:val="22"/>
                          <w:szCs w:val="22"/>
                          <w:lang w:val="es-BO"/>
                        </w:rPr>
                        <w:t xml:space="preserve"> “tax holiday” </w:t>
                      </w:r>
                      <w:r w:rsidRPr="00E07898">
                        <w:rPr>
                          <w:rFonts w:ascii="Arial Narrow" w:hAnsi="Arial Narrow" w:cs="Arial"/>
                          <w:sz w:val="22"/>
                          <w:szCs w:val="22"/>
                          <w:lang w:val="es-BO"/>
                        </w:rPr>
                        <w:t>bajo el esquema de "dos años de exención y tres años de deducción del 50%" a partir del primer año en que la empresa obtenga ingresos por producción o actividades operativas.</w:t>
                      </w:r>
                      <w:r>
                        <w:rPr>
                          <w:rFonts w:ascii="Arial Narrow" w:hAnsi="Arial Narrow" w:cs="Arial"/>
                          <w:sz w:val="22"/>
                          <w:szCs w:val="22"/>
                          <w:lang w:val="es-BO"/>
                        </w:rPr>
                        <w:t xml:space="preserve"> </w:t>
                      </w:r>
                    </w:p>
                    <w:p w14:paraId="3872578C" w14:textId="77777777" w:rsidR="003555DD" w:rsidRDefault="003555DD" w:rsidP="003555DD">
                      <w:pPr>
                        <w:jc w:val="both"/>
                        <w:rPr>
                          <w:rFonts w:ascii="Arial Narrow" w:hAnsi="Arial Narrow" w:cs="Arial"/>
                          <w:sz w:val="22"/>
                          <w:szCs w:val="22"/>
                          <w:lang w:val="es-BO"/>
                        </w:rPr>
                      </w:pPr>
                    </w:p>
                    <w:p w14:paraId="1595747F" w14:textId="77777777" w:rsidR="003555DD" w:rsidRPr="002B354B" w:rsidRDefault="003555DD" w:rsidP="003555DD">
                      <w:pPr>
                        <w:rPr>
                          <w:lang w:val="es-BO"/>
                        </w:rPr>
                      </w:pPr>
                    </w:p>
                  </w:txbxContent>
                </v:textbox>
                <w10:anchorlock/>
              </v:shape>
            </w:pict>
          </mc:Fallback>
        </mc:AlternateContent>
      </w:r>
    </w:p>
    <w:p w14:paraId="14043E67" w14:textId="77777777" w:rsidR="00670EE1" w:rsidRDefault="00670EE1" w:rsidP="00A81B17">
      <w:pPr>
        <w:jc w:val="both"/>
        <w:rPr>
          <w:rFonts w:ascii="Arial Narrow" w:hAnsi="Arial Narrow"/>
          <w:b/>
          <w:sz w:val="22"/>
          <w:szCs w:val="22"/>
          <w:lang w:val="es-BO"/>
        </w:rPr>
      </w:pPr>
    </w:p>
    <w:p w14:paraId="14AF7264" w14:textId="76FDA8C8" w:rsidR="00D35C5E" w:rsidRPr="00AD6497" w:rsidRDefault="00AD6497" w:rsidP="00AD6497">
      <w:pPr>
        <w:jc w:val="both"/>
        <w:rPr>
          <w:rFonts w:ascii="Arial Narrow" w:hAnsi="Arial Narrow"/>
          <w:b/>
          <w:sz w:val="22"/>
          <w:szCs w:val="22"/>
          <w:lang w:val="es-BO"/>
        </w:rPr>
      </w:pPr>
      <w:r>
        <w:rPr>
          <w:rFonts w:ascii="Arial Narrow" w:hAnsi="Arial Narrow"/>
          <w:b/>
          <w:sz w:val="22"/>
          <w:szCs w:val="22"/>
          <w:lang w:val="es-BO"/>
        </w:rPr>
        <w:t xml:space="preserve">1.2.3 </w:t>
      </w:r>
      <w:r w:rsidR="00B1049C" w:rsidRPr="00AD6497">
        <w:rPr>
          <w:rFonts w:ascii="Arial Narrow" w:hAnsi="Arial Narrow"/>
          <w:b/>
          <w:sz w:val="22"/>
          <w:szCs w:val="22"/>
          <w:lang w:val="es-BO"/>
        </w:rPr>
        <w:t>Colaboración como esquema de diferenciación</w:t>
      </w:r>
    </w:p>
    <w:p w14:paraId="113EDBDF" w14:textId="77777777" w:rsidR="000F78F7" w:rsidRDefault="000F78F7" w:rsidP="00A81B17">
      <w:pPr>
        <w:jc w:val="both"/>
        <w:rPr>
          <w:rFonts w:ascii="Arial Narrow" w:hAnsi="Arial Narrow"/>
          <w:b/>
          <w:sz w:val="22"/>
          <w:szCs w:val="22"/>
          <w:lang w:val="es-BO"/>
        </w:rPr>
      </w:pPr>
    </w:p>
    <w:p w14:paraId="2D938119" w14:textId="30BBA585" w:rsidR="000F78F7" w:rsidRDefault="008A4C62" w:rsidP="00A81B17">
      <w:pPr>
        <w:jc w:val="both"/>
        <w:rPr>
          <w:rFonts w:ascii="Arial Narrow" w:hAnsi="Arial Narrow"/>
          <w:bCs/>
          <w:sz w:val="22"/>
          <w:szCs w:val="22"/>
          <w:lang w:val="es-BO"/>
        </w:rPr>
      </w:pPr>
      <w:r w:rsidRPr="008A4C62">
        <w:rPr>
          <w:rFonts w:ascii="Arial Narrow" w:hAnsi="Arial Narrow"/>
          <w:bCs/>
          <w:sz w:val="22"/>
          <w:szCs w:val="22"/>
          <w:lang w:val="es-BO"/>
        </w:rPr>
        <w:t xml:space="preserve">Un elemento cada vez más relevante en el diseño de </w:t>
      </w:r>
      <w:ins w:id="423" w:author="Stagno Izaguirre, Daniel Alejandro" w:date="2026-06-18T11:47:00Z" w16du:dateUtc="2026-06-18T16:47:00Z">
        <w:r w:rsidR="00AA76A3">
          <w:rPr>
            <w:rFonts w:ascii="Arial Narrow" w:hAnsi="Arial Narrow"/>
            <w:bCs/>
            <w:sz w:val="22"/>
            <w:szCs w:val="22"/>
            <w:lang w:val="es-BO"/>
          </w:rPr>
          <w:t xml:space="preserve">incentivos </w:t>
        </w:r>
      </w:ins>
      <w:r>
        <w:rPr>
          <w:rFonts w:ascii="Arial Narrow" w:hAnsi="Arial Narrow"/>
          <w:bCs/>
          <w:sz w:val="22"/>
          <w:szCs w:val="22"/>
          <w:lang w:val="es-BO"/>
        </w:rPr>
        <w:t>tributarios</w:t>
      </w:r>
      <w:r w:rsidRPr="008A4C62">
        <w:rPr>
          <w:rFonts w:ascii="Arial Narrow" w:hAnsi="Arial Narrow"/>
          <w:bCs/>
          <w:sz w:val="22"/>
          <w:szCs w:val="22"/>
          <w:lang w:val="es-BO"/>
        </w:rPr>
        <w:t xml:space="preserve"> a la innovación es la incorporación de mecanismos que promueven la colaboración entre actores del ecosistema, particularmente entre empresas, universidades </w:t>
      </w:r>
      <w:ins w:id="424" w:author="Stagno Izaguirre, Daniel Alejandro" w:date="2026-06-18T11:50:00Z" w16du:dateUtc="2026-06-18T16:50:00Z">
        <w:r w:rsidR="007572B5">
          <w:rPr>
            <w:rFonts w:ascii="Arial Narrow" w:hAnsi="Arial Narrow"/>
            <w:bCs/>
            <w:sz w:val="22"/>
            <w:szCs w:val="22"/>
            <w:lang w:val="es-BO"/>
          </w:rPr>
          <w:t>e</w:t>
        </w:r>
      </w:ins>
      <w:del w:id="425" w:author="Stagno Izaguirre, Daniel Alejandro" w:date="2026-06-18T11:50:00Z" w16du:dateUtc="2026-06-18T16:50:00Z">
        <w:r w:rsidDel="007572B5">
          <w:rPr>
            <w:rFonts w:ascii="Arial Narrow" w:hAnsi="Arial Narrow"/>
            <w:bCs/>
            <w:sz w:val="22"/>
            <w:szCs w:val="22"/>
            <w:lang w:val="es-BO"/>
          </w:rPr>
          <w:delText>y</w:delText>
        </w:r>
      </w:del>
      <w:r w:rsidRPr="008A4C62">
        <w:rPr>
          <w:rFonts w:ascii="Arial Narrow" w:hAnsi="Arial Narrow"/>
          <w:bCs/>
          <w:sz w:val="22"/>
          <w:szCs w:val="22"/>
          <w:lang w:val="es-BO"/>
        </w:rPr>
        <w:t xml:space="preserve"> </w:t>
      </w:r>
      <w:r>
        <w:rPr>
          <w:rFonts w:ascii="Arial Narrow" w:hAnsi="Arial Narrow"/>
          <w:bCs/>
          <w:sz w:val="22"/>
          <w:szCs w:val="22"/>
          <w:lang w:val="es-BO"/>
        </w:rPr>
        <w:t>institutos</w:t>
      </w:r>
      <w:r w:rsidRPr="008A4C62">
        <w:rPr>
          <w:rFonts w:ascii="Arial Narrow" w:hAnsi="Arial Narrow"/>
          <w:bCs/>
          <w:sz w:val="22"/>
          <w:szCs w:val="22"/>
          <w:lang w:val="es-BO"/>
        </w:rPr>
        <w:t xml:space="preserve"> de investigación</w:t>
      </w:r>
      <w:r w:rsidR="00124882">
        <w:rPr>
          <w:rFonts w:ascii="Arial Narrow" w:hAnsi="Arial Narrow"/>
          <w:bCs/>
          <w:sz w:val="22"/>
          <w:szCs w:val="22"/>
          <w:lang w:val="es-BO"/>
        </w:rPr>
        <w:t xml:space="preserve">. A </w:t>
      </w:r>
      <w:r w:rsidR="00124882" w:rsidRPr="00124882">
        <w:rPr>
          <w:rFonts w:ascii="Arial Narrow" w:hAnsi="Arial Narrow"/>
          <w:bCs/>
          <w:sz w:val="22"/>
          <w:szCs w:val="22"/>
          <w:lang w:val="es-BO"/>
        </w:rPr>
        <w:t>diferencia de otros criterios de diferenciación (como tamaño o sector), la colaboración introduce una lógica relacional, donde el beneficio no depende únicamente de las características de la empresa, sino de su capacidad de articularse con otros actores.</w:t>
      </w:r>
    </w:p>
    <w:p w14:paraId="4DDDA2EA" w14:textId="77777777" w:rsidR="0018753B" w:rsidRDefault="0018753B" w:rsidP="00A81B17">
      <w:pPr>
        <w:jc w:val="both"/>
        <w:rPr>
          <w:rFonts w:ascii="Arial Narrow" w:hAnsi="Arial Narrow"/>
          <w:bCs/>
          <w:sz w:val="22"/>
          <w:szCs w:val="22"/>
          <w:lang w:val="es-BO"/>
        </w:rPr>
      </w:pPr>
    </w:p>
    <w:p w14:paraId="1A2C69AC" w14:textId="5C0C2BAB" w:rsidR="00377731" w:rsidRDefault="00EC4F91" w:rsidP="00A81B17">
      <w:pPr>
        <w:jc w:val="both"/>
        <w:rPr>
          <w:rFonts w:ascii="Arial Narrow" w:hAnsi="Arial Narrow" w:cs="Arial"/>
          <w:sz w:val="22"/>
          <w:szCs w:val="22"/>
          <w:lang w:val="es-BO"/>
        </w:rPr>
      </w:pPr>
      <w:del w:id="426" w:author="Stagno Izaguirre, Daniel Alejandro" w:date="2026-06-18T11:54:00Z" w16du:dateUtc="2026-06-18T16:54:00Z">
        <w:r w:rsidDel="00EA516C">
          <w:rPr>
            <w:rFonts w:ascii="Arial Narrow" w:hAnsi="Arial Narrow"/>
            <w:bCs/>
            <w:sz w:val="22"/>
            <w:szCs w:val="22"/>
            <w:lang w:val="es-BO"/>
          </w:rPr>
          <w:delText>Y</w:delText>
        </w:r>
        <w:r w:rsidR="0018753B" w:rsidRPr="0018753B" w:rsidDel="00EA516C">
          <w:rPr>
            <w:rFonts w:ascii="Arial Narrow" w:hAnsi="Arial Narrow"/>
            <w:bCs/>
            <w:sz w:val="22"/>
            <w:szCs w:val="22"/>
            <w:lang w:val="es-BO"/>
          </w:rPr>
          <w:delText>a hacia 2015</w:delText>
        </w:r>
      </w:del>
      <w:ins w:id="427" w:author="Stagno Izaguirre, Daniel Alejandro" w:date="2026-06-18T11:54:00Z" w16du:dateUtc="2026-06-18T16:54:00Z">
        <w:r w:rsidR="00EA516C">
          <w:rPr>
            <w:rFonts w:ascii="Arial Narrow" w:hAnsi="Arial Narrow"/>
            <w:bCs/>
            <w:sz w:val="22"/>
            <w:szCs w:val="22"/>
            <w:lang w:val="es-BO"/>
          </w:rPr>
          <w:t>Por más de una década,</w:t>
        </w:r>
      </w:ins>
      <w:r w:rsidR="0018753B" w:rsidRPr="0018753B">
        <w:rPr>
          <w:rFonts w:ascii="Arial Narrow" w:hAnsi="Arial Narrow"/>
          <w:bCs/>
          <w:sz w:val="22"/>
          <w:szCs w:val="22"/>
          <w:lang w:val="es-BO"/>
        </w:rPr>
        <w:t xml:space="preserve"> al menos seis países de la OCDE </w:t>
      </w:r>
      <w:del w:id="428" w:author="Stagno Izaguirre, Daniel Alejandro" w:date="2026-06-18T11:54:00Z" w16du:dateUtc="2026-06-18T16:54:00Z">
        <w:r w:rsidR="0018753B" w:rsidRPr="0018753B" w:rsidDel="00EA516C">
          <w:rPr>
            <w:rFonts w:ascii="Arial Narrow" w:hAnsi="Arial Narrow"/>
            <w:bCs/>
            <w:sz w:val="22"/>
            <w:szCs w:val="22"/>
            <w:lang w:val="es-BO"/>
          </w:rPr>
          <w:delText xml:space="preserve">contaban con </w:delText>
        </w:r>
      </w:del>
      <w:ins w:id="429" w:author="Stagno Izaguirre, Daniel Alejandro" w:date="2026-06-18T11:54:00Z" w16du:dateUtc="2026-06-18T16:54:00Z">
        <w:r w:rsidR="00EA516C">
          <w:rPr>
            <w:rFonts w:ascii="Arial Narrow" w:hAnsi="Arial Narrow"/>
            <w:bCs/>
            <w:sz w:val="22"/>
            <w:szCs w:val="22"/>
            <w:lang w:val="es-BO"/>
          </w:rPr>
          <w:t xml:space="preserve">han implementado </w:t>
        </w:r>
      </w:ins>
      <w:r w:rsidR="0018753B" w:rsidRPr="0018753B">
        <w:rPr>
          <w:rFonts w:ascii="Arial Narrow" w:hAnsi="Arial Narrow"/>
          <w:bCs/>
          <w:sz w:val="22"/>
          <w:szCs w:val="22"/>
          <w:lang w:val="es-BO"/>
        </w:rPr>
        <w:t>incentivos fiscales específicos para proyectos colaborativos en I+D</w:t>
      </w:r>
      <w:r w:rsidR="00507D3D">
        <w:rPr>
          <w:rFonts w:ascii="Arial Narrow" w:hAnsi="Arial Narrow"/>
          <w:bCs/>
          <w:sz w:val="22"/>
          <w:szCs w:val="22"/>
          <w:lang w:val="es-BO"/>
        </w:rPr>
        <w:t xml:space="preserve"> </w:t>
      </w:r>
      <w:sdt>
        <w:sdtPr>
          <w:rPr>
            <w:rFonts w:ascii="Arial Narrow" w:hAnsi="Arial Narrow" w:cs="Arial"/>
            <w:sz w:val="22"/>
            <w:szCs w:val="22"/>
            <w:lang w:val="es-BO"/>
          </w:rPr>
          <w:id w:val="-1198005954"/>
          <w:citation/>
        </w:sdtPr>
        <w:sdtEndPr/>
        <w:sdtContent>
          <w:r w:rsidR="00CC20A7">
            <w:rPr>
              <w:rFonts w:ascii="Arial Narrow" w:hAnsi="Arial Narrow" w:cs="Arial"/>
              <w:sz w:val="22"/>
              <w:szCs w:val="22"/>
              <w:lang w:val="es-BO"/>
            </w:rPr>
            <w:fldChar w:fldCharType="begin"/>
          </w:r>
          <w:r w:rsidR="00CC20A7">
            <w:rPr>
              <w:rFonts w:ascii="Arial Narrow" w:hAnsi="Arial Narrow" w:cs="Arial"/>
              <w:sz w:val="22"/>
              <w:szCs w:val="22"/>
              <w:lang w:val="es-BO"/>
            </w:rPr>
            <w:instrText xml:space="preserve"> CITATION App16 \l 16394 </w:instrText>
          </w:r>
          <w:r w:rsidR="00CC20A7">
            <w:rPr>
              <w:rFonts w:ascii="Arial Narrow" w:hAnsi="Arial Narrow" w:cs="Arial"/>
              <w:sz w:val="22"/>
              <w:szCs w:val="22"/>
              <w:lang w:val="es-BO"/>
            </w:rPr>
            <w:fldChar w:fldCharType="separate"/>
          </w:r>
          <w:r w:rsidR="00CC20A7">
            <w:rPr>
              <w:rFonts w:ascii="Arial Narrow" w:hAnsi="Arial Narrow" w:cs="Arial"/>
              <w:noProof/>
              <w:sz w:val="22"/>
              <w:szCs w:val="22"/>
              <w:lang w:val="es-BO"/>
            </w:rPr>
            <w:t xml:space="preserve"> </w:t>
          </w:r>
          <w:r w:rsidR="00CC20A7" w:rsidRPr="00673B33">
            <w:rPr>
              <w:rFonts w:ascii="Arial Narrow" w:hAnsi="Arial Narrow" w:cs="Arial"/>
              <w:noProof/>
              <w:sz w:val="22"/>
              <w:szCs w:val="22"/>
              <w:lang w:val="es-BO"/>
            </w:rPr>
            <w:t>(Appelt, S. et al., 2016)</w:t>
          </w:r>
          <w:r w:rsidR="00CC20A7">
            <w:rPr>
              <w:rFonts w:ascii="Arial Narrow" w:hAnsi="Arial Narrow" w:cs="Arial"/>
              <w:sz w:val="22"/>
              <w:szCs w:val="22"/>
              <w:lang w:val="es-BO"/>
            </w:rPr>
            <w:fldChar w:fldCharType="end"/>
          </w:r>
        </w:sdtContent>
      </w:sdt>
      <w:r w:rsidR="00CC20A7" w:rsidRPr="00703ECE">
        <w:rPr>
          <w:rFonts w:ascii="Arial Narrow" w:hAnsi="Arial Narrow" w:cs="Arial"/>
          <w:sz w:val="22"/>
          <w:szCs w:val="22"/>
          <w:lang w:val="es-BO"/>
        </w:rPr>
        <w:t>.</w:t>
      </w:r>
      <w:r w:rsidR="00C23A07">
        <w:rPr>
          <w:rFonts w:ascii="Arial Narrow" w:hAnsi="Arial Narrow" w:cs="Arial"/>
          <w:sz w:val="22"/>
          <w:szCs w:val="22"/>
          <w:lang w:val="es-BO"/>
        </w:rPr>
        <w:t xml:space="preserve"> </w:t>
      </w:r>
      <w:r w:rsidR="001B78D8" w:rsidRPr="00703ECE">
        <w:rPr>
          <w:rFonts w:ascii="Arial Narrow" w:hAnsi="Arial Narrow" w:cs="Arial"/>
          <w:sz w:val="22"/>
          <w:szCs w:val="22"/>
          <w:lang w:val="es-BO"/>
        </w:rPr>
        <w:t>Estos esquemas s</w:t>
      </w:r>
      <w:ins w:id="430" w:author="Stagno Izaguirre, Daniel Alejandro" w:date="2026-06-18T11:58:00Z" w16du:dateUtc="2026-06-18T16:58:00Z">
        <w:r w:rsidR="002B26A5">
          <w:rPr>
            <w:rFonts w:ascii="Arial Narrow" w:hAnsi="Arial Narrow" w:cs="Arial"/>
            <w:sz w:val="22"/>
            <w:szCs w:val="22"/>
            <w:lang w:val="es-BO"/>
          </w:rPr>
          <w:t>uel</w:t>
        </w:r>
      </w:ins>
      <w:r w:rsidR="001B78D8" w:rsidRPr="00703ECE">
        <w:rPr>
          <w:rFonts w:ascii="Arial Narrow" w:hAnsi="Arial Narrow" w:cs="Arial"/>
          <w:sz w:val="22"/>
          <w:szCs w:val="22"/>
          <w:lang w:val="es-BO"/>
        </w:rPr>
        <w:t>e</w:t>
      </w:r>
      <w:ins w:id="431" w:author="Stagno Izaguirre, Daniel Alejandro" w:date="2026-06-18T11:58:00Z" w16du:dateUtc="2026-06-18T16:58:00Z">
        <w:r w:rsidR="002B26A5">
          <w:rPr>
            <w:rFonts w:ascii="Arial Narrow" w:hAnsi="Arial Narrow" w:cs="Arial"/>
            <w:sz w:val="22"/>
            <w:szCs w:val="22"/>
            <w:lang w:val="es-BO"/>
          </w:rPr>
          <w:t>n</w:t>
        </w:r>
      </w:ins>
      <w:r w:rsidR="001B78D8" w:rsidRPr="00703ECE">
        <w:rPr>
          <w:rFonts w:ascii="Arial Narrow" w:hAnsi="Arial Narrow" w:cs="Arial"/>
          <w:sz w:val="22"/>
          <w:szCs w:val="22"/>
          <w:lang w:val="es-BO"/>
        </w:rPr>
        <w:t xml:space="preserve"> justifica</w:t>
      </w:r>
      <w:ins w:id="432" w:author="Stagno Izaguirre, Daniel Alejandro" w:date="2026-06-18T11:58:00Z" w16du:dateUtc="2026-06-18T16:58:00Z">
        <w:r w:rsidR="002B26A5">
          <w:rPr>
            <w:rFonts w:ascii="Arial Narrow" w:hAnsi="Arial Narrow" w:cs="Arial"/>
            <w:sz w:val="22"/>
            <w:szCs w:val="22"/>
            <w:lang w:val="es-BO"/>
          </w:rPr>
          <w:t>rse</w:t>
        </w:r>
      </w:ins>
      <w:del w:id="433" w:author="Stagno Izaguirre, Daniel Alejandro" w:date="2026-06-18T11:58:00Z" w16du:dateUtc="2026-06-18T16:58:00Z">
        <w:r w:rsidR="001B78D8" w:rsidRPr="00703ECE" w:rsidDel="002B26A5">
          <w:rPr>
            <w:rFonts w:ascii="Arial Narrow" w:hAnsi="Arial Narrow" w:cs="Arial"/>
            <w:sz w:val="22"/>
            <w:szCs w:val="22"/>
            <w:lang w:val="es-BO"/>
          </w:rPr>
          <w:delText>n</w:delText>
        </w:r>
      </w:del>
      <w:r w:rsidR="001B78D8" w:rsidRPr="00703ECE">
        <w:rPr>
          <w:rFonts w:ascii="Arial Narrow" w:hAnsi="Arial Narrow" w:cs="Arial"/>
          <w:sz w:val="22"/>
          <w:szCs w:val="22"/>
          <w:lang w:val="es-BO"/>
        </w:rPr>
        <w:t xml:space="preserve"> por su potencial </w:t>
      </w:r>
      <w:ins w:id="434" w:author="Stagno Izaguirre, Daniel Alejandro" w:date="2026-06-18T11:58:00Z" w16du:dateUtc="2026-06-18T16:58:00Z">
        <w:r w:rsidR="00D52894">
          <w:rPr>
            <w:rFonts w:ascii="Arial Narrow" w:hAnsi="Arial Narrow" w:cs="Arial"/>
            <w:sz w:val="22"/>
            <w:szCs w:val="22"/>
            <w:lang w:val="es-BO"/>
          </w:rPr>
          <w:t xml:space="preserve"> de </w:t>
        </w:r>
      </w:ins>
      <w:ins w:id="435" w:author="Stagno Izaguirre, Daniel Alejandro" w:date="2026-06-18T11:59:00Z" w16du:dateUtc="2026-06-18T16:59:00Z">
        <w:r w:rsidR="00D52894">
          <w:rPr>
            <w:rFonts w:ascii="Arial Narrow" w:hAnsi="Arial Narrow" w:cs="Arial"/>
            <w:sz w:val="22"/>
            <w:szCs w:val="22"/>
            <w:lang w:val="es-BO"/>
          </w:rPr>
          <w:t xml:space="preserve">conectar a las empresas </w:t>
        </w:r>
      </w:ins>
      <w:del w:id="436" w:author="Stagno Izaguirre, Daniel Alejandro" w:date="2026-06-18T11:59:00Z" w16du:dateUtc="2026-06-18T16:59:00Z">
        <w:r w:rsidR="001B78D8" w:rsidRPr="00703ECE" w:rsidDel="00D52894">
          <w:rPr>
            <w:rFonts w:ascii="Arial Narrow" w:hAnsi="Arial Narrow" w:cs="Arial"/>
            <w:sz w:val="22"/>
            <w:szCs w:val="22"/>
            <w:lang w:val="es-BO"/>
          </w:rPr>
          <w:delText xml:space="preserve">conexión </w:delText>
        </w:r>
      </w:del>
      <w:r w:rsidR="001B78D8" w:rsidRPr="00703ECE">
        <w:rPr>
          <w:rFonts w:ascii="Arial Narrow" w:hAnsi="Arial Narrow" w:cs="Arial"/>
          <w:sz w:val="22"/>
          <w:szCs w:val="22"/>
          <w:lang w:val="es-BO"/>
        </w:rPr>
        <w:t xml:space="preserve">con la investigación básica, </w:t>
      </w:r>
      <w:del w:id="437" w:author="Stagno Izaguirre, Daniel Alejandro" w:date="2026-06-18T11:59:00Z" w16du:dateUtc="2026-06-18T16:59:00Z">
        <w:r w:rsidR="001B78D8" w:rsidRPr="00703ECE" w:rsidDel="00D52894">
          <w:rPr>
            <w:rFonts w:ascii="Arial Narrow" w:hAnsi="Arial Narrow" w:cs="Arial"/>
            <w:sz w:val="22"/>
            <w:szCs w:val="22"/>
            <w:lang w:val="es-BO"/>
          </w:rPr>
          <w:delText>lo que puede generar</w:delText>
        </w:r>
      </w:del>
      <w:ins w:id="438" w:author="Stagno Izaguirre, Daniel Alejandro" w:date="2026-06-18T11:59:00Z" w16du:dateUtc="2026-06-18T16:59:00Z">
        <w:r w:rsidR="00D52894">
          <w:rPr>
            <w:rFonts w:ascii="Arial Narrow" w:hAnsi="Arial Narrow" w:cs="Arial"/>
            <w:sz w:val="22"/>
            <w:szCs w:val="22"/>
            <w:lang w:val="es-BO"/>
          </w:rPr>
          <w:t xml:space="preserve">y a través de esto, </w:t>
        </w:r>
        <w:r w:rsidR="00D2136F">
          <w:rPr>
            <w:rFonts w:ascii="Arial Narrow" w:hAnsi="Arial Narrow" w:cs="Arial"/>
            <w:sz w:val="22"/>
            <w:szCs w:val="22"/>
            <w:lang w:val="es-BO"/>
          </w:rPr>
          <w:t>promover</w:t>
        </w:r>
      </w:ins>
      <w:r w:rsidR="001B78D8" w:rsidRPr="00703ECE">
        <w:rPr>
          <w:rFonts w:ascii="Arial Narrow" w:hAnsi="Arial Narrow" w:cs="Arial"/>
          <w:sz w:val="22"/>
          <w:szCs w:val="22"/>
          <w:lang w:val="es-BO"/>
        </w:rPr>
        <w:t xml:space="preserve"> innovaciones disruptivas</w:t>
      </w:r>
      <w:ins w:id="439" w:author="Stagno Izaguirre, Daniel Alejandro" w:date="2026-06-18T11:59:00Z" w16du:dateUtc="2026-06-18T16:59:00Z">
        <w:r w:rsidR="00D2136F">
          <w:rPr>
            <w:rFonts w:ascii="Arial Narrow" w:hAnsi="Arial Narrow" w:cs="Arial"/>
            <w:sz w:val="22"/>
            <w:szCs w:val="22"/>
            <w:lang w:val="es-BO"/>
          </w:rPr>
          <w:t>, el desarrollo de tecn</w:t>
        </w:r>
      </w:ins>
      <w:ins w:id="440" w:author="Stagno Izaguirre, Daniel Alejandro" w:date="2026-06-18T12:00:00Z" w16du:dateUtc="2026-06-18T17:00:00Z">
        <w:r w:rsidR="00D2136F">
          <w:rPr>
            <w:rFonts w:ascii="Arial Narrow" w:hAnsi="Arial Narrow" w:cs="Arial"/>
            <w:sz w:val="22"/>
            <w:szCs w:val="22"/>
            <w:lang w:val="es-BO"/>
          </w:rPr>
          <w:t>ologías profundas</w:t>
        </w:r>
      </w:ins>
      <w:r w:rsidR="001B78D8" w:rsidRPr="00703ECE">
        <w:rPr>
          <w:rFonts w:ascii="Arial Narrow" w:hAnsi="Arial Narrow" w:cs="Arial"/>
          <w:sz w:val="22"/>
          <w:szCs w:val="22"/>
          <w:lang w:val="es-BO"/>
        </w:rPr>
        <w:t xml:space="preserve"> y </w:t>
      </w:r>
      <w:del w:id="441" w:author="Stagno Izaguirre, Daniel Alejandro" w:date="2026-06-18T12:00:00Z" w16du:dateUtc="2026-06-18T17:00:00Z">
        <w:r w:rsidR="001B78D8" w:rsidRPr="00703ECE" w:rsidDel="00681378">
          <w:rPr>
            <w:rFonts w:ascii="Arial Narrow" w:hAnsi="Arial Narrow" w:cs="Arial"/>
            <w:sz w:val="22"/>
            <w:szCs w:val="22"/>
            <w:lang w:val="es-BO"/>
          </w:rPr>
          <w:delText xml:space="preserve">externalidades positivas, además de </w:delText>
        </w:r>
      </w:del>
      <w:r w:rsidR="001B78D8" w:rsidRPr="00703ECE">
        <w:rPr>
          <w:rFonts w:ascii="Arial Narrow" w:hAnsi="Arial Narrow" w:cs="Arial"/>
          <w:sz w:val="22"/>
          <w:szCs w:val="22"/>
          <w:lang w:val="es-BO"/>
        </w:rPr>
        <w:t xml:space="preserve">contribuir a superar </w:t>
      </w:r>
      <w:del w:id="442" w:author="Stagno Izaguirre, Daniel Alejandro" w:date="2026-06-18T11:53:00Z" w16du:dateUtc="2026-06-18T16:53:00Z">
        <w:r w:rsidR="001B78D8" w:rsidRPr="00703ECE" w:rsidDel="00BC2222">
          <w:rPr>
            <w:rFonts w:ascii="Arial Narrow" w:hAnsi="Arial Narrow" w:cs="Arial"/>
            <w:sz w:val="22"/>
            <w:szCs w:val="22"/>
            <w:lang w:val="es-BO"/>
          </w:rPr>
          <w:delText>barreras informativas</w:delText>
        </w:r>
      </w:del>
      <w:ins w:id="443" w:author="Stagno Izaguirre, Daniel Alejandro" w:date="2026-06-18T12:02:00Z" w16du:dateUtc="2026-06-18T17:02:00Z">
        <w:r w:rsidR="00FC5C76">
          <w:rPr>
            <w:rFonts w:ascii="Arial Narrow" w:hAnsi="Arial Narrow" w:cs="Arial"/>
            <w:sz w:val="22"/>
            <w:szCs w:val="22"/>
            <w:lang w:val="es-BO"/>
          </w:rPr>
          <w:t>barreras</w:t>
        </w:r>
      </w:ins>
      <w:ins w:id="444" w:author="Stagno Izaguirre, Daniel Alejandro" w:date="2026-06-18T11:54:00Z" w16du:dateUtc="2026-06-18T16:54:00Z">
        <w:r w:rsidR="00BC2222">
          <w:rPr>
            <w:rFonts w:ascii="Arial Narrow" w:hAnsi="Arial Narrow" w:cs="Arial"/>
            <w:sz w:val="22"/>
            <w:szCs w:val="22"/>
            <w:lang w:val="es-BO"/>
          </w:rPr>
          <w:t xml:space="preserve"> de </w:t>
        </w:r>
        <w:r w:rsidR="00EA516C">
          <w:rPr>
            <w:rFonts w:ascii="Arial Narrow" w:hAnsi="Arial Narrow" w:cs="Arial"/>
            <w:sz w:val="22"/>
            <w:szCs w:val="22"/>
            <w:lang w:val="es-BO"/>
          </w:rPr>
          <w:t>información que frenan</w:t>
        </w:r>
      </w:ins>
      <w:r w:rsidR="001B78D8" w:rsidRPr="00703ECE">
        <w:rPr>
          <w:rFonts w:ascii="Arial Narrow" w:hAnsi="Arial Narrow" w:cs="Arial"/>
          <w:sz w:val="22"/>
          <w:szCs w:val="22"/>
          <w:lang w:val="es-BO"/>
        </w:rPr>
        <w:t xml:space="preserve"> </w:t>
      </w:r>
      <w:del w:id="445" w:author="Stagno Izaguirre, Daniel Alejandro" w:date="2026-06-18T11:54:00Z" w16du:dateUtc="2026-06-18T16:54:00Z">
        <w:r w:rsidR="001B78D8" w:rsidRPr="00703ECE" w:rsidDel="00EA516C">
          <w:rPr>
            <w:rFonts w:ascii="Arial Narrow" w:hAnsi="Arial Narrow" w:cs="Arial"/>
            <w:sz w:val="22"/>
            <w:szCs w:val="22"/>
            <w:lang w:val="es-BO"/>
          </w:rPr>
          <w:delText xml:space="preserve">en </w:delText>
        </w:r>
      </w:del>
      <w:r w:rsidR="001B78D8" w:rsidRPr="00703ECE">
        <w:rPr>
          <w:rFonts w:ascii="Arial Narrow" w:hAnsi="Arial Narrow" w:cs="Arial"/>
          <w:sz w:val="22"/>
          <w:szCs w:val="22"/>
          <w:lang w:val="es-BO"/>
        </w:rPr>
        <w:t xml:space="preserve">la difusión </w:t>
      </w:r>
      <w:ins w:id="446" w:author="Stagno Izaguirre, Daniel Alejandro" w:date="2026-06-18T12:02:00Z" w16du:dateUtc="2026-06-18T17:02:00Z">
        <w:r w:rsidR="00FC5C76">
          <w:rPr>
            <w:rFonts w:ascii="Arial Narrow" w:hAnsi="Arial Narrow" w:cs="Arial"/>
            <w:sz w:val="22"/>
            <w:szCs w:val="22"/>
            <w:lang w:val="es-BO"/>
          </w:rPr>
          <w:t xml:space="preserve">y uso </w:t>
        </w:r>
      </w:ins>
      <w:r w:rsidR="001B78D8" w:rsidRPr="00703ECE">
        <w:rPr>
          <w:rFonts w:ascii="Arial Narrow" w:hAnsi="Arial Narrow" w:cs="Arial"/>
          <w:sz w:val="22"/>
          <w:szCs w:val="22"/>
          <w:lang w:val="es-BO"/>
        </w:rPr>
        <w:t>del conocimiento</w:t>
      </w:r>
      <w:ins w:id="447" w:author="Stagno Izaguirre, Daniel Alejandro" w:date="2026-06-18T12:02:00Z" w16du:dateUtc="2026-06-18T17:02:00Z">
        <w:r w:rsidR="00FC5C76">
          <w:rPr>
            <w:rFonts w:ascii="Arial Narrow" w:hAnsi="Arial Narrow" w:cs="Arial"/>
            <w:sz w:val="22"/>
            <w:szCs w:val="22"/>
            <w:lang w:val="es-BO"/>
          </w:rPr>
          <w:t xml:space="preserve"> científico</w:t>
        </w:r>
      </w:ins>
      <w:r w:rsidR="001B78D8" w:rsidRPr="00703ECE">
        <w:rPr>
          <w:rFonts w:ascii="Arial Narrow" w:hAnsi="Arial Narrow" w:cs="Arial"/>
          <w:sz w:val="22"/>
          <w:szCs w:val="22"/>
          <w:lang w:val="es-BO"/>
        </w:rPr>
        <w:t>.</w:t>
      </w:r>
      <w:r>
        <w:rPr>
          <w:rFonts w:ascii="Arial Narrow" w:hAnsi="Arial Narrow" w:cs="Arial"/>
          <w:sz w:val="22"/>
          <w:szCs w:val="22"/>
          <w:lang w:val="es-BO"/>
        </w:rPr>
        <w:t xml:space="preserve"> </w:t>
      </w:r>
    </w:p>
    <w:p w14:paraId="0B894121" w14:textId="77777777" w:rsidR="00EC4F91" w:rsidRDefault="00EC4F91" w:rsidP="00A81B17">
      <w:pPr>
        <w:jc w:val="both"/>
        <w:rPr>
          <w:rFonts w:ascii="Arial Narrow" w:hAnsi="Arial Narrow" w:cs="Arial"/>
          <w:sz w:val="22"/>
          <w:szCs w:val="22"/>
          <w:lang w:val="es-BO"/>
        </w:rPr>
      </w:pPr>
    </w:p>
    <w:p w14:paraId="70A44DF6" w14:textId="6FF88B00" w:rsidR="00EC4F91" w:rsidRPr="004061F1" w:rsidRDefault="00EC4F91" w:rsidP="00EF17D9">
      <w:pPr>
        <w:jc w:val="both"/>
        <w:rPr>
          <w:rFonts w:ascii="Arial Narrow" w:hAnsi="Arial Narrow"/>
          <w:bCs/>
          <w:sz w:val="22"/>
          <w:szCs w:val="22"/>
          <w:lang w:val="es-BO"/>
        </w:rPr>
      </w:pPr>
      <w:del w:id="448" w:author="Stagno Izaguirre, Daniel Alejandro" w:date="2026-06-18T12:03:00Z" w16du:dateUtc="2026-06-18T17:03:00Z">
        <w:r w:rsidRPr="00EC4F91" w:rsidDel="008B563D">
          <w:rPr>
            <w:rFonts w:ascii="Arial Narrow" w:hAnsi="Arial Narrow"/>
            <w:bCs/>
            <w:sz w:val="22"/>
            <w:szCs w:val="22"/>
            <w:lang w:val="es-BO"/>
          </w:rPr>
          <w:delText xml:space="preserve">En los seis países analizados </w:delText>
        </w:r>
      </w:del>
      <w:del w:id="449" w:author="Stagno Izaguirre, Daniel Alejandro" w:date="2026-06-18T12:02:00Z" w16du:dateUtc="2026-06-18T17:02:00Z">
        <w:r w:rsidRPr="00EC4F91" w:rsidDel="00FC5C76">
          <w:rPr>
            <w:rFonts w:ascii="Arial Narrow" w:hAnsi="Arial Narrow"/>
            <w:bCs/>
            <w:sz w:val="22"/>
            <w:szCs w:val="22"/>
            <w:lang w:val="es-BO"/>
          </w:rPr>
          <w:delText xml:space="preserve">(Brasil, Francia, España, Portugal, Chile y Colombia), </w:delText>
        </w:r>
        <w:r w:rsidRPr="00EC4F91" w:rsidDel="008B563D">
          <w:rPr>
            <w:rFonts w:ascii="Arial Narrow" w:hAnsi="Arial Narrow"/>
            <w:bCs/>
            <w:sz w:val="22"/>
            <w:szCs w:val="22"/>
            <w:lang w:val="es-BO"/>
          </w:rPr>
          <w:delText>la incorporación de</w:delText>
        </w:r>
      </w:del>
      <w:ins w:id="450" w:author="Stagno Izaguirre, Daniel Alejandro" w:date="2026-06-18T12:02:00Z" w16du:dateUtc="2026-06-18T17:02:00Z">
        <w:r w:rsidR="008B563D">
          <w:rPr>
            <w:rFonts w:ascii="Arial Narrow" w:hAnsi="Arial Narrow"/>
            <w:bCs/>
            <w:sz w:val="22"/>
            <w:szCs w:val="22"/>
            <w:lang w:val="es-BO"/>
          </w:rPr>
          <w:t>El uso de</w:t>
        </w:r>
      </w:ins>
      <w:r w:rsidRPr="00EC4F91">
        <w:rPr>
          <w:rFonts w:ascii="Arial Narrow" w:hAnsi="Arial Narrow"/>
          <w:bCs/>
          <w:sz w:val="22"/>
          <w:szCs w:val="22"/>
          <w:lang w:val="es-BO"/>
        </w:rPr>
        <w:t xml:space="preserve"> la colaboración como criterio de diferenciación es heterogénea y aún incipiente</w:t>
      </w:r>
      <w:ins w:id="451" w:author="Stagno Izaguirre, Daniel Alejandro" w:date="2026-06-18T12:03:00Z" w16du:dateUtc="2026-06-18T17:03:00Z">
        <w:r w:rsidR="008B563D">
          <w:rPr>
            <w:rFonts w:ascii="Arial Narrow" w:hAnsi="Arial Narrow"/>
            <w:bCs/>
            <w:sz w:val="22"/>
            <w:szCs w:val="22"/>
            <w:lang w:val="es-BO"/>
          </w:rPr>
          <w:t xml:space="preserve"> e</w:t>
        </w:r>
        <w:r w:rsidR="008B563D" w:rsidRPr="00EC4F91">
          <w:rPr>
            <w:rFonts w:ascii="Arial Narrow" w:hAnsi="Arial Narrow"/>
            <w:bCs/>
            <w:sz w:val="22"/>
            <w:szCs w:val="22"/>
            <w:lang w:val="es-BO"/>
          </w:rPr>
          <w:t>n los seis países analizados</w:t>
        </w:r>
      </w:ins>
      <w:r w:rsidRPr="00EC4F91">
        <w:rPr>
          <w:rFonts w:ascii="Arial Narrow" w:hAnsi="Arial Narrow"/>
          <w:bCs/>
          <w:sz w:val="22"/>
          <w:szCs w:val="22"/>
          <w:lang w:val="es-BO"/>
        </w:rPr>
        <w:t>.</w:t>
      </w:r>
      <w:r w:rsidR="00F541FE">
        <w:rPr>
          <w:rFonts w:ascii="Arial Narrow" w:hAnsi="Arial Narrow"/>
          <w:bCs/>
          <w:sz w:val="22"/>
          <w:szCs w:val="22"/>
          <w:lang w:val="es-BO"/>
        </w:rPr>
        <w:t xml:space="preserve"> </w:t>
      </w:r>
      <w:r w:rsidR="004061F1">
        <w:rPr>
          <w:rFonts w:ascii="Arial Narrow" w:hAnsi="Arial Narrow"/>
          <w:bCs/>
          <w:sz w:val="22"/>
          <w:szCs w:val="22"/>
          <w:lang w:val="es-BO"/>
        </w:rPr>
        <w:t>Colombia</w:t>
      </w:r>
      <w:r w:rsidR="00F541FE" w:rsidRPr="00F541FE">
        <w:rPr>
          <w:rFonts w:ascii="Arial Narrow" w:hAnsi="Arial Narrow"/>
          <w:bCs/>
          <w:sz w:val="22"/>
          <w:szCs w:val="22"/>
          <w:lang w:val="es-BO"/>
        </w:rPr>
        <w:t xml:space="preserve"> representa uno de los casos más claros de integración de la colaboración en el diseño del incentivo:</w:t>
      </w:r>
      <w:r w:rsidR="00AB037D">
        <w:rPr>
          <w:rFonts w:ascii="Arial Narrow" w:hAnsi="Arial Narrow"/>
          <w:bCs/>
          <w:sz w:val="22"/>
          <w:szCs w:val="22"/>
          <w:lang w:val="es-BO"/>
        </w:rPr>
        <w:t xml:space="preserve"> </w:t>
      </w:r>
      <w:ins w:id="452" w:author="Stagno Izaguirre, Daniel Alejandro" w:date="2026-06-18T12:03:00Z" w16du:dateUtc="2026-06-18T17:03:00Z">
        <w:r w:rsidR="00FF0A90">
          <w:rPr>
            <w:rFonts w:ascii="Arial Narrow" w:hAnsi="Arial Narrow"/>
            <w:bCs/>
            <w:sz w:val="22"/>
            <w:szCs w:val="22"/>
            <w:lang w:val="es-BO"/>
          </w:rPr>
          <w:t xml:space="preserve">el esquema colombiano </w:t>
        </w:r>
      </w:ins>
      <w:del w:id="453" w:author="Stagno Izaguirre, Daniel Alejandro" w:date="2026-06-18T12:03:00Z" w16du:dateUtc="2026-06-18T17:03:00Z">
        <w:r w:rsidR="00AB037D" w:rsidRPr="00AB037D" w:rsidDel="00FF0A90">
          <w:rPr>
            <w:rFonts w:ascii="Arial Narrow" w:hAnsi="Arial Narrow"/>
            <w:bCs/>
            <w:sz w:val="22"/>
            <w:szCs w:val="22"/>
            <w:lang w:val="es-BO"/>
          </w:rPr>
          <w:delText xml:space="preserve">Permite </w:delText>
        </w:r>
      </w:del>
      <w:ins w:id="454" w:author="Stagno Izaguirre, Daniel Alejandro" w:date="2026-06-18T12:03:00Z" w16du:dateUtc="2026-06-18T17:03:00Z">
        <w:r w:rsidR="00FF0A90">
          <w:rPr>
            <w:rFonts w:ascii="Arial Narrow" w:hAnsi="Arial Narrow"/>
            <w:bCs/>
            <w:sz w:val="22"/>
            <w:szCs w:val="22"/>
            <w:lang w:val="es-BO"/>
          </w:rPr>
          <w:t>p</w:t>
        </w:r>
        <w:r w:rsidR="00FF0A90" w:rsidRPr="00AB037D">
          <w:rPr>
            <w:rFonts w:ascii="Arial Narrow" w:hAnsi="Arial Narrow"/>
            <w:bCs/>
            <w:sz w:val="22"/>
            <w:szCs w:val="22"/>
            <w:lang w:val="es-BO"/>
          </w:rPr>
          <w:t xml:space="preserve">ermite </w:t>
        </w:r>
      </w:ins>
      <w:r w:rsidR="00AB037D" w:rsidRPr="00AB037D">
        <w:rPr>
          <w:rFonts w:ascii="Arial Narrow" w:hAnsi="Arial Narrow"/>
          <w:bCs/>
          <w:sz w:val="22"/>
          <w:szCs w:val="22"/>
          <w:lang w:val="es-BO"/>
        </w:rPr>
        <w:t xml:space="preserve">a las </w:t>
      </w:r>
      <w:r w:rsidR="00AB037D">
        <w:rPr>
          <w:rFonts w:ascii="Arial Narrow" w:hAnsi="Arial Narrow"/>
          <w:bCs/>
          <w:sz w:val="22"/>
          <w:szCs w:val="22"/>
          <w:lang w:val="es-BO"/>
        </w:rPr>
        <w:t xml:space="preserve">grandes </w:t>
      </w:r>
      <w:r w:rsidR="00AB037D" w:rsidRPr="00AB037D">
        <w:rPr>
          <w:rFonts w:ascii="Arial Narrow" w:hAnsi="Arial Narrow"/>
          <w:bCs/>
          <w:sz w:val="22"/>
          <w:szCs w:val="22"/>
          <w:lang w:val="es-BO"/>
        </w:rPr>
        <w:t xml:space="preserve">empresas acceder a un crédito fiscal de </w:t>
      </w:r>
      <w:commentRangeStart w:id="455"/>
      <w:r w:rsidR="00AB037D" w:rsidRPr="00AB037D">
        <w:rPr>
          <w:rFonts w:ascii="Arial Narrow" w:hAnsi="Arial Narrow"/>
          <w:bCs/>
          <w:sz w:val="22"/>
          <w:szCs w:val="22"/>
          <w:lang w:val="es-BO"/>
        </w:rPr>
        <w:t>hasta 50% de la inversión en I+D</w:t>
      </w:r>
      <w:r w:rsidR="00AB037D">
        <w:rPr>
          <w:rFonts w:ascii="Arial Narrow" w:hAnsi="Arial Narrow"/>
          <w:bCs/>
          <w:sz w:val="22"/>
          <w:szCs w:val="22"/>
          <w:lang w:val="es-BO"/>
        </w:rPr>
        <w:t xml:space="preserve"> c</w:t>
      </w:r>
      <w:r w:rsidR="00AB037D" w:rsidRPr="00AB037D">
        <w:rPr>
          <w:rFonts w:ascii="Arial Narrow" w:hAnsi="Arial Narrow"/>
          <w:bCs/>
          <w:sz w:val="22"/>
          <w:szCs w:val="22"/>
          <w:lang w:val="es-BO"/>
        </w:rPr>
        <w:t xml:space="preserve">ondicionado a que el proyecto sea ejecutado en colaboración con una </w:t>
      </w:r>
      <w:r w:rsidR="00011051" w:rsidRPr="00AB037D">
        <w:rPr>
          <w:rFonts w:ascii="Arial Narrow" w:hAnsi="Arial Narrow"/>
          <w:bCs/>
          <w:sz w:val="22"/>
          <w:szCs w:val="22"/>
          <w:lang w:val="es-BO"/>
        </w:rPr>
        <w:t>MiPyme</w:t>
      </w:r>
      <w:commentRangeEnd w:id="455"/>
      <w:r w:rsidR="0062064A" w:rsidRPr="00AB037D">
        <w:rPr>
          <w:rStyle w:val="CommentReference"/>
          <w:rFonts w:ascii="Arial Narrow" w:hAnsi="Arial Narrow"/>
          <w:bCs/>
          <w:sz w:val="22"/>
          <w:szCs w:val="22"/>
          <w:lang w:val="es-BO"/>
        </w:rPr>
        <w:commentReference w:id="455"/>
      </w:r>
      <w:del w:id="456" w:author="Stagno Izaguirre, Daniel Alejandro" w:date="2026-06-18T12:03:00Z" w16du:dateUtc="2026-06-18T17:03:00Z">
        <w:r w:rsidR="00011051" w:rsidRPr="00AB037D" w:rsidDel="00DE3CD6">
          <w:rPr>
            <w:rFonts w:ascii="Arial Narrow" w:hAnsi="Arial Narrow"/>
            <w:bCs/>
            <w:sz w:val="22"/>
            <w:szCs w:val="22"/>
            <w:lang w:val="es-BO"/>
          </w:rPr>
          <w:delText>s</w:delText>
        </w:r>
      </w:del>
      <w:r w:rsidR="00AB037D">
        <w:rPr>
          <w:rFonts w:ascii="Arial Narrow" w:hAnsi="Arial Narrow"/>
          <w:bCs/>
          <w:sz w:val="22"/>
          <w:szCs w:val="22"/>
          <w:lang w:val="es-BO"/>
        </w:rPr>
        <w:t xml:space="preserve">. </w:t>
      </w:r>
      <w:commentRangeStart w:id="457"/>
      <w:r w:rsidR="00AB037D">
        <w:rPr>
          <w:rFonts w:ascii="Arial Narrow" w:hAnsi="Arial Narrow"/>
          <w:bCs/>
          <w:sz w:val="22"/>
          <w:szCs w:val="22"/>
          <w:lang w:val="es-BO"/>
        </w:rPr>
        <w:t>El resto</w:t>
      </w:r>
      <w:r w:rsidR="006E5735">
        <w:rPr>
          <w:rFonts w:ascii="Arial Narrow" w:hAnsi="Arial Narrow"/>
          <w:bCs/>
          <w:sz w:val="22"/>
          <w:szCs w:val="22"/>
          <w:lang w:val="es-BO"/>
        </w:rPr>
        <w:t xml:space="preserve"> </w:t>
      </w:r>
      <w:r w:rsidR="00EF17D9">
        <w:rPr>
          <w:rFonts w:ascii="Arial Narrow" w:hAnsi="Arial Narrow"/>
          <w:bCs/>
          <w:sz w:val="22"/>
          <w:szCs w:val="22"/>
          <w:lang w:val="es-BO"/>
        </w:rPr>
        <w:t>n</w:t>
      </w:r>
      <w:r w:rsidR="00EF17D9" w:rsidRPr="00EF17D9">
        <w:rPr>
          <w:rFonts w:ascii="Arial Narrow" w:hAnsi="Arial Narrow"/>
          <w:bCs/>
          <w:sz w:val="22"/>
          <w:szCs w:val="22"/>
          <w:lang w:val="es-BO"/>
        </w:rPr>
        <w:t>o incorporan incentivos explícitos a la colaboración como eje central del diseño</w:t>
      </w:r>
      <w:r w:rsidR="00EF17D9">
        <w:rPr>
          <w:rFonts w:ascii="Arial Narrow" w:hAnsi="Arial Narrow"/>
          <w:bCs/>
          <w:sz w:val="22"/>
          <w:szCs w:val="22"/>
          <w:lang w:val="es-BO"/>
        </w:rPr>
        <w:t>, a</w:t>
      </w:r>
      <w:r w:rsidR="00EF17D9" w:rsidRPr="00EF17D9">
        <w:rPr>
          <w:rFonts w:ascii="Arial Narrow" w:hAnsi="Arial Narrow"/>
          <w:bCs/>
          <w:sz w:val="22"/>
          <w:szCs w:val="22"/>
          <w:lang w:val="es-BO"/>
        </w:rPr>
        <w:t>unque permiten subcontratación de I+D</w:t>
      </w:r>
      <w:r w:rsidR="006E5735">
        <w:rPr>
          <w:rFonts w:ascii="Arial Narrow" w:hAnsi="Arial Narrow"/>
          <w:bCs/>
          <w:sz w:val="22"/>
          <w:szCs w:val="22"/>
          <w:lang w:val="es-BO"/>
        </w:rPr>
        <w:t xml:space="preserve">. </w:t>
      </w:r>
      <w:commentRangeEnd w:id="457"/>
      <w:r w:rsidR="00D363BF" w:rsidRPr="004061F1">
        <w:rPr>
          <w:rStyle w:val="CommentReference"/>
          <w:rFonts w:ascii="Arial Narrow" w:hAnsi="Arial Narrow"/>
          <w:bCs/>
          <w:sz w:val="22"/>
          <w:szCs w:val="22"/>
          <w:lang w:val="es-BO"/>
        </w:rPr>
        <w:commentReference w:id="457"/>
      </w:r>
    </w:p>
    <w:p w14:paraId="07AC987B" w14:textId="77777777" w:rsidR="00B1049C" w:rsidRPr="00A81B17" w:rsidRDefault="00B1049C" w:rsidP="00A81B17">
      <w:pPr>
        <w:jc w:val="both"/>
        <w:rPr>
          <w:rFonts w:ascii="Arial Narrow" w:hAnsi="Arial Narrow"/>
          <w:b/>
          <w:sz w:val="22"/>
          <w:szCs w:val="22"/>
          <w:lang w:val="es-BO"/>
        </w:rPr>
      </w:pPr>
    </w:p>
    <w:p w14:paraId="24855835" w14:textId="57F8B039" w:rsidR="00CF0C97" w:rsidRPr="00AD6497" w:rsidRDefault="00AD6497" w:rsidP="00AD6497">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1.3 </w:t>
      </w:r>
      <w:r w:rsidR="00CF0C97" w:rsidRPr="00AD6497">
        <w:rPr>
          <w:rFonts w:ascii="Arial Narrow" w:hAnsi="Arial Narrow"/>
          <w:b/>
          <w:bCs/>
          <w:color w:val="000000" w:themeColor="text1"/>
          <w:lang w:val="es-ES"/>
        </w:rPr>
        <w:t xml:space="preserve">Actividades elegibles: ¿qué gastos califican para el incentivo </w:t>
      </w:r>
      <w:commentRangeStart w:id="458"/>
      <w:r w:rsidR="00CF0C97" w:rsidRPr="00086732">
        <w:rPr>
          <w:rFonts w:ascii="Arial Narrow" w:hAnsi="Arial Narrow"/>
          <w:b/>
          <w:bCs/>
          <w:strike/>
          <w:color w:val="000000" w:themeColor="text1"/>
          <w:highlight w:val="yellow"/>
          <w:lang w:val="es-ES"/>
          <w:rPrChange w:id="459" w:author="Stagno Izaguirre, Daniel Alejandro" w:date="2026-06-18T12:11:00Z" w16du:dateUtc="2026-06-18T17:11:00Z">
            <w:rPr>
              <w:rFonts w:ascii="Arial Narrow" w:hAnsi="Arial Narrow"/>
              <w:b/>
              <w:bCs/>
              <w:color w:val="000000" w:themeColor="text1"/>
              <w:lang w:val="es-ES"/>
            </w:rPr>
          </w:rPrChange>
        </w:rPr>
        <w:t>tributario</w:t>
      </w:r>
      <w:commentRangeEnd w:id="458"/>
      <w:r w:rsidR="00086732" w:rsidRPr="00086732">
        <w:rPr>
          <w:rStyle w:val="CommentReference"/>
          <w:rFonts w:ascii="Arial Narrow" w:hAnsi="Arial Narrow"/>
          <w:b/>
          <w:bCs/>
          <w:color w:val="000000" w:themeColor="text1"/>
          <w:sz w:val="24"/>
          <w:szCs w:val="24"/>
          <w:highlight w:val="yellow"/>
          <w:lang w:val="es-ES"/>
          <w:rPrChange w:id="460" w:author="Stagno Izaguirre, Daniel Alejandro" w:date="2026-06-18T12:11:00Z" w16du:dateUtc="2026-06-18T17:11:00Z">
            <w:rPr>
              <w:rStyle w:val="CommentReference"/>
              <w:rFonts w:ascii="Arial Narrow" w:hAnsi="Arial Narrow"/>
              <w:b/>
              <w:bCs/>
              <w:color w:val="000000" w:themeColor="text1"/>
              <w:sz w:val="24"/>
              <w:szCs w:val="24"/>
              <w:lang w:val="es-ES"/>
            </w:rPr>
          </w:rPrChange>
        </w:rPr>
        <w:commentReference w:id="458"/>
      </w:r>
      <w:ins w:id="461" w:author="Stagno Izaguirre, Daniel Alejandro" w:date="2026-06-18T12:11:00Z" w16du:dateUtc="2026-06-18T17:11:00Z">
        <w:r w:rsidR="00086732" w:rsidRPr="00086732">
          <w:rPr>
            <w:rFonts w:ascii="Arial Narrow" w:hAnsi="Arial Narrow"/>
            <w:b/>
            <w:bCs/>
            <w:color w:val="000000" w:themeColor="text1"/>
            <w:highlight w:val="yellow"/>
            <w:lang w:val="es-ES"/>
            <w:rPrChange w:id="462" w:author="Stagno Izaguirre, Daniel Alejandro" w:date="2026-06-18T12:11:00Z" w16du:dateUtc="2026-06-18T17:11:00Z">
              <w:rPr>
                <w:rFonts w:ascii="Arial Narrow" w:hAnsi="Arial Narrow"/>
                <w:b/>
                <w:bCs/>
                <w:color w:val="000000" w:themeColor="text1"/>
                <w:lang w:val="es-ES"/>
              </w:rPr>
            </w:rPrChange>
          </w:rPr>
          <w:t xml:space="preserve"> fiscal</w:t>
        </w:r>
      </w:ins>
      <w:r w:rsidR="00CF0C97" w:rsidRPr="00AD6497">
        <w:rPr>
          <w:rFonts w:ascii="Arial Narrow" w:hAnsi="Arial Narrow"/>
          <w:b/>
          <w:bCs/>
          <w:color w:val="000000" w:themeColor="text1"/>
          <w:lang w:val="es-ES"/>
        </w:rPr>
        <w:t>?</w:t>
      </w:r>
    </w:p>
    <w:p w14:paraId="2A95A785" w14:textId="77777777" w:rsidR="00CF0C97" w:rsidRDefault="00CF0C97" w:rsidP="00CF0C97">
      <w:pPr>
        <w:jc w:val="both"/>
        <w:rPr>
          <w:rFonts w:ascii="Arial Narrow" w:hAnsi="Arial Narrow"/>
          <w:b/>
          <w:sz w:val="22"/>
          <w:szCs w:val="22"/>
          <w:lang w:val="es-BO"/>
        </w:rPr>
      </w:pPr>
    </w:p>
    <w:p w14:paraId="69C2306A" w14:textId="34DD1088" w:rsidR="00ED0075" w:rsidRDefault="00CF0C97" w:rsidP="00ED0075">
      <w:pPr>
        <w:jc w:val="both"/>
        <w:rPr>
          <w:rFonts w:ascii="Arial Narrow" w:hAnsi="Arial Narrow" w:cs="Arial"/>
          <w:sz w:val="22"/>
          <w:szCs w:val="22"/>
          <w:lang w:val="es-BO"/>
        </w:rPr>
      </w:pPr>
      <w:r w:rsidRPr="006D1C25">
        <w:rPr>
          <w:rFonts w:ascii="Arial Narrow" w:hAnsi="Arial Narrow" w:cs="Arial"/>
          <w:sz w:val="22"/>
          <w:szCs w:val="22"/>
          <w:lang w:val="es-BO"/>
        </w:rPr>
        <w:t xml:space="preserve">Definir </w:t>
      </w:r>
      <w:del w:id="463" w:author="Stagno Izaguirre, Daniel Alejandro" w:date="2026-06-18T12:14:00Z" w16du:dateUtc="2026-06-18T17:14:00Z">
        <w:r w:rsidRPr="006D1C25" w:rsidDel="00BC1C90">
          <w:rPr>
            <w:rFonts w:ascii="Arial Narrow" w:hAnsi="Arial Narrow" w:cs="Arial"/>
            <w:sz w:val="22"/>
            <w:szCs w:val="22"/>
            <w:lang w:val="es-BO"/>
          </w:rPr>
          <w:delText xml:space="preserve">qué </w:delText>
        </w:r>
      </w:del>
      <w:ins w:id="464" w:author="Stagno Izaguirre, Daniel Alejandro" w:date="2026-06-18T12:14:00Z" w16du:dateUtc="2026-06-18T17:14:00Z">
        <w:r w:rsidR="00BC1C90">
          <w:rPr>
            <w:rFonts w:ascii="Arial Narrow" w:hAnsi="Arial Narrow" w:cs="Arial"/>
            <w:sz w:val="22"/>
            <w:szCs w:val="22"/>
            <w:lang w:val="es-BO"/>
          </w:rPr>
          <w:t>cuáles</w:t>
        </w:r>
        <w:r w:rsidR="00BC1C90" w:rsidRPr="006D1C25">
          <w:rPr>
            <w:rFonts w:ascii="Arial Narrow" w:hAnsi="Arial Narrow" w:cs="Arial"/>
            <w:sz w:val="22"/>
            <w:szCs w:val="22"/>
            <w:lang w:val="es-BO"/>
          </w:rPr>
          <w:t xml:space="preserve"> </w:t>
        </w:r>
      </w:ins>
      <w:r w:rsidRPr="006D1C25">
        <w:rPr>
          <w:rFonts w:ascii="Arial Narrow" w:hAnsi="Arial Narrow" w:cs="Arial"/>
          <w:sz w:val="22"/>
          <w:szCs w:val="22"/>
          <w:lang w:val="es-BO"/>
        </w:rPr>
        <w:t>actividades y gastos califican para los incentivos fiscales es una decisión</w:t>
      </w:r>
      <w:ins w:id="465" w:author="Stagno Izaguirre, Daniel Alejandro" w:date="2026-06-18T12:15:00Z" w16du:dateUtc="2026-06-18T17:15:00Z">
        <w:r w:rsidR="00472202">
          <w:rPr>
            <w:rFonts w:ascii="Arial Narrow" w:hAnsi="Arial Narrow" w:cs="Arial"/>
            <w:sz w:val="22"/>
            <w:szCs w:val="22"/>
            <w:lang w:val="es-BO"/>
          </w:rPr>
          <w:t xml:space="preserve"> de diseño</w:t>
        </w:r>
      </w:ins>
      <w:r w:rsidRPr="006D1C25">
        <w:rPr>
          <w:rFonts w:ascii="Arial Narrow" w:hAnsi="Arial Narrow" w:cs="Arial"/>
          <w:sz w:val="22"/>
          <w:szCs w:val="22"/>
          <w:lang w:val="es-BO"/>
        </w:rPr>
        <w:t xml:space="preserve"> crucial</w:t>
      </w:r>
      <w:ins w:id="466" w:author="Stagno Izaguirre, Daniel Alejandro" w:date="2026-06-18T12:15:00Z" w16du:dateUtc="2026-06-18T17:15:00Z">
        <w:r w:rsidR="00472202">
          <w:rPr>
            <w:rFonts w:ascii="Arial Narrow" w:hAnsi="Arial Narrow" w:cs="Arial"/>
            <w:sz w:val="22"/>
            <w:szCs w:val="22"/>
            <w:lang w:val="es-BO"/>
          </w:rPr>
          <w:t>, pues influye directamente en el impacto potencial</w:t>
        </w:r>
        <w:r w:rsidR="0011081E">
          <w:rPr>
            <w:rFonts w:ascii="Arial Narrow" w:hAnsi="Arial Narrow" w:cs="Arial"/>
            <w:sz w:val="22"/>
            <w:szCs w:val="22"/>
            <w:lang w:val="es-BO"/>
          </w:rPr>
          <w:t>, alcance</w:t>
        </w:r>
        <w:r w:rsidR="00472202">
          <w:rPr>
            <w:rFonts w:ascii="Arial Narrow" w:hAnsi="Arial Narrow" w:cs="Arial"/>
            <w:sz w:val="22"/>
            <w:szCs w:val="22"/>
            <w:lang w:val="es-BO"/>
          </w:rPr>
          <w:t xml:space="preserve"> y sostenibilidad del esquema</w:t>
        </w:r>
      </w:ins>
      <w:r w:rsidRPr="006D1C25">
        <w:rPr>
          <w:rFonts w:ascii="Arial Narrow" w:hAnsi="Arial Narrow" w:cs="Arial"/>
          <w:sz w:val="22"/>
          <w:szCs w:val="22"/>
          <w:lang w:val="es-BO"/>
        </w:rPr>
        <w:t xml:space="preserve">. </w:t>
      </w:r>
      <w:ins w:id="467" w:author="Stagno Izaguirre, Daniel Alejandro" w:date="2026-06-18T12:17:00Z" w16du:dateUtc="2026-06-18T17:17:00Z">
        <w:r w:rsidR="004D0216">
          <w:rPr>
            <w:rFonts w:ascii="Arial Narrow" w:hAnsi="Arial Narrow" w:cs="Arial"/>
            <w:sz w:val="22"/>
            <w:szCs w:val="22"/>
            <w:lang w:val="es-BO"/>
          </w:rPr>
          <w:t xml:space="preserve">Una de las definiciones más comúnmente usadas </w:t>
        </w:r>
      </w:ins>
      <w:commentRangeStart w:id="468"/>
      <w:del w:id="469" w:author="Stagno Izaguirre, Daniel Alejandro" w:date="2026-06-18T12:16:00Z" w16du:dateUtc="2026-06-18T17:16:00Z">
        <w:r w:rsidRPr="006D1C25" w:rsidDel="004D0216">
          <w:rPr>
            <w:rFonts w:ascii="Arial Narrow" w:hAnsi="Arial Narrow" w:cs="Arial"/>
            <w:sz w:val="22"/>
            <w:szCs w:val="22"/>
            <w:lang w:val="es-BO"/>
          </w:rPr>
          <w:delText>En general, la</w:delText>
        </w:r>
      </w:del>
      <w:ins w:id="470" w:author="Stagno Izaguirre, Daniel Alejandro" w:date="2026-06-18T12:17:00Z" w16du:dateUtc="2026-06-18T17:17:00Z">
        <w:r w:rsidR="004D0216">
          <w:rPr>
            <w:rFonts w:ascii="Arial Narrow" w:hAnsi="Arial Narrow" w:cs="Arial"/>
            <w:sz w:val="22"/>
            <w:szCs w:val="22"/>
            <w:lang w:val="es-BO"/>
          </w:rPr>
          <w:t>de la</w:t>
        </w:r>
      </w:ins>
      <w:r w:rsidRPr="006D1C25">
        <w:rPr>
          <w:rFonts w:ascii="Arial Narrow" w:hAnsi="Arial Narrow" w:cs="Arial"/>
          <w:sz w:val="22"/>
          <w:szCs w:val="22"/>
          <w:lang w:val="es-BO"/>
        </w:rPr>
        <w:t xml:space="preserve"> I+D </w:t>
      </w:r>
      <w:del w:id="471" w:author="Castellanos Ramallo Gonzalo" w:date="2026-06-19T16:15:00Z" w16du:dateUtc="2026-06-19T20:15:00Z">
        <w:r w:rsidRPr="006D1C25">
          <w:rPr>
            <w:rFonts w:ascii="Arial Narrow" w:hAnsi="Arial Narrow" w:cs="Arial"/>
            <w:sz w:val="22"/>
            <w:szCs w:val="22"/>
            <w:lang w:val="es-BO"/>
          </w:rPr>
          <w:delText>s</w:delText>
        </w:r>
      </w:del>
      <w:del w:id="472" w:author="Stagno Izaguirre, Daniel Alejandro" w:date="2026-06-18T12:17:00Z" w16du:dateUtc="2026-06-18T17:17:00Z">
        <w:r w:rsidRPr="006D1C25" w:rsidDel="004D0216">
          <w:rPr>
            <w:rFonts w:ascii="Arial Narrow" w:hAnsi="Arial Narrow" w:cs="Arial"/>
            <w:sz w:val="22"/>
            <w:szCs w:val="22"/>
            <w:lang w:val="es-BO"/>
          </w:rPr>
          <w:delText>e define conforme al</w:delText>
        </w:r>
      </w:del>
      <w:ins w:id="473" w:author="Stagno Izaguirre, Daniel Alejandro" w:date="2026-06-18T12:17:00Z" w16du:dateUtc="2026-06-18T17:17:00Z">
        <w:r w:rsidR="004D0216">
          <w:rPr>
            <w:rFonts w:ascii="Arial Narrow" w:hAnsi="Arial Narrow" w:cs="Arial"/>
            <w:sz w:val="22"/>
            <w:szCs w:val="22"/>
            <w:lang w:val="es-BO"/>
          </w:rPr>
          <w:t>e</w:t>
        </w:r>
      </w:ins>
      <w:ins w:id="474" w:author="Castellanos Ramallo Gonzalo" w:date="2026-06-19T16:15:00Z" w16du:dateUtc="2026-06-19T20:15:00Z">
        <w:r w:rsidR="00D168D4">
          <w:rPr>
            <w:rFonts w:ascii="Arial Narrow" w:hAnsi="Arial Narrow" w:cs="Arial"/>
            <w:sz w:val="22"/>
            <w:szCs w:val="22"/>
            <w:lang w:val="es-BO"/>
          </w:rPr>
          <w:t>s</w:t>
        </w:r>
      </w:ins>
      <w:ins w:id="475" w:author="Stagno Izaguirre, Daniel Alejandro" w:date="2026-06-18T12:17:00Z" w16du:dateUtc="2026-06-18T17:17:00Z">
        <w:r w:rsidR="004D0216">
          <w:rPr>
            <w:rFonts w:ascii="Arial Narrow" w:hAnsi="Arial Narrow" w:cs="Arial"/>
            <w:sz w:val="22"/>
            <w:szCs w:val="22"/>
            <w:lang w:val="es-BO"/>
          </w:rPr>
          <w:t xml:space="preserve"> la del</w:t>
        </w:r>
      </w:ins>
      <w:r w:rsidRPr="006D1C25">
        <w:rPr>
          <w:rFonts w:ascii="Arial Narrow" w:hAnsi="Arial Narrow" w:cs="Arial"/>
          <w:sz w:val="22"/>
          <w:szCs w:val="22"/>
          <w:lang w:val="es-BO"/>
        </w:rPr>
        <w:t xml:space="preserve"> </w:t>
      </w:r>
      <w:r w:rsidRPr="006D1C25">
        <w:rPr>
          <w:rFonts w:ascii="Arial Narrow" w:hAnsi="Arial Narrow" w:cs="Arial"/>
          <w:i/>
          <w:iCs/>
          <w:sz w:val="22"/>
          <w:szCs w:val="22"/>
          <w:lang w:val="es-BO"/>
        </w:rPr>
        <w:t>Manual de Frascati</w:t>
      </w:r>
      <w:r w:rsidRPr="006D1C25">
        <w:rPr>
          <w:rFonts w:ascii="Arial Narrow" w:hAnsi="Arial Narrow" w:cs="Arial"/>
          <w:sz w:val="22"/>
          <w:szCs w:val="22"/>
          <w:lang w:val="es-BO"/>
        </w:rPr>
        <w:t xml:space="preserve"> de la OCDE</w:t>
      </w:r>
      <w:ins w:id="476" w:author="Stagno Izaguirre, Daniel Alejandro" w:date="2026-06-18T12:17:00Z" w16du:dateUtc="2026-06-18T17:17:00Z">
        <w:r w:rsidR="004D0216">
          <w:rPr>
            <w:rFonts w:ascii="Arial Narrow" w:hAnsi="Arial Narrow" w:cs="Arial"/>
            <w:sz w:val="22"/>
            <w:szCs w:val="22"/>
            <w:lang w:val="es-BO"/>
          </w:rPr>
          <w:t xml:space="preserve">, el cual </w:t>
        </w:r>
        <w:r w:rsidR="00DD7F23">
          <w:rPr>
            <w:rFonts w:ascii="Arial Narrow" w:hAnsi="Arial Narrow" w:cs="Arial"/>
            <w:sz w:val="22"/>
            <w:szCs w:val="22"/>
            <w:lang w:val="es-BO"/>
          </w:rPr>
          <w:t>la define</w:t>
        </w:r>
      </w:ins>
      <w:del w:id="477" w:author="Stagno Izaguirre, Daniel Alejandro" w:date="2026-06-18T12:16:00Z" w16du:dateUtc="2026-06-18T17:16:00Z">
        <w:r w:rsidRPr="006D1C25" w:rsidDel="0011081E">
          <w:rPr>
            <w:rFonts w:ascii="Arial Narrow" w:hAnsi="Arial Narrow" w:cs="Arial"/>
            <w:sz w:val="22"/>
            <w:szCs w:val="22"/>
            <w:lang w:val="es-BO"/>
          </w:rPr>
          <w:delText>,</w:delText>
        </w:r>
      </w:del>
      <w:r w:rsidRPr="006D1C25">
        <w:rPr>
          <w:rFonts w:ascii="Arial Narrow" w:hAnsi="Arial Narrow" w:cs="Arial"/>
          <w:sz w:val="22"/>
          <w:szCs w:val="22"/>
          <w:lang w:val="es-BO"/>
        </w:rPr>
        <w:t xml:space="preserve"> como</w:t>
      </w:r>
      <w:ins w:id="478" w:author="Stagno Izaguirre, Daniel Alejandro" w:date="2026-06-18T12:17:00Z" w16du:dateUtc="2026-06-18T17:17:00Z">
        <w:r w:rsidR="00DD7F23">
          <w:rPr>
            <w:rFonts w:ascii="Arial Narrow" w:hAnsi="Arial Narrow" w:cs="Arial"/>
            <w:sz w:val="22"/>
            <w:szCs w:val="22"/>
            <w:lang w:val="es-BO"/>
          </w:rPr>
          <w:t xml:space="preserve"> el</w:t>
        </w:r>
      </w:ins>
      <w:r w:rsidRPr="006D1C25">
        <w:rPr>
          <w:rFonts w:ascii="Arial Narrow" w:hAnsi="Arial Narrow" w:cs="Arial"/>
          <w:sz w:val="22"/>
          <w:szCs w:val="22"/>
          <w:lang w:val="es-BO"/>
        </w:rPr>
        <w:t xml:space="preserve"> trabajo creativo y sistemático para ampliar el conocimiento y desarrollar nuevas aplicaciones</w:t>
      </w:r>
      <w:commentRangeEnd w:id="468"/>
      <w:r w:rsidR="004D0216">
        <w:rPr>
          <w:rStyle w:val="CommentReference"/>
          <w:rFonts w:ascii="Arial Narrow" w:hAnsi="Arial Narrow" w:cs="Arial"/>
          <w:sz w:val="22"/>
          <w:szCs w:val="22"/>
          <w:lang w:val="es-BO"/>
        </w:rPr>
        <w:commentReference w:id="468"/>
      </w:r>
      <w:r>
        <w:rPr>
          <w:rFonts w:ascii="Arial Narrow" w:hAnsi="Arial Narrow" w:cs="Arial"/>
          <w:sz w:val="22"/>
          <w:szCs w:val="22"/>
          <w:lang w:val="es-BO"/>
        </w:rPr>
        <w:t xml:space="preserve">. En los seis países analizados, la definición </w:t>
      </w:r>
      <w:r w:rsidR="000D0527">
        <w:rPr>
          <w:rFonts w:ascii="Arial Narrow" w:hAnsi="Arial Narrow" w:cs="Arial"/>
          <w:sz w:val="22"/>
          <w:szCs w:val="22"/>
          <w:lang w:val="es-BO"/>
        </w:rPr>
        <w:t xml:space="preserve">de </w:t>
      </w:r>
      <w:r w:rsidR="000D0527" w:rsidRPr="00B16EE0">
        <w:rPr>
          <w:rFonts w:ascii="Arial Narrow" w:hAnsi="Arial Narrow" w:cs="Arial"/>
          <w:sz w:val="22"/>
          <w:szCs w:val="22"/>
          <w:lang w:val="es-BO"/>
        </w:rPr>
        <w:t>I</w:t>
      </w:r>
      <w:r w:rsidRPr="00B16EE0">
        <w:rPr>
          <w:rFonts w:ascii="Arial Narrow" w:hAnsi="Arial Narrow" w:cs="Arial"/>
          <w:sz w:val="22"/>
          <w:szCs w:val="22"/>
          <w:lang w:val="es-BO"/>
        </w:rPr>
        <w:t>+D se alinea con el Manual de Frascati, incluyendo investigación básica, aplicada y desarrollo experimental</w:t>
      </w:r>
      <w:r>
        <w:rPr>
          <w:rFonts w:ascii="Arial Narrow" w:hAnsi="Arial Narrow" w:cs="Arial"/>
          <w:sz w:val="22"/>
          <w:szCs w:val="22"/>
          <w:lang w:val="es-BO"/>
        </w:rPr>
        <w:t xml:space="preserve">, y excluyendo </w:t>
      </w:r>
      <w:r w:rsidRPr="00EA5AA5">
        <w:rPr>
          <w:rFonts w:ascii="Arial Narrow" w:hAnsi="Arial Narrow" w:cs="Arial"/>
          <w:sz w:val="22"/>
          <w:szCs w:val="22"/>
          <w:lang w:val="es-BO"/>
        </w:rPr>
        <w:t>actividades rutinarias</w:t>
      </w:r>
      <w:r>
        <w:rPr>
          <w:rFonts w:ascii="Arial Narrow" w:hAnsi="Arial Narrow" w:cs="Arial"/>
          <w:sz w:val="22"/>
          <w:szCs w:val="22"/>
          <w:lang w:val="es-BO"/>
        </w:rPr>
        <w:t xml:space="preserve"> de ingeniería</w:t>
      </w:r>
      <w:r w:rsidRPr="00EA5AA5">
        <w:rPr>
          <w:rFonts w:ascii="Arial Narrow" w:hAnsi="Arial Narrow" w:cs="Arial"/>
          <w:sz w:val="22"/>
          <w:szCs w:val="22"/>
          <w:lang w:val="es-BO"/>
        </w:rPr>
        <w:t>, administrativas o comerciales</w:t>
      </w:r>
      <w:r>
        <w:rPr>
          <w:rFonts w:ascii="Arial Narrow" w:hAnsi="Arial Narrow" w:cs="Arial"/>
          <w:sz w:val="22"/>
          <w:szCs w:val="22"/>
          <w:lang w:val="es-BO"/>
        </w:rPr>
        <w:t xml:space="preserve"> (ej. Estudios de mercado).</w:t>
      </w:r>
      <w:r w:rsidR="00ED0075">
        <w:rPr>
          <w:rFonts w:ascii="Arial Narrow" w:hAnsi="Arial Narrow" w:cs="Arial"/>
          <w:sz w:val="22"/>
          <w:szCs w:val="22"/>
          <w:lang w:val="es-BO"/>
        </w:rPr>
        <w:t xml:space="preserve"> </w:t>
      </w:r>
    </w:p>
    <w:p w14:paraId="58233AF4" w14:textId="77777777" w:rsidR="00CF0C97" w:rsidRDefault="00CF0C97" w:rsidP="00CF0C97">
      <w:pPr>
        <w:jc w:val="both"/>
        <w:rPr>
          <w:rFonts w:ascii="Arial Narrow" w:hAnsi="Arial Narrow" w:cs="Arial"/>
          <w:sz w:val="22"/>
          <w:szCs w:val="22"/>
          <w:lang w:val="es-BO"/>
        </w:rPr>
      </w:pPr>
    </w:p>
    <w:p w14:paraId="3356D265" w14:textId="7AC004C9" w:rsidR="00232980" w:rsidRPr="00E41BD8" w:rsidRDefault="41CF2380" w:rsidP="41CF2380">
      <w:pPr>
        <w:jc w:val="both"/>
        <w:rPr>
          <w:rFonts w:ascii="Arial Narrow" w:hAnsi="Arial Narrow" w:cs="Arial"/>
          <w:sz w:val="22"/>
          <w:szCs w:val="22"/>
          <w:lang w:val="es-BO"/>
        </w:rPr>
      </w:pPr>
      <w:r w:rsidRPr="00E41BD8">
        <w:rPr>
          <w:rFonts w:ascii="Arial Narrow" w:hAnsi="Arial Narrow" w:cs="Arial"/>
          <w:sz w:val="22"/>
          <w:szCs w:val="22"/>
          <w:lang w:val="es-BO"/>
        </w:rPr>
        <w:t>Sin embargo, España y Colombia amplían parcialmente el alcance hacia la innovación más allá de la I+D estricta. En España</w:t>
      </w:r>
      <w:ins w:id="479" w:author="Stagno Izaguirre, Daniel Alejandro" w:date="2026-06-18T12:19:00Z" w16du:dateUtc="2026-06-18T17:19:00Z">
        <w:r w:rsidR="00DD7F23">
          <w:rPr>
            <w:rFonts w:ascii="Arial Narrow" w:hAnsi="Arial Narrow" w:cs="Arial"/>
            <w:sz w:val="22"/>
            <w:szCs w:val="22"/>
            <w:lang w:val="es-BO"/>
          </w:rPr>
          <w:t>,</w:t>
        </w:r>
      </w:ins>
      <w:del w:id="480" w:author="Stagno Izaguirre, Daniel Alejandro" w:date="2026-06-18T12:19:00Z" w16du:dateUtc="2026-06-18T17:19:00Z">
        <w:r w:rsidRPr="00E41BD8" w:rsidDel="00DD7F23">
          <w:rPr>
            <w:rFonts w:ascii="Arial Narrow" w:hAnsi="Arial Narrow" w:cs="Arial"/>
            <w:sz w:val="22"/>
            <w:szCs w:val="22"/>
            <w:lang w:val="es-BO"/>
          </w:rPr>
          <w:delText xml:space="preserve"> se</w:delText>
        </w:r>
      </w:del>
      <w:r w:rsidRPr="00E41BD8">
        <w:rPr>
          <w:rFonts w:ascii="Arial Narrow" w:hAnsi="Arial Narrow" w:cs="Arial"/>
          <w:sz w:val="22"/>
          <w:szCs w:val="22"/>
          <w:lang w:val="es-BO"/>
        </w:rPr>
        <w:t xml:space="preserve"> la normativa distingue la innovación tecnológica, que incluye actividades que generan avances o mejoras sustanciales en productos o procesos existentes, así como diagnósticos tecnológicos y determinadas actividades sectoriales.  En la misma línea, en Colombia las actividades de desarrollo tecnológico o innovación son elegibles, de acuerdo con una tipología oficial de la autoridad técnica. </w:t>
      </w:r>
    </w:p>
    <w:p w14:paraId="2E36EBA1" w14:textId="77777777" w:rsidR="00232980" w:rsidRDefault="00232980" w:rsidP="00CF0C97">
      <w:pPr>
        <w:jc w:val="both"/>
        <w:rPr>
          <w:rFonts w:ascii="Arial Narrow" w:hAnsi="Arial Narrow" w:cs="Arial"/>
          <w:sz w:val="22"/>
          <w:szCs w:val="22"/>
          <w:lang w:val="es-BO"/>
        </w:rPr>
      </w:pPr>
    </w:p>
    <w:p w14:paraId="0EB1A5FE" w14:textId="7A1E3765" w:rsidR="00EE6750" w:rsidRDefault="005C2957" w:rsidP="00CF0C97">
      <w:pPr>
        <w:jc w:val="both"/>
        <w:rPr>
          <w:ins w:id="481" w:author="Stagno Izaguirre, Daniel Alejandro" w:date="2026-06-18T12:22:00Z" w16du:dateUtc="2026-06-18T17:22:00Z"/>
          <w:rFonts w:ascii="Arial Narrow" w:hAnsi="Arial Narrow" w:cs="Arial"/>
          <w:sz w:val="22"/>
          <w:szCs w:val="22"/>
          <w:lang w:val="es-BO"/>
        </w:rPr>
      </w:pPr>
      <w:r w:rsidRPr="004A12B0">
        <w:rPr>
          <w:rFonts w:ascii="Arial Narrow" w:hAnsi="Arial Narrow" w:cs="Arial"/>
          <w:sz w:val="22"/>
          <w:szCs w:val="22"/>
          <w:lang w:val="es-BO"/>
        </w:rPr>
        <w:t xml:space="preserve">Los gastos elegibles </w:t>
      </w:r>
      <w:r>
        <w:rPr>
          <w:rFonts w:ascii="Arial Narrow" w:hAnsi="Arial Narrow" w:cs="Arial"/>
          <w:sz w:val="22"/>
          <w:szCs w:val="22"/>
          <w:lang w:val="es-BO"/>
        </w:rPr>
        <w:t>en los seis casos</w:t>
      </w:r>
      <w:r w:rsidRPr="004A12B0">
        <w:rPr>
          <w:rFonts w:ascii="Arial Narrow" w:hAnsi="Arial Narrow" w:cs="Arial"/>
          <w:sz w:val="22"/>
          <w:szCs w:val="22"/>
          <w:lang w:val="es-BO"/>
        </w:rPr>
        <w:t xml:space="preserve"> inclu</w:t>
      </w:r>
      <w:r>
        <w:rPr>
          <w:rFonts w:ascii="Arial Narrow" w:hAnsi="Arial Narrow" w:cs="Arial"/>
          <w:sz w:val="22"/>
          <w:szCs w:val="22"/>
          <w:lang w:val="es-BO"/>
        </w:rPr>
        <w:t xml:space="preserve">yen </w:t>
      </w:r>
      <w:r w:rsidR="009E395A" w:rsidRPr="002B651F">
        <w:rPr>
          <w:rFonts w:ascii="Arial Narrow" w:hAnsi="Arial Narrow"/>
          <w:sz w:val="22"/>
          <w:szCs w:val="22"/>
          <w:lang w:val="es-CO"/>
        </w:rPr>
        <w:t xml:space="preserve">incluye una amplia </w:t>
      </w:r>
      <w:r w:rsidR="00CE35B8">
        <w:rPr>
          <w:rFonts w:ascii="Arial Narrow" w:hAnsi="Arial Narrow"/>
          <w:sz w:val="22"/>
          <w:szCs w:val="22"/>
          <w:lang w:val="es-CO"/>
        </w:rPr>
        <w:t>canasta de erogaciones</w:t>
      </w:r>
      <w:r w:rsidR="009E395A" w:rsidRPr="002B651F">
        <w:rPr>
          <w:rFonts w:ascii="Arial Narrow" w:hAnsi="Arial Narrow"/>
          <w:sz w:val="22"/>
          <w:szCs w:val="22"/>
          <w:lang w:val="es-CO"/>
        </w:rPr>
        <w:t xml:space="preserve"> vinculad</w:t>
      </w:r>
      <w:r w:rsidR="00914A49">
        <w:rPr>
          <w:rFonts w:ascii="Arial Narrow" w:hAnsi="Arial Narrow"/>
          <w:sz w:val="22"/>
          <w:szCs w:val="22"/>
          <w:lang w:val="es-CO"/>
        </w:rPr>
        <w:t>a</w:t>
      </w:r>
      <w:r w:rsidR="009E395A" w:rsidRPr="002B651F">
        <w:rPr>
          <w:rFonts w:ascii="Arial Narrow" w:hAnsi="Arial Narrow"/>
          <w:sz w:val="22"/>
          <w:szCs w:val="22"/>
          <w:lang w:val="es-CO"/>
        </w:rPr>
        <w:t xml:space="preserve">s a la ejecución de </w:t>
      </w:r>
      <w:r w:rsidR="00914A49">
        <w:rPr>
          <w:rFonts w:ascii="Arial Narrow" w:hAnsi="Arial Narrow"/>
          <w:sz w:val="22"/>
          <w:szCs w:val="22"/>
          <w:lang w:val="es-CO"/>
        </w:rPr>
        <w:t xml:space="preserve">actividades o proyectos </w:t>
      </w:r>
      <w:r w:rsidR="009E395A" w:rsidRPr="002B651F">
        <w:rPr>
          <w:rFonts w:ascii="Arial Narrow" w:hAnsi="Arial Narrow"/>
          <w:sz w:val="22"/>
          <w:szCs w:val="22"/>
          <w:lang w:val="es-CO"/>
        </w:rPr>
        <w:t xml:space="preserve">de </w:t>
      </w:r>
      <w:r w:rsidR="00F6765E">
        <w:rPr>
          <w:rFonts w:ascii="Arial Narrow" w:hAnsi="Arial Narrow"/>
          <w:sz w:val="22"/>
          <w:szCs w:val="22"/>
          <w:lang w:val="es-CO"/>
        </w:rPr>
        <w:t>I+D+i</w:t>
      </w:r>
      <w:r w:rsidR="009E395A" w:rsidRPr="002B651F">
        <w:rPr>
          <w:rFonts w:ascii="Arial Narrow" w:hAnsi="Arial Narrow"/>
          <w:sz w:val="22"/>
          <w:szCs w:val="22"/>
          <w:lang w:val="es-CO"/>
        </w:rPr>
        <w:t>, tales como infraestructura, equipos, materiales, personal científico y de apoyo, servicios técnicos y tecnológicos, consultorías especializadas, capacitación y gastos relacionados con propiedad intelectual</w:t>
      </w:r>
      <w:r w:rsidR="00561B19">
        <w:rPr>
          <w:rFonts w:ascii="Arial Narrow" w:hAnsi="Arial Narrow"/>
          <w:sz w:val="22"/>
          <w:szCs w:val="22"/>
          <w:lang w:val="es-CO"/>
        </w:rPr>
        <w:t>.</w:t>
      </w:r>
      <w:r w:rsidR="00150BC0">
        <w:rPr>
          <w:rFonts w:ascii="Arial Narrow" w:hAnsi="Arial Narrow"/>
          <w:sz w:val="22"/>
          <w:szCs w:val="22"/>
          <w:lang w:val="es-CO"/>
        </w:rPr>
        <w:t xml:space="preserve"> Sin embargo, los gastos de personal tiene</w:t>
      </w:r>
      <w:r w:rsidR="005C06D7">
        <w:rPr>
          <w:rFonts w:ascii="Arial Narrow" w:hAnsi="Arial Narrow"/>
          <w:sz w:val="22"/>
          <w:szCs w:val="22"/>
          <w:lang w:val="es-CO"/>
        </w:rPr>
        <w:t>n</w:t>
      </w:r>
      <w:r w:rsidR="00150BC0">
        <w:rPr>
          <w:rFonts w:ascii="Arial Narrow" w:hAnsi="Arial Narrow"/>
          <w:sz w:val="22"/>
          <w:szCs w:val="22"/>
          <w:lang w:val="es-CO"/>
        </w:rPr>
        <w:t xml:space="preserve"> li</w:t>
      </w:r>
      <w:r w:rsidR="005C06D7">
        <w:rPr>
          <w:rFonts w:ascii="Arial Narrow" w:hAnsi="Arial Narrow"/>
          <w:sz w:val="22"/>
          <w:szCs w:val="22"/>
          <w:lang w:val="es-CO"/>
        </w:rPr>
        <w:t xml:space="preserve">mitaciones en Portugal y Francia.  </w:t>
      </w:r>
      <w:r w:rsidR="00561B19">
        <w:rPr>
          <w:rFonts w:ascii="Arial Narrow" w:hAnsi="Arial Narrow"/>
          <w:sz w:val="22"/>
          <w:szCs w:val="22"/>
          <w:lang w:val="es-CO"/>
        </w:rPr>
        <w:t xml:space="preserve">En Portugal, los gastos de personal se </w:t>
      </w:r>
      <w:r w:rsidR="002E6AF4">
        <w:rPr>
          <w:rFonts w:ascii="Arial Narrow" w:hAnsi="Arial Narrow"/>
          <w:sz w:val="22"/>
          <w:szCs w:val="22"/>
          <w:lang w:val="es-CO"/>
        </w:rPr>
        <w:t>limitan a profesionales con cualificaciones mínimas d</w:t>
      </w:r>
      <w:commentRangeStart w:id="482"/>
      <w:r w:rsidR="002E6AF4">
        <w:rPr>
          <w:rFonts w:ascii="Arial Narrow" w:hAnsi="Arial Narrow"/>
          <w:sz w:val="22"/>
          <w:szCs w:val="22"/>
          <w:lang w:val="es-CO"/>
        </w:rPr>
        <w:t>e nivel 4</w:t>
      </w:r>
      <w:r w:rsidR="0088371B">
        <w:rPr>
          <w:rFonts w:ascii="Arial Narrow" w:hAnsi="Arial Narrow"/>
          <w:sz w:val="22"/>
          <w:szCs w:val="22"/>
          <w:lang w:val="es-CO"/>
        </w:rPr>
        <w:t xml:space="preserve">. </w:t>
      </w:r>
      <w:commentRangeEnd w:id="482"/>
      <w:r w:rsidR="00F72254">
        <w:rPr>
          <w:rStyle w:val="CommentReference"/>
          <w:rFonts w:ascii="Arial Narrow" w:hAnsi="Arial Narrow"/>
          <w:sz w:val="22"/>
          <w:szCs w:val="22"/>
          <w:lang w:val="es-CO"/>
        </w:rPr>
        <w:commentReference w:id="482"/>
      </w:r>
      <w:r w:rsidR="0088371B">
        <w:rPr>
          <w:rFonts w:ascii="Arial Narrow" w:hAnsi="Arial Narrow"/>
          <w:sz w:val="22"/>
          <w:szCs w:val="22"/>
          <w:lang w:val="es-CO"/>
        </w:rPr>
        <w:t xml:space="preserve">En Francia, </w:t>
      </w:r>
      <w:r w:rsidR="00DA3BEE">
        <w:rPr>
          <w:rFonts w:ascii="Arial Narrow" w:hAnsi="Arial Narrow"/>
          <w:sz w:val="22"/>
          <w:szCs w:val="22"/>
          <w:lang w:val="es-CO"/>
        </w:rPr>
        <w:t xml:space="preserve">los gastos </w:t>
      </w:r>
      <w:r w:rsidR="001D3C84">
        <w:rPr>
          <w:rFonts w:ascii="Arial Narrow" w:hAnsi="Arial Narrow"/>
          <w:sz w:val="22"/>
          <w:szCs w:val="22"/>
          <w:lang w:val="es-CO"/>
        </w:rPr>
        <w:t xml:space="preserve">operativos indirectos están limitados a 40% del gasto del personal. </w:t>
      </w:r>
      <w:r w:rsidR="001D3C84">
        <w:rPr>
          <w:rFonts w:ascii="Arial Narrow" w:hAnsi="Arial Narrow" w:cs="Arial"/>
          <w:sz w:val="22"/>
          <w:szCs w:val="22"/>
          <w:lang w:val="es-BO"/>
        </w:rPr>
        <w:t xml:space="preserve">Además, en Francia desde 2025 se excluyen </w:t>
      </w:r>
      <w:r w:rsidR="00E85E54">
        <w:rPr>
          <w:rFonts w:ascii="Arial Narrow" w:hAnsi="Arial Narrow" w:cs="Arial"/>
          <w:sz w:val="22"/>
          <w:szCs w:val="22"/>
          <w:lang w:val="es-BO"/>
        </w:rPr>
        <w:t xml:space="preserve">determinados </w:t>
      </w:r>
      <w:r w:rsidR="001D3C84">
        <w:rPr>
          <w:rFonts w:ascii="Arial Narrow" w:hAnsi="Arial Narrow" w:cs="Arial"/>
          <w:sz w:val="22"/>
          <w:szCs w:val="22"/>
          <w:lang w:val="es-BO"/>
        </w:rPr>
        <w:t>gastos vinculados a la vigilancia tecnológica</w:t>
      </w:r>
      <w:r w:rsidR="00E85E54">
        <w:rPr>
          <w:rFonts w:ascii="Arial Narrow" w:hAnsi="Arial Narrow" w:cs="Arial"/>
          <w:sz w:val="22"/>
          <w:szCs w:val="22"/>
          <w:lang w:val="es-BO"/>
        </w:rPr>
        <w:t xml:space="preserve">, </w:t>
      </w:r>
      <w:r w:rsidR="001D3C84">
        <w:rPr>
          <w:rFonts w:ascii="Arial Narrow" w:hAnsi="Arial Narrow" w:cs="Arial"/>
          <w:sz w:val="22"/>
          <w:szCs w:val="22"/>
          <w:lang w:val="es-BO"/>
        </w:rPr>
        <w:t xml:space="preserve">patentes y certificaciones. </w:t>
      </w:r>
    </w:p>
    <w:p w14:paraId="47FE9511" w14:textId="77777777" w:rsidR="007264EE" w:rsidRDefault="007264EE" w:rsidP="00CF0C97">
      <w:pPr>
        <w:jc w:val="both"/>
        <w:rPr>
          <w:ins w:id="483" w:author="Stagno Izaguirre, Daniel Alejandro" w:date="2026-06-18T12:22:00Z" w16du:dateUtc="2026-06-18T17:22:00Z"/>
          <w:rFonts w:ascii="Arial Narrow" w:hAnsi="Arial Narrow" w:cs="Arial"/>
          <w:sz w:val="22"/>
          <w:szCs w:val="22"/>
          <w:lang w:val="es-BO"/>
        </w:rPr>
      </w:pPr>
    </w:p>
    <w:tbl>
      <w:tblPr>
        <w:tblStyle w:val="TableGrid"/>
        <w:tblW w:w="0" w:type="auto"/>
        <w:tblLook w:val="04A0" w:firstRow="1" w:lastRow="0" w:firstColumn="1" w:lastColumn="0" w:noHBand="0" w:noVBand="1"/>
        <w:tblPrChange w:id="484" w:author="Stagno Izaguirre, Daniel Alejandro" w:date="2026-06-18T12:25:00Z" w16du:dateUtc="2026-06-18T17:25:00Z">
          <w:tblPr>
            <w:tblStyle w:val="TableGrid"/>
            <w:tblW w:w="0" w:type="auto"/>
            <w:tblLook w:val="04A0" w:firstRow="1" w:lastRow="0" w:firstColumn="1" w:lastColumn="0" w:noHBand="0" w:noVBand="1"/>
          </w:tblPr>
        </w:tblPrChange>
      </w:tblPr>
      <w:tblGrid>
        <w:gridCol w:w="1746"/>
        <w:gridCol w:w="1309"/>
        <w:gridCol w:w="1270"/>
        <w:gridCol w:w="1181"/>
        <w:gridCol w:w="1586"/>
        <w:gridCol w:w="1129"/>
        <w:gridCol w:w="1129"/>
        <w:tblGridChange w:id="485">
          <w:tblGrid>
            <w:gridCol w:w="1471"/>
            <w:gridCol w:w="275"/>
            <w:gridCol w:w="1052"/>
            <w:gridCol w:w="257"/>
            <w:gridCol w:w="1066"/>
            <w:gridCol w:w="204"/>
            <w:gridCol w:w="1107"/>
            <w:gridCol w:w="74"/>
            <w:gridCol w:w="1232"/>
            <w:gridCol w:w="354"/>
            <w:gridCol w:w="952"/>
            <w:gridCol w:w="177"/>
            <w:gridCol w:w="1129"/>
          </w:tblGrid>
        </w:tblGridChange>
      </w:tblGrid>
      <w:tr w:rsidR="007264EE" w14:paraId="64AD821D" w14:textId="77777777" w:rsidTr="00EA3D88">
        <w:trPr>
          <w:ins w:id="486" w:author="Stagno Izaguirre, Daniel Alejandro" w:date="2026-06-18T12:22:00Z"/>
        </w:trPr>
        <w:tc>
          <w:tcPr>
            <w:tcW w:w="1471" w:type="dxa"/>
            <w:tcPrChange w:id="487" w:author="Stagno Izaguirre, Daniel Alejandro" w:date="2026-06-18T12:25:00Z" w16du:dateUtc="2026-06-18T17:25:00Z">
              <w:tcPr>
                <w:tcW w:w="1335" w:type="dxa"/>
              </w:tcPr>
            </w:tcPrChange>
          </w:tcPr>
          <w:p w14:paraId="645B787C" w14:textId="13F556D3" w:rsidR="007264EE" w:rsidRDefault="007264EE" w:rsidP="00CF0C97">
            <w:pPr>
              <w:jc w:val="both"/>
              <w:rPr>
                <w:ins w:id="488" w:author="Stagno Izaguirre, Daniel Alejandro" w:date="2026-06-18T12:22:00Z" w16du:dateUtc="2026-06-18T17:22:00Z"/>
                <w:rFonts w:ascii="Arial Narrow" w:hAnsi="Arial Narrow"/>
                <w:b/>
                <w:sz w:val="22"/>
                <w:szCs w:val="22"/>
                <w:lang w:val="es-BO"/>
              </w:rPr>
            </w:pPr>
            <w:commentRangeStart w:id="489"/>
            <w:ins w:id="490" w:author="Stagno Izaguirre, Daniel Alejandro" w:date="2026-06-18T12:22:00Z" w16du:dateUtc="2026-06-18T17:22:00Z">
              <w:r>
                <w:rPr>
                  <w:rFonts w:ascii="Arial Narrow" w:hAnsi="Arial Narrow"/>
                  <w:b/>
                  <w:sz w:val="22"/>
                  <w:szCs w:val="22"/>
                  <w:lang w:val="es-BO"/>
                </w:rPr>
                <w:t>Concepto/País</w:t>
              </w:r>
            </w:ins>
          </w:p>
        </w:tc>
        <w:tc>
          <w:tcPr>
            <w:tcW w:w="1327" w:type="dxa"/>
            <w:tcPrChange w:id="491" w:author="Stagno Izaguirre, Daniel Alejandro" w:date="2026-06-18T12:25:00Z" w16du:dateUtc="2026-06-18T17:25:00Z">
              <w:tcPr>
                <w:tcW w:w="1335" w:type="dxa"/>
                <w:gridSpan w:val="2"/>
              </w:tcPr>
            </w:tcPrChange>
          </w:tcPr>
          <w:p w14:paraId="242A283B" w14:textId="61AB4814" w:rsidR="007264EE" w:rsidRDefault="003719FA" w:rsidP="00CF0C97">
            <w:pPr>
              <w:jc w:val="both"/>
              <w:rPr>
                <w:ins w:id="492" w:author="Stagno Izaguirre, Daniel Alejandro" w:date="2026-06-18T12:22:00Z" w16du:dateUtc="2026-06-18T17:22:00Z"/>
                <w:rFonts w:ascii="Arial Narrow" w:hAnsi="Arial Narrow"/>
                <w:b/>
                <w:sz w:val="22"/>
                <w:szCs w:val="22"/>
                <w:lang w:val="es-BO"/>
              </w:rPr>
            </w:pPr>
            <w:ins w:id="493" w:author="Stagno Izaguirre, Daniel Alejandro" w:date="2026-06-18T12:22:00Z" w16du:dateUtc="2026-06-18T17:22:00Z">
              <w:r>
                <w:rPr>
                  <w:rFonts w:ascii="Arial Narrow" w:hAnsi="Arial Narrow"/>
                  <w:b/>
                  <w:sz w:val="22"/>
                  <w:szCs w:val="22"/>
                  <w:lang w:val="es-BO"/>
                </w:rPr>
                <w:t>Colombia</w:t>
              </w:r>
            </w:ins>
          </w:p>
        </w:tc>
        <w:tc>
          <w:tcPr>
            <w:tcW w:w="1323" w:type="dxa"/>
            <w:tcPrChange w:id="494" w:author="Stagno Izaguirre, Daniel Alejandro" w:date="2026-06-18T12:25:00Z" w16du:dateUtc="2026-06-18T17:25:00Z">
              <w:tcPr>
                <w:tcW w:w="1336" w:type="dxa"/>
                <w:gridSpan w:val="2"/>
              </w:tcPr>
            </w:tcPrChange>
          </w:tcPr>
          <w:p w14:paraId="00562A97" w14:textId="46B4A8EF" w:rsidR="007264EE" w:rsidRDefault="003719FA" w:rsidP="00CF0C97">
            <w:pPr>
              <w:jc w:val="both"/>
              <w:rPr>
                <w:ins w:id="495" w:author="Stagno Izaguirre, Daniel Alejandro" w:date="2026-06-18T12:22:00Z" w16du:dateUtc="2026-06-18T17:22:00Z"/>
                <w:rFonts w:ascii="Arial Narrow" w:hAnsi="Arial Narrow"/>
                <w:b/>
                <w:sz w:val="22"/>
                <w:szCs w:val="22"/>
                <w:lang w:val="es-BO"/>
              </w:rPr>
            </w:pPr>
            <w:ins w:id="496" w:author="Stagno Izaguirre, Daniel Alejandro" w:date="2026-06-18T12:22:00Z" w16du:dateUtc="2026-06-18T17:22:00Z">
              <w:r>
                <w:rPr>
                  <w:rFonts w:ascii="Arial Narrow" w:hAnsi="Arial Narrow"/>
                  <w:b/>
                  <w:sz w:val="22"/>
                  <w:szCs w:val="22"/>
                  <w:lang w:val="es-BO"/>
                </w:rPr>
                <w:t>Espana</w:t>
              </w:r>
            </w:ins>
          </w:p>
        </w:tc>
        <w:tc>
          <w:tcPr>
            <w:tcW w:w="1311" w:type="dxa"/>
            <w:tcPrChange w:id="497" w:author="Stagno Izaguirre, Daniel Alejandro" w:date="2026-06-18T12:25:00Z" w16du:dateUtc="2026-06-18T17:25:00Z">
              <w:tcPr>
                <w:tcW w:w="1336" w:type="dxa"/>
                <w:gridSpan w:val="2"/>
              </w:tcPr>
            </w:tcPrChange>
          </w:tcPr>
          <w:p w14:paraId="04AC9D74" w14:textId="4C84E66D" w:rsidR="007264EE" w:rsidRDefault="003719FA" w:rsidP="00CF0C97">
            <w:pPr>
              <w:jc w:val="both"/>
              <w:rPr>
                <w:ins w:id="498" w:author="Stagno Izaguirre, Daniel Alejandro" w:date="2026-06-18T12:22:00Z" w16du:dateUtc="2026-06-18T17:22:00Z"/>
                <w:rFonts w:ascii="Arial Narrow" w:hAnsi="Arial Narrow"/>
                <w:b/>
                <w:sz w:val="22"/>
                <w:szCs w:val="22"/>
                <w:lang w:val="es-BO"/>
              </w:rPr>
            </w:pPr>
            <w:ins w:id="499" w:author="Stagno Izaguirre, Daniel Alejandro" w:date="2026-06-18T12:22:00Z" w16du:dateUtc="2026-06-18T17:22:00Z">
              <w:r>
                <w:rPr>
                  <w:rFonts w:ascii="Arial Narrow" w:hAnsi="Arial Narrow"/>
                  <w:b/>
                  <w:sz w:val="22"/>
                  <w:szCs w:val="22"/>
                  <w:lang w:val="es-BO"/>
                </w:rPr>
                <w:t>…</w:t>
              </w:r>
            </w:ins>
          </w:p>
        </w:tc>
        <w:tc>
          <w:tcPr>
            <w:tcW w:w="1306" w:type="dxa"/>
            <w:tcPrChange w:id="500" w:author="Stagno Izaguirre, Daniel Alejandro" w:date="2026-06-18T12:25:00Z" w16du:dateUtc="2026-06-18T17:25:00Z">
              <w:tcPr>
                <w:tcW w:w="1336" w:type="dxa"/>
                <w:gridSpan w:val="2"/>
              </w:tcPr>
            </w:tcPrChange>
          </w:tcPr>
          <w:p w14:paraId="6D212044" w14:textId="77777777" w:rsidR="007264EE" w:rsidRDefault="007264EE" w:rsidP="00CF0C97">
            <w:pPr>
              <w:jc w:val="both"/>
              <w:rPr>
                <w:ins w:id="501" w:author="Stagno Izaguirre, Daniel Alejandro" w:date="2026-06-18T12:22:00Z" w16du:dateUtc="2026-06-18T17:22:00Z"/>
                <w:rFonts w:ascii="Arial Narrow" w:hAnsi="Arial Narrow"/>
                <w:b/>
                <w:sz w:val="22"/>
                <w:szCs w:val="22"/>
                <w:lang w:val="es-BO"/>
              </w:rPr>
            </w:pPr>
          </w:p>
        </w:tc>
        <w:tc>
          <w:tcPr>
            <w:tcW w:w="1306" w:type="dxa"/>
            <w:tcPrChange w:id="502" w:author="Stagno Izaguirre, Daniel Alejandro" w:date="2026-06-18T12:25:00Z" w16du:dateUtc="2026-06-18T17:25:00Z">
              <w:tcPr>
                <w:tcW w:w="1336" w:type="dxa"/>
                <w:gridSpan w:val="2"/>
              </w:tcPr>
            </w:tcPrChange>
          </w:tcPr>
          <w:p w14:paraId="2ADFB099" w14:textId="77777777" w:rsidR="007264EE" w:rsidRDefault="007264EE" w:rsidP="00CF0C97">
            <w:pPr>
              <w:jc w:val="both"/>
              <w:rPr>
                <w:ins w:id="503" w:author="Stagno Izaguirre, Daniel Alejandro" w:date="2026-06-18T12:22:00Z" w16du:dateUtc="2026-06-18T17:22:00Z"/>
                <w:rFonts w:ascii="Arial Narrow" w:hAnsi="Arial Narrow"/>
                <w:b/>
                <w:sz w:val="22"/>
                <w:szCs w:val="22"/>
                <w:lang w:val="es-BO"/>
              </w:rPr>
            </w:pPr>
          </w:p>
        </w:tc>
        <w:tc>
          <w:tcPr>
            <w:tcW w:w="1306" w:type="dxa"/>
            <w:tcPrChange w:id="504" w:author="Stagno Izaguirre, Daniel Alejandro" w:date="2026-06-18T12:25:00Z" w16du:dateUtc="2026-06-18T17:25:00Z">
              <w:tcPr>
                <w:tcW w:w="1336" w:type="dxa"/>
                <w:gridSpan w:val="2"/>
              </w:tcPr>
            </w:tcPrChange>
          </w:tcPr>
          <w:p w14:paraId="6286B3D3" w14:textId="77777777" w:rsidR="007264EE" w:rsidRDefault="007264EE" w:rsidP="00CF0C97">
            <w:pPr>
              <w:jc w:val="both"/>
              <w:rPr>
                <w:ins w:id="505" w:author="Stagno Izaguirre, Daniel Alejandro" w:date="2026-06-18T12:22:00Z" w16du:dateUtc="2026-06-18T17:22:00Z"/>
                <w:rFonts w:ascii="Arial Narrow" w:hAnsi="Arial Narrow"/>
                <w:b/>
                <w:sz w:val="22"/>
                <w:szCs w:val="22"/>
                <w:lang w:val="es-BO"/>
              </w:rPr>
            </w:pPr>
          </w:p>
        </w:tc>
      </w:tr>
      <w:tr w:rsidR="007264EE" w14:paraId="0C3BADAB" w14:textId="77777777" w:rsidTr="009C7E57">
        <w:trPr>
          <w:ins w:id="506" w:author="Stagno Izaguirre, Daniel Alejandro" w:date="2026-06-18T12:22:00Z"/>
        </w:trPr>
        <w:tc>
          <w:tcPr>
            <w:tcW w:w="1471" w:type="dxa"/>
            <w:tcPrChange w:id="507" w:author="Stagno Izaguirre, Daniel Alejandro" w:date="2026-06-18T12:26:00Z" w16du:dateUtc="2026-06-18T17:26:00Z">
              <w:tcPr>
                <w:tcW w:w="1335" w:type="dxa"/>
              </w:tcPr>
            </w:tcPrChange>
          </w:tcPr>
          <w:p w14:paraId="6F6571EB" w14:textId="58DD4DC3" w:rsidR="007264EE" w:rsidRDefault="009A680E" w:rsidP="00CF0C97">
            <w:pPr>
              <w:jc w:val="both"/>
              <w:rPr>
                <w:ins w:id="508" w:author="Stagno Izaguirre, Daniel Alejandro" w:date="2026-06-18T12:22:00Z" w16du:dateUtc="2026-06-18T17:22:00Z"/>
                <w:rFonts w:ascii="Arial Narrow" w:hAnsi="Arial Narrow"/>
                <w:b/>
                <w:sz w:val="22"/>
                <w:szCs w:val="22"/>
                <w:lang w:val="es-BO"/>
              </w:rPr>
            </w:pPr>
            <w:ins w:id="509" w:author="Stagno Izaguirre, Daniel Alejandro" w:date="2026-06-18T12:25:00Z" w16du:dateUtc="2026-06-18T17:25:00Z">
              <w:r>
                <w:rPr>
                  <w:rFonts w:ascii="Arial Narrow" w:hAnsi="Arial Narrow"/>
                  <w:b/>
                  <w:sz w:val="22"/>
                  <w:szCs w:val="22"/>
                  <w:lang w:val="es-BO"/>
                </w:rPr>
                <w:t>Desarrollo tecnológico</w:t>
              </w:r>
            </w:ins>
          </w:p>
        </w:tc>
        <w:tc>
          <w:tcPr>
            <w:tcW w:w="1327" w:type="dxa"/>
            <w:shd w:val="clear" w:color="auto" w:fill="C5E0B3" w:themeFill="accent6" w:themeFillTint="66"/>
            <w:tcPrChange w:id="510" w:author="Stagno Izaguirre, Daniel Alejandro" w:date="2026-06-18T12:26:00Z" w16du:dateUtc="2026-06-18T17:26:00Z">
              <w:tcPr>
                <w:tcW w:w="1335" w:type="dxa"/>
                <w:gridSpan w:val="2"/>
              </w:tcPr>
            </w:tcPrChange>
          </w:tcPr>
          <w:p w14:paraId="21D026FB" w14:textId="0A992AC5" w:rsidR="007264EE" w:rsidRDefault="009C7E57" w:rsidP="00CF0C97">
            <w:pPr>
              <w:jc w:val="both"/>
              <w:rPr>
                <w:ins w:id="511" w:author="Stagno Izaguirre, Daniel Alejandro" w:date="2026-06-18T12:22:00Z" w16du:dateUtc="2026-06-18T17:22:00Z"/>
                <w:rFonts w:ascii="Arial Narrow" w:hAnsi="Arial Narrow"/>
                <w:b/>
                <w:sz w:val="22"/>
                <w:szCs w:val="22"/>
                <w:lang w:val="es-BO"/>
              </w:rPr>
            </w:pPr>
            <w:ins w:id="512" w:author="Stagno Izaguirre, Daniel Alejandro" w:date="2026-06-18T12:26:00Z" w16du:dateUtc="2026-06-18T17:26:00Z">
              <w:r>
                <w:rPr>
                  <w:rFonts w:ascii="Arial Narrow" w:hAnsi="Arial Narrow"/>
                  <w:b/>
                  <w:sz w:val="22"/>
                  <w:szCs w:val="22"/>
                  <w:lang w:val="es-BO"/>
                </w:rPr>
                <w:t>Sí</w:t>
              </w:r>
            </w:ins>
          </w:p>
        </w:tc>
        <w:tc>
          <w:tcPr>
            <w:tcW w:w="1323" w:type="dxa"/>
            <w:tcPrChange w:id="513" w:author="Stagno Izaguirre, Daniel Alejandro" w:date="2026-06-18T12:26:00Z" w16du:dateUtc="2026-06-18T17:26:00Z">
              <w:tcPr>
                <w:tcW w:w="1336" w:type="dxa"/>
                <w:gridSpan w:val="2"/>
              </w:tcPr>
            </w:tcPrChange>
          </w:tcPr>
          <w:p w14:paraId="49742028" w14:textId="77777777" w:rsidR="007264EE" w:rsidRDefault="007264EE" w:rsidP="00CF0C97">
            <w:pPr>
              <w:jc w:val="both"/>
              <w:rPr>
                <w:ins w:id="514" w:author="Stagno Izaguirre, Daniel Alejandro" w:date="2026-06-18T12:22:00Z" w16du:dateUtc="2026-06-18T17:22:00Z"/>
                <w:rFonts w:ascii="Arial Narrow" w:hAnsi="Arial Narrow"/>
                <w:b/>
                <w:sz w:val="22"/>
                <w:szCs w:val="22"/>
                <w:lang w:val="es-BO"/>
              </w:rPr>
            </w:pPr>
          </w:p>
        </w:tc>
        <w:tc>
          <w:tcPr>
            <w:tcW w:w="1311" w:type="dxa"/>
            <w:tcPrChange w:id="515" w:author="Stagno Izaguirre, Daniel Alejandro" w:date="2026-06-18T12:26:00Z" w16du:dateUtc="2026-06-18T17:26:00Z">
              <w:tcPr>
                <w:tcW w:w="1336" w:type="dxa"/>
                <w:gridSpan w:val="2"/>
              </w:tcPr>
            </w:tcPrChange>
          </w:tcPr>
          <w:p w14:paraId="0702887C" w14:textId="77777777" w:rsidR="007264EE" w:rsidRDefault="007264EE" w:rsidP="00CF0C97">
            <w:pPr>
              <w:jc w:val="both"/>
              <w:rPr>
                <w:ins w:id="516" w:author="Stagno Izaguirre, Daniel Alejandro" w:date="2026-06-18T12:22:00Z" w16du:dateUtc="2026-06-18T17:22:00Z"/>
                <w:rFonts w:ascii="Arial Narrow" w:hAnsi="Arial Narrow"/>
                <w:b/>
                <w:sz w:val="22"/>
                <w:szCs w:val="22"/>
                <w:lang w:val="es-BO"/>
              </w:rPr>
            </w:pPr>
          </w:p>
        </w:tc>
        <w:tc>
          <w:tcPr>
            <w:tcW w:w="1306" w:type="dxa"/>
            <w:tcPrChange w:id="517" w:author="Stagno Izaguirre, Daniel Alejandro" w:date="2026-06-18T12:26:00Z" w16du:dateUtc="2026-06-18T17:26:00Z">
              <w:tcPr>
                <w:tcW w:w="1336" w:type="dxa"/>
                <w:gridSpan w:val="2"/>
              </w:tcPr>
            </w:tcPrChange>
          </w:tcPr>
          <w:p w14:paraId="073AAA62" w14:textId="77777777" w:rsidR="007264EE" w:rsidRDefault="007264EE" w:rsidP="00CF0C97">
            <w:pPr>
              <w:jc w:val="both"/>
              <w:rPr>
                <w:ins w:id="518" w:author="Stagno Izaguirre, Daniel Alejandro" w:date="2026-06-18T12:22:00Z" w16du:dateUtc="2026-06-18T17:22:00Z"/>
                <w:rFonts w:ascii="Arial Narrow" w:hAnsi="Arial Narrow"/>
                <w:b/>
                <w:sz w:val="22"/>
                <w:szCs w:val="22"/>
                <w:lang w:val="es-BO"/>
              </w:rPr>
            </w:pPr>
          </w:p>
        </w:tc>
        <w:tc>
          <w:tcPr>
            <w:tcW w:w="1306" w:type="dxa"/>
            <w:tcPrChange w:id="519" w:author="Stagno Izaguirre, Daniel Alejandro" w:date="2026-06-18T12:26:00Z" w16du:dateUtc="2026-06-18T17:26:00Z">
              <w:tcPr>
                <w:tcW w:w="1336" w:type="dxa"/>
                <w:gridSpan w:val="2"/>
              </w:tcPr>
            </w:tcPrChange>
          </w:tcPr>
          <w:p w14:paraId="70A720F4" w14:textId="77777777" w:rsidR="007264EE" w:rsidRDefault="007264EE" w:rsidP="00CF0C97">
            <w:pPr>
              <w:jc w:val="both"/>
              <w:rPr>
                <w:ins w:id="520" w:author="Stagno Izaguirre, Daniel Alejandro" w:date="2026-06-18T12:22:00Z" w16du:dateUtc="2026-06-18T17:22:00Z"/>
                <w:rFonts w:ascii="Arial Narrow" w:hAnsi="Arial Narrow"/>
                <w:b/>
                <w:sz w:val="22"/>
                <w:szCs w:val="22"/>
                <w:lang w:val="es-BO"/>
              </w:rPr>
            </w:pPr>
          </w:p>
        </w:tc>
        <w:tc>
          <w:tcPr>
            <w:tcW w:w="1306" w:type="dxa"/>
            <w:tcPrChange w:id="521" w:author="Stagno Izaguirre, Daniel Alejandro" w:date="2026-06-18T12:26:00Z" w16du:dateUtc="2026-06-18T17:26:00Z">
              <w:tcPr>
                <w:tcW w:w="1336" w:type="dxa"/>
                <w:gridSpan w:val="2"/>
              </w:tcPr>
            </w:tcPrChange>
          </w:tcPr>
          <w:p w14:paraId="56A8290D" w14:textId="77777777" w:rsidR="007264EE" w:rsidRDefault="007264EE" w:rsidP="00CF0C97">
            <w:pPr>
              <w:jc w:val="both"/>
              <w:rPr>
                <w:ins w:id="522" w:author="Stagno Izaguirre, Daniel Alejandro" w:date="2026-06-18T12:22:00Z" w16du:dateUtc="2026-06-18T17:22:00Z"/>
                <w:rFonts w:ascii="Arial Narrow" w:hAnsi="Arial Narrow"/>
                <w:b/>
                <w:sz w:val="22"/>
                <w:szCs w:val="22"/>
                <w:lang w:val="es-BO"/>
              </w:rPr>
            </w:pPr>
          </w:p>
        </w:tc>
      </w:tr>
      <w:tr w:rsidR="007264EE" w14:paraId="35984280" w14:textId="77777777" w:rsidTr="009C7E57">
        <w:trPr>
          <w:ins w:id="523" w:author="Stagno Izaguirre, Daniel Alejandro" w:date="2026-06-18T12:22:00Z"/>
        </w:trPr>
        <w:tc>
          <w:tcPr>
            <w:tcW w:w="1471" w:type="dxa"/>
            <w:tcPrChange w:id="524" w:author="Stagno Izaguirre, Daniel Alejandro" w:date="2026-06-18T12:27:00Z" w16du:dateUtc="2026-06-18T17:27:00Z">
              <w:tcPr>
                <w:tcW w:w="1335" w:type="dxa"/>
              </w:tcPr>
            </w:tcPrChange>
          </w:tcPr>
          <w:p w14:paraId="688239B5" w14:textId="191F7781" w:rsidR="007264EE" w:rsidRDefault="00EA3D88" w:rsidP="00CF0C97">
            <w:pPr>
              <w:jc w:val="both"/>
              <w:rPr>
                <w:ins w:id="525" w:author="Stagno Izaguirre, Daniel Alejandro" w:date="2026-06-18T12:22:00Z" w16du:dateUtc="2026-06-18T17:22:00Z"/>
                <w:rFonts w:ascii="Arial Narrow" w:hAnsi="Arial Narrow"/>
                <w:b/>
                <w:sz w:val="22"/>
                <w:szCs w:val="22"/>
                <w:lang w:val="es-BO"/>
              </w:rPr>
            </w:pPr>
            <w:ins w:id="526" w:author="Stagno Izaguirre, Daniel Alejandro" w:date="2026-06-18T12:25:00Z" w16du:dateUtc="2026-06-18T17:25:00Z">
              <w:r>
                <w:rPr>
                  <w:rFonts w:ascii="Arial Narrow" w:hAnsi="Arial Narrow"/>
                  <w:b/>
                  <w:sz w:val="22"/>
                  <w:szCs w:val="22"/>
                  <w:lang w:val="es-BO"/>
                </w:rPr>
                <w:t>Personal científico</w:t>
              </w:r>
            </w:ins>
          </w:p>
        </w:tc>
        <w:tc>
          <w:tcPr>
            <w:tcW w:w="1327" w:type="dxa"/>
            <w:shd w:val="clear" w:color="auto" w:fill="C5E0B3" w:themeFill="accent6" w:themeFillTint="66"/>
            <w:tcPrChange w:id="527" w:author="Stagno Izaguirre, Daniel Alejandro" w:date="2026-06-18T12:27:00Z" w16du:dateUtc="2026-06-18T17:27:00Z">
              <w:tcPr>
                <w:tcW w:w="1335" w:type="dxa"/>
                <w:gridSpan w:val="2"/>
              </w:tcPr>
            </w:tcPrChange>
          </w:tcPr>
          <w:p w14:paraId="66ECC49F" w14:textId="77777777" w:rsidR="007264EE" w:rsidRDefault="007264EE" w:rsidP="00CF0C97">
            <w:pPr>
              <w:jc w:val="both"/>
              <w:rPr>
                <w:ins w:id="528" w:author="Stagno Izaguirre, Daniel Alejandro" w:date="2026-06-18T12:22:00Z" w16du:dateUtc="2026-06-18T17:22:00Z"/>
                <w:rFonts w:ascii="Arial Narrow" w:hAnsi="Arial Narrow"/>
                <w:b/>
                <w:sz w:val="22"/>
                <w:szCs w:val="22"/>
                <w:lang w:val="es-BO"/>
              </w:rPr>
            </w:pPr>
          </w:p>
        </w:tc>
        <w:tc>
          <w:tcPr>
            <w:tcW w:w="1323" w:type="dxa"/>
            <w:tcPrChange w:id="529" w:author="Stagno Izaguirre, Daniel Alejandro" w:date="2026-06-18T12:27:00Z" w16du:dateUtc="2026-06-18T17:27:00Z">
              <w:tcPr>
                <w:tcW w:w="1336" w:type="dxa"/>
                <w:gridSpan w:val="2"/>
              </w:tcPr>
            </w:tcPrChange>
          </w:tcPr>
          <w:p w14:paraId="243FE8DF" w14:textId="77777777" w:rsidR="007264EE" w:rsidRDefault="007264EE" w:rsidP="00CF0C97">
            <w:pPr>
              <w:jc w:val="both"/>
              <w:rPr>
                <w:ins w:id="530" w:author="Stagno Izaguirre, Daniel Alejandro" w:date="2026-06-18T12:22:00Z" w16du:dateUtc="2026-06-18T17:22:00Z"/>
                <w:rFonts w:ascii="Arial Narrow" w:hAnsi="Arial Narrow"/>
                <w:b/>
                <w:sz w:val="22"/>
                <w:szCs w:val="22"/>
                <w:lang w:val="es-BO"/>
              </w:rPr>
            </w:pPr>
          </w:p>
        </w:tc>
        <w:tc>
          <w:tcPr>
            <w:tcW w:w="1311" w:type="dxa"/>
            <w:shd w:val="clear" w:color="auto" w:fill="FF0000"/>
            <w:tcPrChange w:id="531" w:author="Stagno Izaguirre, Daniel Alejandro" w:date="2026-06-18T12:27:00Z" w16du:dateUtc="2026-06-18T17:27:00Z">
              <w:tcPr>
                <w:tcW w:w="1336" w:type="dxa"/>
                <w:gridSpan w:val="2"/>
              </w:tcPr>
            </w:tcPrChange>
          </w:tcPr>
          <w:p w14:paraId="42D57613" w14:textId="537DD6E2" w:rsidR="007264EE" w:rsidRDefault="009C7E57" w:rsidP="00CF0C97">
            <w:pPr>
              <w:jc w:val="both"/>
              <w:rPr>
                <w:ins w:id="532" w:author="Stagno Izaguirre, Daniel Alejandro" w:date="2026-06-18T12:22:00Z" w16du:dateUtc="2026-06-18T17:22:00Z"/>
                <w:rFonts w:ascii="Arial Narrow" w:hAnsi="Arial Narrow"/>
                <w:b/>
                <w:sz w:val="22"/>
                <w:szCs w:val="22"/>
                <w:lang w:val="es-BO"/>
              </w:rPr>
            </w:pPr>
            <w:ins w:id="533" w:author="Stagno Izaguirre, Daniel Alejandro" w:date="2026-06-18T12:26:00Z" w16du:dateUtc="2026-06-18T17:26:00Z">
              <w:r>
                <w:rPr>
                  <w:rFonts w:ascii="Arial Narrow" w:hAnsi="Arial Narrow"/>
                  <w:b/>
                  <w:sz w:val="22"/>
                  <w:szCs w:val="22"/>
                  <w:lang w:val="es-BO"/>
                </w:rPr>
                <w:t>No</w:t>
              </w:r>
            </w:ins>
          </w:p>
        </w:tc>
        <w:tc>
          <w:tcPr>
            <w:tcW w:w="1306" w:type="dxa"/>
            <w:tcPrChange w:id="534" w:author="Stagno Izaguirre, Daniel Alejandro" w:date="2026-06-18T12:27:00Z" w16du:dateUtc="2026-06-18T17:27:00Z">
              <w:tcPr>
                <w:tcW w:w="1336" w:type="dxa"/>
                <w:gridSpan w:val="2"/>
              </w:tcPr>
            </w:tcPrChange>
          </w:tcPr>
          <w:p w14:paraId="121F802F" w14:textId="77777777" w:rsidR="007264EE" w:rsidRDefault="007264EE" w:rsidP="00CF0C97">
            <w:pPr>
              <w:jc w:val="both"/>
              <w:rPr>
                <w:ins w:id="535" w:author="Stagno Izaguirre, Daniel Alejandro" w:date="2026-06-18T12:22:00Z" w16du:dateUtc="2026-06-18T17:22:00Z"/>
                <w:rFonts w:ascii="Arial Narrow" w:hAnsi="Arial Narrow"/>
                <w:b/>
                <w:sz w:val="22"/>
                <w:szCs w:val="22"/>
                <w:lang w:val="es-BO"/>
              </w:rPr>
            </w:pPr>
          </w:p>
        </w:tc>
        <w:tc>
          <w:tcPr>
            <w:tcW w:w="1306" w:type="dxa"/>
            <w:tcPrChange w:id="536" w:author="Stagno Izaguirre, Daniel Alejandro" w:date="2026-06-18T12:27:00Z" w16du:dateUtc="2026-06-18T17:27:00Z">
              <w:tcPr>
                <w:tcW w:w="1336" w:type="dxa"/>
                <w:gridSpan w:val="2"/>
              </w:tcPr>
            </w:tcPrChange>
          </w:tcPr>
          <w:p w14:paraId="5D855746" w14:textId="77777777" w:rsidR="007264EE" w:rsidRDefault="007264EE" w:rsidP="00CF0C97">
            <w:pPr>
              <w:jc w:val="both"/>
              <w:rPr>
                <w:ins w:id="537" w:author="Stagno Izaguirre, Daniel Alejandro" w:date="2026-06-18T12:22:00Z" w16du:dateUtc="2026-06-18T17:22:00Z"/>
                <w:rFonts w:ascii="Arial Narrow" w:hAnsi="Arial Narrow"/>
                <w:b/>
                <w:sz w:val="22"/>
                <w:szCs w:val="22"/>
                <w:lang w:val="es-BO"/>
              </w:rPr>
            </w:pPr>
          </w:p>
        </w:tc>
        <w:tc>
          <w:tcPr>
            <w:tcW w:w="1306" w:type="dxa"/>
            <w:tcPrChange w:id="538" w:author="Stagno Izaguirre, Daniel Alejandro" w:date="2026-06-18T12:27:00Z" w16du:dateUtc="2026-06-18T17:27:00Z">
              <w:tcPr>
                <w:tcW w:w="1336" w:type="dxa"/>
                <w:gridSpan w:val="2"/>
              </w:tcPr>
            </w:tcPrChange>
          </w:tcPr>
          <w:p w14:paraId="5F720E37" w14:textId="77777777" w:rsidR="007264EE" w:rsidRDefault="007264EE" w:rsidP="00CF0C97">
            <w:pPr>
              <w:jc w:val="both"/>
              <w:rPr>
                <w:ins w:id="539" w:author="Stagno Izaguirre, Daniel Alejandro" w:date="2026-06-18T12:22:00Z" w16du:dateUtc="2026-06-18T17:22:00Z"/>
                <w:rFonts w:ascii="Arial Narrow" w:hAnsi="Arial Narrow"/>
                <w:b/>
                <w:sz w:val="22"/>
                <w:szCs w:val="22"/>
                <w:lang w:val="es-BO"/>
              </w:rPr>
            </w:pPr>
          </w:p>
        </w:tc>
      </w:tr>
      <w:tr w:rsidR="007264EE" w14:paraId="2CDED5E6" w14:textId="77777777" w:rsidTr="009C7E57">
        <w:trPr>
          <w:ins w:id="540" w:author="Stagno Izaguirre, Daniel Alejandro" w:date="2026-06-18T12:22:00Z"/>
        </w:trPr>
        <w:tc>
          <w:tcPr>
            <w:tcW w:w="1471" w:type="dxa"/>
            <w:tcPrChange w:id="541" w:author="Stagno Izaguirre, Daniel Alejandro" w:date="2026-06-18T12:27:00Z" w16du:dateUtc="2026-06-18T17:27:00Z">
              <w:tcPr>
                <w:tcW w:w="1335" w:type="dxa"/>
              </w:tcPr>
            </w:tcPrChange>
          </w:tcPr>
          <w:p w14:paraId="2D3BFF45" w14:textId="58F10412" w:rsidR="007264EE" w:rsidRDefault="00EA3D88" w:rsidP="00CF0C97">
            <w:pPr>
              <w:jc w:val="both"/>
              <w:rPr>
                <w:ins w:id="542" w:author="Stagno Izaguirre, Daniel Alejandro" w:date="2026-06-18T12:22:00Z" w16du:dateUtc="2026-06-18T17:22:00Z"/>
                <w:rFonts w:ascii="Arial Narrow" w:hAnsi="Arial Narrow"/>
                <w:b/>
                <w:sz w:val="22"/>
                <w:szCs w:val="22"/>
                <w:lang w:val="es-BO"/>
              </w:rPr>
            </w:pPr>
            <w:ins w:id="543" w:author="Stagno Izaguirre, Daniel Alejandro" w:date="2026-06-18T12:25:00Z" w16du:dateUtc="2026-06-18T17:25:00Z">
              <w:r>
                <w:rPr>
                  <w:rFonts w:ascii="Arial Narrow" w:hAnsi="Arial Narrow"/>
                  <w:b/>
                  <w:sz w:val="22"/>
                  <w:szCs w:val="22"/>
                  <w:lang w:val="es-BO"/>
                </w:rPr>
                <w:t>Propiedad Int</w:t>
              </w:r>
            </w:ins>
          </w:p>
        </w:tc>
        <w:tc>
          <w:tcPr>
            <w:tcW w:w="1327" w:type="dxa"/>
            <w:tcPrChange w:id="544" w:author="Stagno Izaguirre, Daniel Alejandro" w:date="2026-06-18T12:27:00Z" w16du:dateUtc="2026-06-18T17:27:00Z">
              <w:tcPr>
                <w:tcW w:w="1335" w:type="dxa"/>
                <w:gridSpan w:val="2"/>
              </w:tcPr>
            </w:tcPrChange>
          </w:tcPr>
          <w:p w14:paraId="71BCBA94" w14:textId="77777777" w:rsidR="007264EE" w:rsidRDefault="007264EE" w:rsidP="00CF0C97">
            <w:pPr>
              <w:jc w:val="both"/>
              <w:rPr>
                <w:ins w:id="545" w:author="Stagno Izaguirre, Daniel Alejandro" w:date="2026-06-18T12:22:00Z" w16du:dateUtc="2026-06-18T17:22:00Z"/>
                <w:rFonts w:ascii="Arial Narrow" w:hAnsi="Arial Narrow"/>
                <w:b/>
                <w:sz w:val="22"/>
                <w:szCs w:val="22"/>
                <w:lang w:val="es-BO"/>
              </w:rPr>
            </w:pPr>
          </w:p>
        </w:tc>
        <w:tc>
          <w:tcPr>
            <w:tcW w:w="1323" w:type="dxa"/>
            <w:tcPrChange w:id="546" w:author="Stagno Izaguirre, Daniel Alejandro" w:date="2026-06-18T12:27:00Z" w16du:dateUtc="2026-06-18T17:27:00Z">
              <w:tcPr>
                <w:tcW w:w="1336" w:type="dxa"/>
                <w:gridSpan w:val="2"/>
              </w:tcPr>
            </w:tcPrChange>
          </w:tcPr>
          <w:p w14:paraId="704EA8AA" w14:textId="77777777" w:rsidR="007264EE" w:rsidRDefault="007264EE" w:rsidP="00CF0C97">
            <w:pPr>
              <w:jc w:val="both"/>
              <w:rPr>
                <w:ins w:id="547" w:author="Stagno Izaguirre, Daniel Alejandro" w:date="2026-06-18T12:22:00Z" w16du:dateUtc="2026-06-18T17:22:00Z"/>
                <w:rFonts w:ascii="Arial Narrow" w:hAnsi="Arial Narrow"/>
                <w:b/>
                <w:sz w:val="22"/>
                <w:szCs w:val="22"/>
                <w:lang w:val="es-BO"/>
              </w:rPr>
            </w:pPr>
          </w:p>
        </w:tc>
        <w:tc>
          <w:tcPr>
            <w:tcW w:w="1311" w:type="dxa"/>
            <w:tcPrChange w:id="548" w:author="Stagno Izaguirre, Daniel Alejandro" w:date="2026-06-18T12:27:00Z" w16du:dateUtc="2026-06-18T17:27:00Z">
              <w:tcPr>
                <w:tcW w:w="1336" w:type="dxa"/>
                <w:gridSpan w:val="2"/>
              </w:tcPr>
            </w:tcPrChange>
          </w:tcPr>
          <w:p w14:paraId="14A966FD" w14:textId="77777777" w:rsidR="007264EE" w:rsidRDefault="007264EE" w:rsidP="00CF0C97">
            <w:pPr>
              <w:jc w:val="both"/>
              <w:rPr>
                <w:ins w:id="549" w:author="Stagno Izaguirre, Daniel Alejandro" w:date="2026-06-18T12:22:00Z" w16du:dateUtc="2026-06-18T17:22:00Z"/>
                <w:rFonts w:ascii="Arial Narrow" w:hAnsi="Arial Narrow"/>
                <w:b/>
                <w:sz w:val="22"/>
                <w:szCs w:val="22"/>
                <w:lang w:val="es-BO"/>
              </w:rPr>
            </w:pPr>
          </w:p>
        </w:tc>
        <w:tc>
          <w:tcPr>
            <w:tcW w:w="1306" w:type="dxa"/>
            <w:shd w:val="clear" w:color="auto" w:fill="FFD966" w:themeFill="accent4" w:themeFillTint="99"/>
            <w:tcPrChange w:id="550" w:author="Stagno Izaguirre, Daniel Alejandro" w:date="2026-06-18T12:27:00Z" w16du:dateUtc="2026-06-18T17:27:00Z">
              <w:tcPr>
                <w:tcW w:w="1336" w:type="dxa"/>
                <w:gridSpan w:val="2"/>
              </w:tcPr>
            </w:tcPrChange>
          </w:tcPr>
          <w:p w14:paraId="41E0BAAC" w14:textId="3FACF73F" w:rsidR="007264EE" w:rsidRDefault="009C7E57" w:rsidP="00CF0C97">
            <w:pPr>
              <w:jc w:val="both"/>
              <w:rPr>
                <w:ins w:id="551" w:author="Stagno Izaguirre, Daniel Alejandro" w:date="2026-06-18T12:22:00Z" w16du:dateUtc="2026-06-18T17:22:00Z"/>
                <w:rFonts w:ascii="Arial Narrow" w:hAnsi="Arial Narrow"/>
                <w:b/>
                <w:sz w:val="22"/>
                <w:szCs w:val="22"/>
                <w:lang w:val="es-BO"/>
              </w:rPr>
            </w:pPr>
            <w:ins w:id="552" w:author="Stagno Izaguirre, Daniel Alejandro" w:date="2026-06-18T12:27:00Z" w16du:dateUtc="2026-06-18T17:27:00Z">
              <w:r>
                <w:rPr>
                  <w:rFonts w:ascii="Arial Narrow" w:hAnsi="Arial Narrow"/>
                  <w:b/>
                  <w:sz w:val="22"/>
                  <w:szCs w:val="22"/>
                  <w:lang w:val="es-BO"/>
                </w:rPr>
                <w:t>Parcialmente</w:t>
              </w:r>
            </w:ins>
          </w:p>
        </w:tc>
        <w:tc>
          <w:tcPr>
            <w:tcW w:w="1306" w:type="dxa"/>
            <w:tcPrChange w:id="553" w:author="Stagno Izaguirre, Daniel Alejandro" w:date="2026-06-18T12:27:00Z" w16du:dateUtc="2026-06-18T17:27:00Z">
              <w:tcPr>
                <w:tcW w:w="1336" w:type="dxa"/>
                <w:gridSpan w:val="2"/>
              </w:tcPr>
            </w:tcPrChange>
          </w:tcPr>
          <w:p w14:paraId="65662C41" w14:textId="77777777" w:rsidR="007264EE" w:rsidRDefault="007264EE" w:rsidP="00CF0C97">
            <w:pPr>
              <w:jc w:val="both"/>
              <w:rPr>
                <w:ins w:id="554" w:author="Stagno Izaguirre, Daniel Alejandro" w:date="2026-06-18T12:22:00Z" w16du:dateUtc="2026-06-18T17:22:00Z"/>
                <w:rFonts w:ascii="Arial Narrow" w:hAnsi="Arial Narrow"/>
                <w:b/>
                <w:sz w:val="22"/>
                <w:szCs w:val="22"/>
                <w:lang w:val="es-BO"/>
              </w:rPr>
            </w:pPr>
          </w:p>
        </w:tc>
        <w:tc>
          <w:tcPr>
            <w:tcW w:w="1306" w:type="dxa"/>
            <w:tcPrChange w:id="555" w:author="Stagno Izaguirre, Daniel Alejandro" w:date="2026-06-18T12:27:00Z" w16du:dateUtc="2026-06-18T17:27:00Z">
              <w:tcPr>
                <w:tcW w:w="1336" w:type="dxa"/>
                <w:gridSpan w:val="2"/>
              </w:tcPr>
            </w:tcPrChange>
          </w:tcPr>
          <w:p w14:paraId="1BBC964D" w14:textId="77777777" w:rsidR="007264EE" w:rsidRDefault="007264EE" w:rsidP="00CF0C97">
            <w:pPr>
              <w:jc w:val="both"/>
              <w:rPr>
                <w:ins w:id="556" w:author="Stagno Izaguirre, Daniel Alejandro" w:date="2026-06-18T12:22:00Z" w16du:dateUtc="2026-06-18T17:22:00Z"/>
                <w:rFonts w:ascii="Arial Narrow" w:hAnsi="Arial Narrow"/>
                <w:b/>
                <w:sz w:val="22"/>
                <w:szCs w:val="22"/>
                <w:lang w:val="es-BO"/>
              </w:rPr>
            </w:pPr>
          </w:p>
        </w:tc>
      </w:tr>
      <w:tr w:rsidR="00EA3D88" w14:paraId="2B2092C5" w14:textId="77777777" w:rsidTr="00EA3D88">
        <w:trPr>
          <w:ins w:id="557" w:author="Stagno Izaguirre, Daniel Alejandro" w:date="2026-06-18T12:25:00Z"/>
        </w:trPr>
        <w:tc>
          <w:tcPr>
            <w:tcW w:w="1471" w:type="dxa"/>
            <w:tcPrChange w:id="558" w:author="Stagno Izaguirre, Daniel Alejandro" w:date="2026-06-18T12:25:00Z" w16du:dateUtc="2026-06-18T17:25:00Z">
              <w:tcPr>
                <w:tcW w:w="1335" w:type="dxa"/>
              </w:tcPr>
            </w:tcPrChange>
          </w:tcPr>
          <w:p w14:paraId="281176A6" w14:textId="725A7B22" w:rsidR="00EA3D88" w:rsidRDefault="00EA3D88" w:rsidP="00CF0C97">
            <w:pPr>
              <w:jc w:val="both"/>
              <w:rPr>
                <w:ins w:id="559" w:author="Stagno Izaguirre, Daniel Alejandro" w:date="2026-06-18T12:25:00Z" w16du:dateUtc="2026-06-18T17:25:00Z"/>
                <w:rFonts w:ascii="Arial Narrow" w:hAnsi="Arial Narrow"/>
                <w:b/>
                <w:sz w:val="22"/>
                <w:szCs w:val="22"/>
                <w:lang w:val="es-BO"/>
              </w:rPr>
            </w:pPr>
            <w:ins w:id="560" w:author="Stagno Izaguirre, Daniel Alejandro" w:date="2026-06-18T12:25:00Z" w16du:dateUtc="2026-06-18T17:25:00Z">
              <w:r>
                <w:rPr>
                  <w:rFonts w:ascii="Arial Narrow" w:hAnsi="Arial Narrow"/>
                  <w:b/>
                  <w:sz w:val="22"/>
                  <w:szCs w:val="22"/>
                  <w:lang w:val="es-BO"/>
                </w:rPr>
                <w:t>…</w:t>
              </w:r>
            </w:ins>
          </w:p>
        </w:tc>
        <w:tc>
          <w:tcPr>
            <w:tcW w:w="1327" w:type="dxa"/>
            <w:tcPrChange w:id="561" w:author="Stagno Izaguirre, Daniel Alejandro" w:date="2026-06-18T12:25:00Z" w16du:dateUtc="2026-06-18T17:25:00Z">
              <w:tcPr>
                <w:tcW w:w="1335" w:type="dxa"/>
                <w:gridSpan w:val="2"/>
              </w:tcPr>
            </w:tcPrChange>
          </w:tcPr>
          <w:p w14:paraId="41018AF5" w14:textId="77777777" w:rsidR="00EA3D88" w:rsidRDefault="00EA3D88" w:rsidP="00CF0C97">
            <w:pPr>
              <w:jc w:val="both"/>
              <w:rPr>
                <w:ins w:id="562" w:author="Stagno Izaguirre, Daniel Alejandro" w:date="2026-06-18T12:25:00Z" w16du:dateUtc="2026-06-18T17:25:00Z"/>
                <w:rFonts w:ascii="Arial Narrow" w:hAnsi="Arial Narrow"/>
                <w:b/>
                <w:sz w:val="22"/>
                <w:szCs w:val="22"/>
                <w:lang w:val="es-BO"/>
              </w:rPr>
            </w:pPr>
          </w:p>
        </w:tc>
        <w:tc>
          <w:tcPr>
            <w:tcW w:w="1323" w:type="dxa"/>
            <w:tcPrChange w:id="563" w:author="Stagno Izaguirre, Daniel Alejandro" w:date="2026-06-18T12:25:00Z" w16du:dateUtc="2026-06-18T17:25:00Z">
              <w:tcPr>
                <w:tcW w:w="1336" w:type="dxa"/>
                <w:gridSpan w:val="2"/>
              </w:tcPr>
            </w:tcPrChange>
          </w:tcPr>
          <w:p w14:paraId="733CABDF" w14:textId="77777777" w:rsidR="00EA3D88" w:rsidRDefault="00EA3D88" w:rsidP="00CF0C97">
            <w:pPr>
              <w:jc w:val="both"/>
              <w:rPr>
                <w:ins w:id="564" w:author="Stagno Izaguirre, Daniel Alejandro" w:date="2026-06-18T12:25:00Z" w16du:dateUtc="2026-06-18T17:25:00Z"/>
                <w:rFonts w:ascii="Arial Narrow" w:hAnsi="Arial Narrow"/>
                <w:b/>
                <w:sz w:val="22"/>
                <w:szCs w:val="22"/>
                <w:lang w:val="es-BO"/>
              </w:rPr>
            </w:pPr>
          </w:p>
        </w:tc>
        <w:tc>
          <w:tcPr>
            <w:tcW w:w="1311" w:type="dxa"/>
            <w:tcPrChange w:id="565" w:author="Stagno Izaguirre, Daniel Alejandro" w:date="2026-06-18T12:25:00Z" w16du:dateUtc="2026-06-18T17:25:00Z">
              <w:tcPr>
                <w:tcW w:w="1336" w:type="dxa"/>
                <w:gridSpan w:val="2"/>
              </w:tcPr>
            </w:tcPrChange>
          </w:tcPr>
          <w:p w14:paraId="799A862A" w14:textId="77777777" w:rsidR="00EA3D88" w:rsidRDefault="00EA3D88" w:rsidP="00CF0C97">
            <w:pPr>
              <w:jc w:val="both"/>
              <w:rPr>
                <w:ins w:id="566" w:author="Stagno Izaguirre, Daniel Alejandro" w:date="2026-06-18T12:25:00Z" w16du:dateUtc="2026-06-18T17:25:00Z"/>
                <w:rFonts w:ascii="Arial Narrow" w:hAnsi="Arial Narrow"/>
                <w:b/>
                <w:sz w:val="22"/>
                <w:szCs w:val="22"/>
                <w:lang w:val="es-BO"/>
              </w:rPr>
            </w:pPr>
          </w:p>
        </w:tc>
        <w:commentRangeEnd w:id="489"/>
        <w:tc>
          <w:tcPr>
            <w:tcW w:w="1306" w:type="dxa"/>
            <w:tcPrChange w:id="567" w:author="Stagno Izaguirre, Daniel Alejandro" w:date="2026-06-18T12:25:00Z" w16du:dateUtc="2026-06-18T17:25:00Z">
              <w:tcPr>
                <w:tcW w:w="1336" w:type="dxa"/>
                <w:gridSpan w:val="2"/>
              </w:tcPr>
            </w:tcPrChange>
          </w:tcPr>
          <w:p w14:paraId="3819F8B6" w14:textId="77777777" w:rsidR="00EA3D88" w:rsidRDefault="00817CF2" w:rsidP="00CF0C97">
            <w:pPr>
              <w:jc w:val="both"/>
              <w:rPr>
                <w:ins w:id="568" w:author="Stagno Izaguirre, Daniel Alejandro" w:date="2026-06-18T12:25:00Z" w16du:dateUtc="2026-06-18T17:25:00Z"/>
                <w:rFonts w:ascii="Arial Narrow" w:hAnsi="Arial Narrow"/>
                <w:b/>
                <w:sz w:val="22"/>
                <w:szCs w:val="22"/>
                <w:lang w:val="es-BO"/>
              </w:rPr>
            </w:pPr>
            <w:r>
              <w:rPr>
                <w:rStyle w:val="CommentReference"/>
                <w:rFonts w:ascii="Arial Narrow" w:hAnsi="Arial Narrow"/>
                <w:b/>
                <w:sz w:val="22"/>
                <w:szCs w:val="22"/>
                <w:lang w:val="es-BO"/>
              </w:rPr>
              <w:commentReference w:id="489"/>
            </w:r>
          </w:p>
        </w:tc>
        <w:tc>
          <w:tcPr>
            <w:tcW w:w="1306" w:type="dxa"/>
            <w:tcPrChange w:id="569" w:author="Stagno Izaguirre, Daniel Alejandro" w:date="2026-06-18T12:25:00Z" w16du:dateUtc="2026-06-18T17:25:00Z">
              <w:tcPr>
                <w:tcW w:w="1336" w:type="dxa"/>
                <w:gridSpan w:val="2"/>
              </w:tcPr>
            </w:tcPrChange>
          </w:tcPr>
          <w:p w14:paraId="576736E8" w14:textId="77777777" w:rsidR="00EA3D88" w:rsidRDefault="00EA3D88" w:rsidP="00CF0C97">
            <w:pPr>
              <w:jc w:val="both"/>
              <w:rPr>
                <w:ins w:id="570" w:author="Stagno Izaguirre, Daniel Alejandro" w:date="2026-06-18T12:25:00Z" w16du:dateUtc="2026-06-18T17:25:00Z"/>
                <w:rFonts w:ascii="Arial Narrow" w:hAnsi="Arial Narrow"/>
                <w:b/>
                <w:sz w:val="22"/>
                <w:szCs w:val="22"/>
                <w:lang w:val="es-BO"/>
              </w:rPr>
            </w:pPr>
          </w:p>
        </w:tc>
        <w:tc>
          <w:tcPr>
            <w:tcW w:w="1306" w:type="dxa"/>
            <w:tcPrChange w:id="571" w:author="Stagno Izaguirre, Daniel Alejandro" w:date="2026-06-18T12:25:00Z" w16du:dateUtc="2026-06-18T17:25:00Z">
              <w:tcPr>
                <w:tcW w:w="1336" w:type="dxa"/>
                <w:gridSpan w:val="2"/>
              </w:tcPr>
            </w:tcPrChange>
          </w:tcPr>
          <w:p w14:paraId="2DB2457D" w14:textId="77777777" w:rsidR="00EA3D88" w:rsidRDefault="00EA3D88" w:rsidP="00CF0C97">
            <w:pPr>
              <w:jc w:val="both"/>
              <w:rPr>
                <w:ins w:id="572" w:author="Stagno Izaguirre, Daniel Alejandro" w:date="2026-06-18T12:25:00Z" w16du:dateUtc="2026-06-18T17:25:00Z"/>
                <w:rFonts w:ascii="Arial Narrow" w:hAnsi="Arial Narrow"/>
                <w:b/>
                <w:sz w:val="22"/>
                <w:szCs w:val="22"/>
                <w:lang w:val="es-BO"/>
              </w:rPr>
            </w:pPr>
          </w:p>
        </w:tc>
      </w:tr>
    </w:tbl>
    <w:p w14:paraId="73570626" w14:textId="77777777" w:rsidR="007264EE" w:rsidRDefault="007264EE" w:rsidP="00CF0C97">
      <w:pPr>
        <w:jc w:val="both"/>
        <w:rPr>
          <w:ins w:id="573" w:author="Stagno Izaguirre, Daniel Alejandro" w:date="2026-06-18T12:28:00Z" w16du:dateUtc="2026-06-18T17:28:00Z"/>
          <w:rFonts w:ascii="Arial Narrow" w:hAnsi="Arial Narrow"/>
          <w:b/>
          <w:sz w:val="22"/>
          <w:szCs w:val="22"/>
          <w:lang w:val="es-BO"/>
        </w:rPr>
      </w:pPr>
    </w:p>
    <w:p w14:paraId="012EC8B5" w14:textId="0FBA66FC" w:rsidR="00817CF2" w:rsidRPr="00817CF2" w:rsidRDefault="00817CF2" w:rsidP="00CF0C97">
      <w:pPr>
        <w:jc w:val="both"/>
        <w:rPr>
          <w:rFonts w:ascii="Arial Narrow" w:hAnsi="Arial Narrow"/>
          <w:bCs/>
          <w:sz w:val="22"/>
          <w:szCs w:val="22"/>
          <w:lang w:val="es-BO"/>
          <w:rPrChange w:id="574" w:author="Stagno Izaguirre, Daniel Alejandro" w:date="2026-06-18T12:28:00Z" w16du:dateUtc="2026-06-18T17:28:00Z">
            <w:rPr>
              <w:rFonts w:ascii="Arial Narrow" w:hAnsi="Arial Narrow"/>
              <w:b/>
              <w:sz w:val="22"/>
              <w:szCs w:val="22"/>
              <w:lang w:val="es-BO"/>
            </w:rPr>
          </w:rPrChange>
        </w:rPr>
      </w:pPr>
      <w:ins w:id="575" w:author="Stagno Izaguirre, Daniel Alejandro" w:date="2026-06-18T12:28:00Z" w16du:dateUtc="2026-06-18T17:28:00Z">
        <w:r>
          <w:rPr>
            <w:rFonts w:ascii="Arial Narrow" w:hAnsi="Arial Narrow"/>
            <w:bCs/>
            <w:sz w:val="22"/>
            <w:szCs w:val="22"/>
            <w:lang w:val="es-BO"/>
          </w:rPr>
          <w:t>Sugi</w:t>
        </w:r>
      </w:ins>
      <w:ins w:id="576" w:author="Stagno Izaguirre, Daniel Alejandro" w:date="2026-06-18T12:29:00Z" w16du:dateUtc="2026-06-18T17:29:00Z">
        <w:r>
          <w:rPr>
            <w:rFonts w:ascii="Arial Narrow" w:hAnsi="Arial Narrow"/>
            <w:bCs/>
            <w:sz w:val="22"/>
            <w:szCs w:val="22"/>
            <w:lang w:val="es-BO"/>
          </w:rPr>
          <w:t xml:space="preserve">ero cerrar esta sección con un párrafo discutiendo los </w:t>
        </w:r>
        <w:r w:rsidR="00117988">
          <w:rPr>
            <w:rFonts w:ascii="Arial Narrow" w:hAnsi="Arial Narrow"/>
            <w:bCs/>
            <w:sz w:val="22"/>
            <w:szCs w:val="22"/>
            <w:lang w:val="es-BO"/>
          </w:rPr>
          <w:t>pro/con de esquemas que contemplan más/menos actividades; o del foco en I+D vs innovación</w:t>
        </w:r>
      </w:ins>
    </w:p>
    <w:p w14:paraId="583B2938" w14:textId="77777777" w:rsidR="00EE6750" w:rsidRDefault="00EE6750" w:rsidP="00CF0C97">
      <w:pPr>
        <w:jc w:val="both"/>
        <w:rPr>
          <w:rFonts w:ascii="Arial Narrow" w:hAnsi="Arial Narrow"/>
          <w:b/>
          <w:sz w:val="22"/>
          <w:szCs w:val="22"/>
          <w:lang w:val="es-BO"/>
        </w:rPr>
      </w:pPr>
    </w:p>
    <w:p w14:paraId="25DF7AEB" w14:textId="7997040B" w:rsidR="00EE6750" w:rsidRPr="00AD6497" w:rsidRDefault="00AD6497" w:rsidP="00AD6497">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1.4 </w:t>
      </w:r>
      <w:r w:rsidR="00C50CCE" w:rsidRPr="00AD6497">
        <w:rPr>
          <w:rFonts w:ascii="Arial Narrow" w:hAnsi="Arial Narrow"/>
          <w:b/>
          <w:bCs/>
          <w:color w:val="000000" w:themeColor="text1"/>
          <w:lang w:val="es-ES"/>
        </w:rPr>
        <w:t>Techo</w:t>
      </w:r>
      <w:r w:rsidR="000C759C" w:rsidRPr="00AD6497">
        <w:rPr>
          <w:rFonts w:ascii="Arial Narrow" w:hAnsi="Arial Narrow"/>
          <w:b/>
          <w:bCs/>
          <w:color w:val="000000" w:themeColor="text1"/>
          <w:lang w:val="es-ES"/>
        </w:rPr>
        <w:t>s</w:t>
      </w:r>
      <w:r w:rsidR="008361E1" w:rsidRPr="00AD6497">
        <w:rPr>
          <w:rFonts w:ascii="Arial Narrow" w:hAnsi="Arial Narrow"/>
          <w:b/>
          <w:bCs/>
          <w:color w:val="000000" w:themeColor="text1"/>
          <w:lang w:val="es-ES"/>
        </w:rPr>
        <w:t xml:space="preserve"> y </w:t>
      </w:r>
      <w:r w:rsidR="000C759C" w:rsidRPr="00AD6497">
        <w:rPr>
          <w:rFonts w:ascii="Arial Narrow" w:hAnsi="Arial Narrow"/>
          <w:b/>
          <w:bCs/>
          <w:color w:val="000000" w:themeColor="text1"/>
          <w:lang w:val="es-ES"/>
        </w:rPr>
        <w:t>posibilidad de</w:t>
      </w:r>
      <w:r w:rsidR="00E82CB3" w:rsidRPr="00AD6497">
        <w:rPr>
          <w:rFonts w:ascii="Arial Narrow" w:hAnsi="Arial Narrow"/>
          <w:b/>
          <w:bCs/>
          <w:color w:val="000000" w:themeColor="text1"/>
          <w:lang w:val="es-ES"/>
        </w:rPr>
        <w:t xml:space="preserve"> </w:t>
      </w:r>
      <w:r w:rsidR="000C759C" w:rsidRPr="00AD6497">
        <w:rPr>
          <w:rFonts w:ascii="Arial Narrow" w:hAnsi="Arial Narrow"/>
          <w:b/>
          <w:bCs/>
          <w:color w:val="000000" w:themeColor="text1"/>
          <w:lang w:val="es-ES"/>
        </w:rPr>
        <w:t xml:space="preserve">arrastre </w:t>
      </w:r>
    </w:p>
    <w:p w14:paraId="54DC7C5A" w14:textId="77777777" w:rsidR="004C1ECB" w:rsidRDefault="004C1ECB" w:rsidP="004C1ECB">
      <w:pPr>
        <w:jc w:val="both"/>
        <w:rPr>
          <w:rFonts w:ascii="Arial Narrow" w:hAnsi="Arial Narrow"/>
          <w:b/>
          <w:sz w:val="22"/>
          <w:szCs w:val="22"/>
          <w:lang w:val="es-BO"/>
        </w:rPr>
      </w:pPr>
    </w:p>
    <w:p w14:paraId="75339C63" w14:textId="0F73E1EC" w:rsidR="004D4225" w:rsidRDefault="00EE1401" w:rsidP="00EE1401">
      <w:pPr>
        <w:jc w:val="both"/>
        <w:rPr>
          <w:rFonts w:ascii="Arial Narrow" w:hAnsi="Arial Narrow" w:cs="Arial"/>
          <w:sz w:val="22"/>
          <w:szCs w:val="22"/>
          <w:lang w:val="es-BO"/>
        </w:rPr>
      </w:pPr>
      <w:r w:rsidRPr="009E3616">
        <w:rPr>
          <w:rFonts w:ascii="Arial Narrow" w:hAnsi="Arial Narrow" w:cs="Arial"/>
          <w:sz w:val="22"/>
          <w:szCs w:val="22"/>
          <w:lang w:val="es-BO"/>
        </w:rPr>
        <w:t>Algunos regímenes aplican umbrales según el volumen de gasto o techos sobre el monto</w:t>
      </w:r>
      <w:ins w:id="577" w:author="Stagno Izaguirre, Daniel Alejandro" w:date="2026-06-18T15:13:00Z" w16du:dateUtc="2026-06-18T20:13:00Z">
        <w:r w:rsidR="00A4313E">
          <w:rPr>
            <w:rFonts w:ascii="Arial Narrow" w:hAnsi="Arial Narrow" w:cs="Arial"/>
            <w:sz w:val="22"/>
            <w:szCs w:val="22"/>
            <w:lang w:val="es-BO"/>
          </w:rPr>
          <w:t xml:space="preserve"> </w:t>
        </w:r>
      </w:ins>
      <w:r w:rsidRPr="009E3616">
        <w:rPr>
          <w:rFonts w:ascii="Arial Narrow" w:hAnsi="Arial Narrow" w:cs="Arial"/>
          <w:sz w:val="22"/>
          <w:szCs w:val="22"/>
          <w:lang w:val="es-BO"/>
        </w:rPr>
        <w:t xml:space="preserve"> máximo de alivio fiscal que se puede reclamar</w:t>
      </w:r>
      <w:sdt>
        <w:sdtPr>
          <w:rPr>
            <w:rFonts w:ascii="Arial Narrow" w:hAnsi="Arial Narrow" w:cs="Arial"/>
            <w:sz w:val="22"/>
            <w:szCs w:val="22"/>
            <w:lang w:val="es-BO"/>
          </w:rPr>
          <w:id w:val="1051117273"/>
          <w:citation/>
        </w:sdtPr>
        <w:sdtEndPr/>
        <w:sdtContent>
          <w:r>
            <w:rPr>
              <w:rFonts w:ascii="Arial Narrow" w:hAnsi="Arial Narrow" w:cs="Arial"/>
              <w:sz w:val="22"/>
              <w:szCs w:val="22"/>
              <w:lang w:val="es-BO"/>
            </w:rPr>
            <w:fldChar w:fldCharType="begin"/>
          </w:r>
          <w:r>
            <w:rPr>
              <w:rFonts w:ascii="Arial Narrow" w:hAnsi="Arial Narrow" w:cs="Arial"/>
              <w:sz w:val="22"/>
              <w:szCs w:val="22"/>
              <w:lang w:val="es-BO"/>
            </w:rPr>
            <w:instrText xml:space="preserve"> CITATION Moh22 \l 16394 </w:instrText>
          </w:r>
          <w:r>
            <w:rPr>
              <w:rFonts w:ascii="Arial Narrow" w:hAnsi="Arial Narrow" w:cs="Arial"/>
              <w:sz w:val="22"/>
              <w:szCs w:val="22"/>
              <w:lang w:val="es-BO"/>
            </w:rPr>
            <w:fldChar w:fldCharType="separate"/>
          </w:r>
          <w:r>
            <w:rPr>
              <w:rFonts w:ascii="Arial Narrow" w:hAnsi="Arial Narrow" w:cs="Arial"/>
              <w:noProof/>
              <w:sz w:val="22"/>
              <w:szCs w:val="22"/>
              <w:lang w:val="es-BO"/>
            </w:rPr>
            <w:t xml:space="preserve"> </w:t>
          </w:r>
          <w:r w:rsidRPr="00AD3996">
            <w:rPr>
              <w:rFonts w:ascii="Arial Narrow" w:hAnsi="Arial Narrow" w:cs="Arial"/>
              <w:noProof/>
              <w:sz w:val="22"/>
              <w:szCs w:val="22"/>
              <w:lang w:val="es-BO"/>
            </w:rPr>
            <w:t>(Mohnen, Taxation and Innovation, 2022)</w:t>
          </w:r>
          <w:r>
            <w:rPr>
              <w:rFonts w:ascii="Arial Narrow" w:hAnsi="Arial Narrow" w:cs="Arial"/>
              <w:sz w:val="22"/>
              <w:szCs w:val="22"/>
              <w:lang w:val="es-BO"/>
            </w:rPr>
            <w:fldChar w:fldCharType="end"/>
          </w:r>
        </w:sdtContent>
      </w:sdt>
      <w:r w:rsidRPr="009E3616">
        <w:rPr>
          <w:rFonts w:ascii="Arial Narrow" w:hAnsi="Arial Narrow" w:cs="Arial"/>
          <w:sz w:val="22"/>
          <w:szCs w:val="22"/>
          <w:lang w:val="es-BO"/>
        </w:rPr>
        <w:t xml:space="preserve">. </w:t>
      </w:r>
      <w:r w:rsidR="00243F9F" w:rsidRPr="00243F9F">
        <w:rPr>
          <w:rFonts w:ascii="Arial Narrow" w:hAnsi="Arial Narrow" w:cs="Arial"/>
          <w:sz w:val="22"/>
          <w:szCs w:val="22"/>
          <w:lang w:val="es-BO"/>
        </w:rPr>
        <w:t xml:space="preserve">Estos mecanismos cumplen </w:t>
      </w:r>
      <w:r w:rsidR="00E67445">
        <w:rPr>
          <w:rFonts w:ascii="Arial Narrow" w:hAnsi="Arial Narrow" w:cs="Arial"/>
          <w:sz w:val="22"/>
          <w:szCs w:val="22"/>
          <w:lang w:val="es-BO"/>
        </w:rPr>
        <w:t>la función</w:t>
      </w:r>
      <w:r w:rsidR="000F5AE0">
        <w:rPr>
          <w:rFonts w:ascii="Arial Narrow" w:hAnsi="Arial Narrow" w:cs="Arial"/>
          <w:sz w:val="22"/>
          <w:szCs w:val="22"/>
          <w:lang w:val="es-BO"/>
        </w:rPr>
        <w:t xml:space="preserve"> principal de</w:t>
      </w:r>
      <w:r w:rsidR="00243F9F" w:rsidRPr="00243F9F">
        <w:rPr>
          <w:rFonts w:ascii="Arial Narrow" w:hAnsi="Arial Narrow" w:cs="Arial"/>
          <w:sz w:val="22"/>
          <w:szCs w:val="22"/>
          <w:lang w:val="es-BO"/>
        </w:rPr>
        <w:t xml:space="preserve"> controlar el costo fiscal del instrumento</w:t>
      </w:r>
      <w:r w:rsidR="00BC1C80">
        <w:rPr>
          <w:rFonts w:ascii="Arial Narrow" w:hAnsi="Arial Narrow" w:cs="Arial"/>
          <w:sz w:val="22"/>
          <w:szCs w:val="22"/>
          <w:lang w:val="es-BO"/>
        </w:rPr>
        <w:t xml:space="preserve">. </w:t>
      </w:r>
      <w:r w:rsidR="004D4225" w:rsidRPr="004D4225">
        <w:rPr>
          <w:rFonts w:ascii="Arial Narrow" w:hAnsi="Arial Narrow" w:cs="Arial"/>
          <w:sz w:val="22"/>
          <w:szCs w:val="22"/>
          <w:lang w:val="es-BO"/>
        </w:rPr>
        <w:t>Aunque todos los países</w:t>
      </w:r>
      <w:r w:rsidR="00806468">
        <w:rPr>
          <w:rFonts w:ascii="Arial Narrow" w:hAnsi="Arial Narrow" w:cs="Arial"/>
          <w:sz w:val="22"/>
          <w:szCs w:val="22"/>
          <w:lang w:val="es-BO"/>
        </w:rPr>
        <w:t xml:space="preserve"> estudiados</w:t>
      </w:r>
      <w:r w:rsidR="004D4225" w:rsidRPr="004D4225">
        <w:rPr>
          <w:rFonts w:ascii="Arial Narrow" w:hAnsi="Arial Narrow" w:cs="Arial"/>
          <w:sz w:val="22"/>
          <w:szCs w:val="22"/>
          <w:lang w:val="es-BO"/>
        </w:rPr>
        <w:t xml:space="preserve"> incorporan algún tipo de límite, lo hacen a través de mecanismos distintos que reflejan sus prioridades de política.</w:t>
      </w:r>
    </w:p>
    <w:p w14:paraId="03C8203E" w14:textId="77777777" w:rsidR="00806468" w:rsidRDefault="00806468" w:rsidP="00EE1401">
      <w:pPr>
        <w:jc w:val="both"/>
        <w:rPr>
          <w:rFonts w:ascii="Arial Narrow" w:hAnsi="Arial Narrow" w:cs="Arial"/>
          <w:sz w:val="22"/>
          <w:szCs w:val="22"/>
          <w:lang w:val="es-BO"/>
        </w:rPr>
      </w:pPr>
    </w:p>
    <w:p w14:paraId="4BA4ED03" w14:textId="28F1CDF4" w:rsidR="00806468" w:rsidRDefault="00806468" w:rsidP="00EE1401">
      <w:pPr>
        <w:jc w:val="both"/>
        <w:rPr>
          <w:rFonts w:ascii="Arial Narrow" w:hAnsi="Arial Narrow" w:cs="Arial"/>
          <w:sz w:val="22"/>
          <w:szCs w:val="22"/>
          <w:lang w:val="es-BO"/>
        </w:rPr>
      </w:pPr>
      <w:r>
        <w:rPr>
          <w:rFonts w:ascii="Arial Narrow" w:hAnsi="Arial Narrow" w:cs="Arial"/>
          <w:sz w:val="22"/>
          <w:szCs w:val="22"/>
          <w:lang w:val="es-BO"/>
        </w:rPr>
        <w:t xml:space="preserve">En Brasil </w:t>
      </w:r>
      <w:r w:rsidRPr="00806468">
        <w:rPr>
          <w:rFonts w:ascii="Arial Narrow" w:hAnsi="Arial Narrow" w:cs="Arial"/>
          <w:sz w:val="22"/>
          <w:szCs w:val="22"/>
          <w:lang w:val="es-BO"/>
        </w:rPr>
        <w:t>no existe un tope máximo explícito en términos absolutos</w:t>
      </w:r>
      <w:r w:rsidR="00F108A7">
        <w:rPr>
          <w:rFonts w:ascii="Arial Narrow" w:hAnsi="Arial Narrow" w:cs="Arial"/>
          <w:sz w:val="22"/>
          <w:szCs w:val="22"/>
          <w:lang w:val="es-BO"/>
        </w:rPr>
        <w:t xml:space="preserve"> </w:t>
      </w:r>
      <w:r w:rsidR="00F108A7" w:rsidRPr="00F108A7">
        <w:rPr>
          <w:rFonts w:ascii="Arial Narrow" w:hAnsi="Arial Narrow" w:cs="Arial"/>
          <w:sz w:val="22"/>
          <w:szCs w:val="22"/>
          <w:lang w:val="es-BO"/>
        </w:rPr>
        <w:t>(monto en dinero) sobre el beneficio fiscal que una empresa puede reclamar.</w:t>
      </w:r>
      <w:r w:rsidR="00F108A7">
        <w:rPr>
          <w:rFonts w:ascii="Arial Narrow" w:hAnsi="Arial Narrow" w:cs="Arial"/>
          <w:sz w:val="22"/>
          <w:szCs w:val="22"/>
          <w:lang w:val="es-BO"/>
        </w:rPr>
        <w:t xml:space="preserve"> </w:t>
      </w:r>
      <w:commentRangeStart w:id="578"/>
      <w:r w:rsidR="00F108A7">
        <w:rPr>
          <w:rFonts w:ascii="Arial Narrow" w:hAnsi="Arial Narrow" w:cs="Arial"/>
          <w:sz w:val="22"/>
          <w:szCs w:val="22"/>
          <w:lang w:val="es-BO"/>
        </w:rPr>
        <w:t xml:space="preserve">Sin embargo, </w:t>
      </w:r>
      <w:r w:rsidR="00067A80">
        <w:rPr>
          <w:rFonts w:ascii="Arial Narrow" w:hAnsi="Arial Narrow" w:cs="Arial"/>
          <w:sz w:val="22"/>
          <w:szCs w:val="22"/>
          <w:lang w:val="es-BO"/>
        </w:rPr>
        <w:t xml:space="preserve">las </w:t>
      </w:r>
      <w:r w:rsidR="000F0EC6">
        <w:rPr>
          <w:rFonts w:ascii="Arial Narrow" w:hAnsi="Arial Narrow" w:cs="Arial"/>
          <w:sz w:val="22"/>
          <w:szCs w:val="22"/>
          <w:lang w:val="es-BO"/>
        </w:rPr>
        <w:t xml:space="preserve">superdeducciones </w:t>
      </w:r>
      <w:r w:rsidR="00067A80">
        <w:rPr>
          <w:rFonts w:ascii="Arial Narrow" w:hAnsi="Arial Narrow" w:cs="Arial"/>
          <w:sz w:val="22"/>
          <w:szCs w:val="22"/>
          <w:lang w:val="es-BO"/>
        </w:rPr>
        <w:t>que o</w:t>
      </w:r>
      <w:r w:rsidR="0081732C">
        <w:rPr>
          <w:rFonts w:ascii="Arial Narrow" w:hAnsi="Arial Narrow" w:cs="Arial"/>
          <w:sz w:val="22"/>
          <w:szCs w:val="22"/>
          <w:lang w:val="es-BO"/>
        </w:rPr>
        <w:t xml:space="preserve">torga el beneficios </w:t>
      </w:r>
      <w:r w:rsidR="0081732C" w:rsidRPr="0081732C">
        <w:rPr>
          <w:rFonts w:ascii="Arial Narrow" w:hAnsi="Arial Narrow" w:cs="Arial"/>
          <w:sz w:val="22"/>
          <w:szCs w:val="22"/>
          <w:lang w:val="es-BO"/>
        </w:rPr>
        <w:t>reducen la base imponible del impuesto a la renta, pero no pueden generar una base imponible negativa.</w:t>
      </w:r>
      <w:r w:rsidR="0081732C">
        <w:rPr>
          <w:rFonts w:ascii="Arial Narrow" w:hAnsi="Arial Narrow" w:cs="Arial"/>
          <w:sz w:val="22"/>
          <w:szCs w:val="22"/>
          <w:lang w:val="es-BO"/>
        </w:rPr>
        <w:t xml:space="preserve"> </w:t>
      </w:r>
      <w:r w:rsidR="0081732C" w:rsidRPr="0081732C">
        <w:rPr>
          <w:rFonts w:ascii="Arial Narrow" w:hAnsi="Arial Narrow" w:cs="Arial"/>
          <w:sz w:val="22"/>
          <w:szCs w:val="22"/>
          <w:lang w:val="es-BO"/>
        </w:rPr>
        <w:t>Esto implica que el beneficio efectivo está limitado por el nivel de utilidades de la empresa</w:t>
      </w:r>
      <w:r w:rsidR="00B165C7">
        <w:rPr>
          <w:rFonts w:ascii="Arial Narrow" w:hAnsi="Arial Narrow" w:cs="Arial"/>
          <w:sz w:val="22"/>
          <w:szCs w:val="22"/>
          <w:lang w:val="es-BO"/>
        </w:rPr>
        <w:t xml:space="preserve">, sin la posibilidad </w:t>
      </w:r>
      <w:r w:rsidR="00825FE2">
        <w:rPr>
          <w:rFonts w:ascii="Arial Narrow" w:hAnsi="Arial Narrow" w:cs="Arial"/>
          <w:sz w:val="22"/>
          <w:szCs w:val="22"/>
          <w:lang w:val="es-BO"/>
        </w:rPr>
        <w:t xml:space="preserve">de reembolso ni trasladarse a ejercicios futuros. </w:t>
      </w:r>
      <w:commentRangeEnd w:id="578"/>
      <w:r w:rsidR="0009616E">
        <w:rPr>
          <w:rStyle w:val="CommentReference"/>
          <w:rFonts w:ascii="Arial Narrow" w:hAnsi="Arial Narrow" w:cs="Arial"/>
          <w:sz w:val="22"/>
          <w:szCs w:val="22"/>
          <w:lang w:val="es-BO"/>
        </w:rPr>
        <w:commentReference w:id="578"/>
      </w:r>
    </w:p>
    <w:p w14:paraId="1635E4F2" w14:textId="77777777" w:rsidR="004D4225" w:rsidRDefault="004D4225" w:rsidP="00EE1401">
      <w:pPr>
        <w:jc w:val="both"/>
        <w:rPr>
          <w:rFonts w:ascii="Arial Narrow" w:hAnsi="Arial Narrow" w:cs="Arial"/>
          <w:sz w:val="22"/>
          <w:szCs w:val="22"/>
          <w:lang w:val="es-BO"/>
        </w:rPr>
      </w:pPr>
    </w:p>
    <w:p w14:paraId="536DF859" w14:textId="07DFB3E3" w:rsidR="00964789" w:rsidRDefault="004D4225" w:rsidP="00EE1401">
      <w:pPr>
        <w:jc w:val="both"/>
        <w:rPr>
          <w:rFonts w:ascii="Arial Narrow" w:hAnsi="Arial Narrow" w:cs="Arial"/>
          <w:sz w:val="22"/>
          <w:szCs w:val="22"/>
          <w:lang w:val="es-BO"/>
        </w:rPr>
      </w:pPr>
      <w:r>
        <w:rPr>
          <w:rFonts w:ascii="Arial Narrow" w:hAnsi="Arial Narrow" w:cs="Arial"/>
          <w:sz w:val="22"/>
          <w:szCs w:val="22"/>
          <w:lang w:val="es-BO"/>
        </w:rPr>
        <w:t xml:space="preserve">Francia </w:t>
      </w:r>
      <w:r w:rsidR="00C33E62">
        <w:rPr>
          <w:rFonts w:ascii="Arial Narrow" w:hAnsi="Arial Narrow" w:cs="Arial"/>
          <w:sz w:val="22"/>
          <w:szCs w:val="22"/>
          <w:lang w:val="es-BO"/>
        </w:rPr>
        <w:t>o</w:t>
      </w:r>
      <w:r w:rsidR="00C33E62" w:rsidRPr="00C33E62">
        <w:rPr>
          <w:rFonts w:ascii="Arial Narrow" w:hAnsi="Arial Narrow" w:cs="Arial"/>
          <w:sz w:val="22"/>
          <w:szCs w:val="22"/>
          <w:lang w:val="es-BO"/>
        </w:rPr>
        <w:t>pta por una lógica de progresividad, reduciendo la intensidad del beneficio a medida que aumenta el volumen de gasto</w:t>
      </w:r>
      <w:r w:rsidR="00C93059">
        <w:rPr>
          <w:rFonts w:ascii="Arial Narrow" w:hAnsi="Arial Narrow" w:cs="Arial"/>
          <w:sz w:val="22"/>
          <w:szCs w:val="22"/>
          <w:lang w:val="es-BO"/>
        </w:rPr>
        <w:t xml:space="preserve">: </w:t>
      </w:r>
      <w:r w:rsidR="00054C67">
        <w:rPr>
          <w:rFonts w:ascii="Arial Narrow" w:hAnsi="Arial Narrow" w:cs="Arial"/>
          <w:sz w:val="22"/>
          <w:szCs w:val="22"/>
          <w:lang w:val="es-BO"/>
        </w:rPr>
        <w:t xml:space="preserve">30% de los primeros 100 millones de euros de gasto elegible y 5% del </w:t>
      </w:r>
      <w:r w:rsidR="00747DBF">
        <w:rPr>
          <w:rFonts w:ascii="Arial Narrow" w:hAnsi="Arial Narrow" w:cs="Arial"/>
          <w:sz w:val="22"/>
          <w:szCs w:val="22"/>
          <w:lang w:val="es-BO"/>
        </w:rPr>
        <w:t xml:space="preserve">excedente. </w:t>
      </w:r>
      <w:commentRangeStart w:id="579"/>
      <w:r w:rsidR="00747DBF">
        <w:rPr>
          <w:rFonts w:ascii="Arial Narrow" w:hAnsi="Arial Narrow" w:cs="Arial"/>
          <w:sz w:val="22"/>
          <w:szCs w:val="22"/>
          <w:lang w:val="es-BO"/>
        </w:rPr>
        <w:t xml:space="preserve">El esquema </w:t>
      </w:r>
      <w:del w:id="580" w:author="Castellanos Ramallo Gonzalo" w:date="2026-06-19T16:19:00Z" w16du:dateUtc="2026-06-19T20:19:00Z">
        <w:r w:rsidR="00747DBF" w:rsidRPr="00747DBF">
          <w:rPr>
            <w:rFonts w:ascii="Arial Narrow" w:hAnsi="Arial Narrow" w:cs="Arial"/>
            <w:sz w:val="22"/>
            <w:szCs w:val="22"/>
            <w:lang w:val="es-BO"/>
          </w:rPr>
          <w:delText xml:space="preserve">o </w:delText>
        </w:r>
      </w:del>
      <w:del w:id="581" w:author="Castellanos Ramallo Gonzalo" w:date="2026-06-19T16:18:00Z" w16du:dateUtc="2026-06-19T20:18:00Z">
        <w:r w:rsidR="00747DBF" w:rsidRPr="00747DBF">
          <w:rPr>
            <w:rFonts w:ascii="Arial Narrow" w:hAnsi="Arial Narrow" w:cs="Arial"/>
            <w:sz w:val="22"/>
            <w:szCs w:val="22"/>
            <w:lang w:val="es-BO"/>
          </w:rPr>
          <w:delText xml:space="preserve">que </w:delText>
        </w:r>
      </w:del>
      <w:r w:rsidR="00747DBF" w:rsidRPr="00747DBF">
        <w:rPr>
          <w:rFonts w:ascii="Arial Narrow" w:hAnsi="Arial Narrow" w:cs="Arial"/>
          <w:sz w:val="22"/>
          <w:szCs w:val="22"/>
          <w:lang w:val="es-BO"/>
        </w:rPr>
        <w:t>permite seguir incentivando a grandes empresas sin generar subsidios excesivos.</w:t>
      </w:r>
      <w:r w:rsidR="00747DBF">
        <w:rPr>
          <w:rFonts w:ascii="Arial Narrow" w:hAnsi="Arial Narrow" w:cs="Arial"/>
          <w:sz w:val="22"/>
          <w:szCs w:val="22"/>
          <w:lang w:val="es-BO"/>
        </w:rPr>
        <w:t xml:space="preserve"> </w:t>
      </w:r>
      <w:commentRangeEnd w:id="579"/>
      <w:r w:rsidR="00375A27" w:rsidRPr="00964789">
        <w:rPr>
          <w:rStyle w:val="CommentReference"/>
          <w:rFonts w:ascii="Arial Narrow" w:hAnsi="Arial Narrow" w:cs="Arial"/>
          <w:sz w:val="22"/>
          <w:szCs w:val="22"/>
          <w:lang w:val="es-BO"/>
        </w:rPr>
        <w:commentReference w:id="579"/>
      </w:r>
      <w:r w:rsidR="00964789" w:rsidRPr="00964789">
        <w:rPr>
          <w:rFonts w:ascii="Arial Narrow" w:hAnsi="Arial Narrow" w:cs="Arial"/>
          <w:sz w:val="22"/>
          <w:szCs w:val="22"/>
          <w:lang w:val="es-BO"/>
        </w:rPr>
        <w:t>El techo d</w:t>
      </w:r>
      <w:r w:rsidR="00AE0E7E">
        <w:rPr>
          <w:rFonts w:ascii="Arial Narrow" w:hAnsi="Arial Narrow" w:cs="Arial"/>
          <w:sz w:val="22"/>
          <w:szCs w:val="22"/>
          <w:lang w:val="es-BO"/>
        </w:rPr>
        <w:t xml:space="preserve">el CIR </w:t>
      </w:r>
      <w:r w:rsidR="00964789" w:rsidRPr="00964789">
        <w:rPr>
          <w:rFonts w:ascii="Arial Narrow" w:hAnsi="Arial Narrow" w:cs="Arial"/>
          <w:sz w:val="22"/>
          <w:szCs w:val="22"/>
          <w:lang w:val="es-BO"/>
        </w:rPr>
        <w:t>es uno de los más altos, lo que aumenta su atractivo para las multinacionales de I+D (EY, 2024).</w:t>
      </w:r>
    </w:p>
    <w:p w14:paraId="0FD61548" w14:textId="77777777" w:rsidR="00964789" w:rsidRDefault="00964789" w:rsidP="00EE1401">
      <w:pPr>
        <w:jc w:val="both"/>
        <w:rPr>
          <w:rFonts w:ascii="Arial Narrow" w:hAnsi="Arial Narrow" w:cs="Arial"/>
          <w:sz w:val="22"/>
          <w:szCs w:val="22"/>
          <w:lang w:val="es-BO"/>
        </w:rPr>
      </w:pPr>
    </w:p>
    <w:p w14:paraId="59E04B3F" w14:textId="0160501C" w:rsidR="00B320CD" w:rsidRDefault="00F478DF" w:rsidP="00EE1401">
      <w:pPr>
        <w:jc w:val="both"/>
        <w:rPr>
          <w:rFonts w:ascii="Arial Narrow" w:hAnsi="Arial Narrow" w:cs="Arial"/>
          <w:sz w:val="22"/>
          <w:szCs w:val="22"/>
          <w:lang w:val="es-BO"/>
        </w:rPr>
      </w:pPr>
      <w:r>
        <w:rPr>
          <w:rFonts w:ascii="Arial Narrow" w:hAnsi="Arial Narrow" w:cs="Arial"/>
          <w:sz w:val="22"/>
          <w:szCs w:val="22"/>
          <w:lang w:val="es-BO"/>
        </w:rPr>
        <w:t>Espa</w:t>
      </w:r>
      <w:r w:rsidR="00D53615">
        <w:rPr>
          <w:rFonts w:ascii="Arial Narrow" w:hAnsi="Arial Narrow" w:cs="Arial"/>
          <w:sz w:val="22"/>
          <w:szCs w:val="22"/>
          <w:lang w:val="es-BO"/>
        </w:rPr>
        <w:t>ña, en cambio opta por limitar</w:t>
      </w:r>
      <w:r w:rsidR="0082122E">
        <w:rPr>
          <w:rFonts w:ascii="Arial Narrow" w:hAnsi="Arial Narrow" w:cs="Arial"/>
          <w:sz w:val="22"/>
          <w:szCs w:val="22"/>
          <w:lang w:val="es-BO"/>
        </w:rPr>
        <w:t xml:space="preserve"> el crédito a</w:t>
      </w:r>
      <w:r w:rsidR="00D27C9C">
        <w:rPr>
          <w:rFonts w:ascii="Arial Narrow" w:hAnsi="Arial Narrow" w:cs="Arial"/>
          <w:sz w:val="22"/>
          <w:szCs w:val="22"/>
          <w:lang w:val="es-BO"/>
        </w:rPr>
        <w:t xml:space="preserve"> </w:t>
      </w:r>
      <w:r w:rsidR="0082122E">
        <w:rPr>
          <w:rFonts w:ascii="Arial Narrow" w:hAnsi="Arial Narrow" w:cs="Arial"/>
          <w:sz w:val="22"/>
          <w:szCs w:val="22"/>
          <w:lang w:val="es-BO"/>
        </w:rPr>
        <w:t>50% de la cuota</w:t>
      </w:r>
      <w:r w:rsidR="00D27C9C">
        <w:rPr>
          <w:rFonts w:ascii="Arial Narrow" w:hAnsi="Arial Narrow" w:cs="Arial"/>
          <w:sz w:val="22"/>
          <w:szCs w:val="22"/>
          <w:lang w:val="es-BO"/>
        </w:rPr>
        <w:t xml:space="preserve"> tributaria</w:t>
      </w:r>
      <w:r w:rsidR="0082122E">
        <w:rPr>
          <w:rFonts w:ascii="Arial Narrow" w:hAnsi="Arial Narrow" w:cs="Arial"/>
          <w:sz w:val="22"/>
          <w:szCs w:val="22"/>
          <w:lang w:val="es-BO"/>
        </w:rPr>
        <w:t>, y las cantidades no aplicadas puede utilizar</w:t>
      </w:r>
      <w:r w:rsidR="00B7734A">
        <w:rPr>
          <w:rFonts w:ascii="Arial Narrow" w:hAnsi="Arial Narrow" w:cs="Arial"/>
          <w:sz w:val="22"/>
          <w:szCs w:val="22"/>
          <w:lang w:val="es-BO"/>
        </w:rPr>
        <w:t xml:space="preserve">se en los ejercicios siguientes. </w:t>
      </w:r>
      <w:r w:rsidR="00EF37BF">
        <w:rPr>
          <w:rFonts w:ascii="Arial Narrow" w:hAnsi="Arial Narrow" w:cs="Arial"/>
          <w:sz w:val="22"/>
          <w:szCs w:val="22"/>
          <w:lang w:val="es-BO"/>
        </w:rPr>
        <w:t xml:space="preserve">Chile y </w:t>
      </w:r>
      <w:r w:rsidR="005365FA">
        <w:rPr>
          <w:rFonts w:ascii="Arial Narrow" w:hAnsi="Arial Narrow" w:cs="Arial"/>
          <w:sz w:val="22"/>
          <w:szCs w:val="22"/>
          <w:lang w:val="es-BO"/>
        </w:rPr>
        <w:t>Portugal</w:t>
      </w:r>
      <w:r w:rsidR="00EF37BF">
        <w:rPr>
          <w:rFonts w:ascii="Arial Narrow" w:hAnsi="Arial Narrow" w:cs="Arial"/>
          <w:sz w:val="22"/>
          <w:szCs w:val="22"/>
          <w:lang w:val="es-BO"/>
        </w:rPr>
        <w:t xml:space="preserve"> establece topes</w:t>
      </w:r>
      <w:r w:rsidR="00BD7F0E">
        <w:rPr>
          <w:rFonts w:ascii="Arial Narrow" w:hAnsi="Arial Narrow" w:cs="Arial"/>
          <w:sz w:val="22"/>
          <w:szCs w:val="22"/>
          <w:lang w:val="es-BO"/>
        </w:rPr>
        <w:t xml:space="preserve"> monetarios</w:t>
      </w:r>
      <w:r w:rsidR="00D352B3">
        <w:rPr>
          <w:rFonts w:ascii="Arial Narrow" w:hAnsi="Arial Narrow" w:cs="Arial"/>
          <w:sz w:val="22"/>
          <w:szCs w:val="22"/>
          <w:lang w:val="es-BO"/>
        </w:rPr>
        <w:t xml:space="preserve"> anuales</w:t>
      </w:r>
      <w:r w:rsidR="00BD7F0E">
        <w:rPr>
          <w:rFonts w:ascii="Arial Narrow" w:hAnsi="Arial Narrow" w:cs="Arial"/>
          <w:sz w:val="22"/>
          <w:szCs w:val="22"/>
          <w:lang w:val="es-BO"/>
        </w:rPr>
        <w:t xml:space="preserve">. En Chile es de </w:t>
      </w:r>
      <w:commentRangeStart w:id="582"/>
      <w:r w:rsidR="00BD7F0E">
        <w:rPr>
          <w:rFonts w:ascii="Arial Narrow" w:hAnsi="Arial Narrow" w:cs="Arial"/>
          <w:sz w:val="22"/>
          <w:szCs w:val="22"/>
          <w:lang w:val="es-BO"/>
        </w:rPr>
        <w:t>15</w:t>
      </w:r>
      <w:ins w:id="583" w:author="Stagno Izaguirre, Daniel Alejandro" w:date="2026-06-18T16:50:00Z" w16du:dateUtc="2026-06-18T21:50:00Z">
        <w:r w:rsidR="002A4964">
          <w:rPr>
            <w:rFonts w:ascii="Arial Narrow" w:hAnsi="Arial Narrow" w:cs="Arial"/>
            <w:sz w:val="22"/>
            <w:szCs w:val="22"/>
            <w:lang w:val="es-BO"/>
          </w:rPr>
          <w:t>,</w:t>
        </w:r>
      </w:ins>
      <w:del w:id="584" w:author="Stagno Izaguirre, Daniel Alejandro" w:date="2026-06-18T16:50:00Z" w16du:dateUtc="2026-06-18T21:50:00Z">
        <w:r w:rsidR="00BD7F0E" w:rsidDel="002A4964">
          <w:rPr>
            <w:rFonts w:ascii="Arial Narrow" w:hAnsi="Arial Narrow" w:cs="Arial"/>
            <w:sz w:val="22"/>
            <w:szCs w:val="22"/>
            <w:lang w:val="es-BO"/>
          </w:rPr>
          <w:delText xml:space="preserve"> </w:delText>
        </w:r>
      </w:del>
      <w:r w:rsidR="00BD7F0E">
        <w:rPr>
          <w:rFonts w:ascii="Arial Narrow" w:hAnsi="Arial Narrow" w:cs="Arial"/>
          <w:sz w:val="22"/>
          <w:szCs w:val="22"/>
          <w:lang w:val="es-BO"/>
        </w:rPr>
        <w:t xml:space="preserve">000 </w:t>
      </w:r>
      <w:commentRangeEnd w:id="582"/>
      <w:r w:rsidR="00D65829">
        <w:rPr>
          <w:rStyle w:val="CommentReference"/>
          <w:rFonts w:ascii="Arial Narrow" w:hAnsi="Arial Narrow" w:cs="Arial"/>
          <w:sz w:val="22"/>
          <w:szCs w:val="22"/>
          <w:lang w:val="es-BO"/>
        </w:rPr>
        <w:commentReference w:id="582"/>
      </w:r>
      <w:r w:rsidR="00BD7F0E">
        <w:rPr>
          <w:rFonts w:ascii="Arial Narrow" w:hAnsi="Arial Narrow" w:cs="Arial"/>
          <w:sz w:val="22"/>
          <w:szCs w:val="22"/>
          <w:lang w:val="es-BO"/>
        </w:rPr>
        <w:t>UTM</w:t>
      </w:r>
      <w:r w:rsidR="002140AB">
        <w:rPr>
          <w:rStyle w:val="FootnoteReference"/>
          <w:rFonts w:ascii="Arial Narrow" w:hAnsi="Arial Narrow" w:cs="Arial"/>
          <w:sz w:val="22"/>
          <w:szCs w:val="22"/>
          <w:lang w:val="es-BO"/>
        </w:rPr>
        <w:footnoteReference w:id="4"/>
      </w:r>
      <w:r w:rsidR="00D352B3">
        <w:rPr>
          <w:rFonts w:ascii="Arial Narrow" w:hAnsi="Arial Narrow" w:cs="Arial"/>
          <w:sz w:val="22"/>
          <w:szCs w:val="22"/>
          <w:lang w:val="es-BO"/>
        </w:rPr>
        <w:t xml:space="preserve"> y en Portugal de </w:t>
      </w:r>
      <w:r w:rsidR="00432E10">
        <w:rPr>
          <w:rFonts w:ascii="Arial Narrow" w:hAnsi="Arial Narrow" w:cs="Arial"/>
          <w:sz w:val="22"/>
          <w:szCs w:val="22"/>
          <w:lang w:val="es-BO"/>
        </w:rPr>
        <w:t>1.5</w:t>
      </w:r>
      <w:r w:rsidR="00F31BB9">
        <w:rPr>
          <w:rFonts w:ascii="Arial Narrow" w:hAnsi="Arial Narrow" w:cs="Arial"/>
          <w:sz w:val="22"/>
          <w:szCs w:val="22"/>
          <w:lang w:val="es-BO"/>
        </w:rPr>
        <w:t xml:space="preserve"> millones de Euros para </w:t>
      </w:r>
      <w:r w:rsidR="004C3DDC">
        <w:rPr>
          <w:rFonts w:ascii="Arial Narrow" w:hAnsi="Arial Narrow" w:cs="Arial"/>
          <w:sz w:val="22"/>
          <w:szCs w:val="22"/>
          <w:lang w:val="es-BO"/>
        </w:rPr>
        <w:t>componente de gasto incremental de I+D.</w:t>
      </w:r>
      <w:r w:rsidR="003C679C">
        <w:rPr>
          <w:rFonts w:ascii="Arial Narrow" w:hAnsi="Arial Narrow" w:cs="Arial"/>
          <w:sz w:val="22"/>
          <w:szCs w:val="22"/>
          <w:lang w:val="es-BO"/>
        </w:rPr>
        <w:t xml:space="preserve"> </w:t>
      </w:r>
      <w:r w:rsidR="00CB3094">
        <w:rPr>
          <w:rFonts w:ascii="Arial Narrow" w:hAnsi="Arial Narrow" w:cs="Arial"/>
          <w:sz w:val="22"/>
          <w:szCs w:val="22"/>
          <w:lang w:val="es-BO"/>
        </w:rPr>
        <w:t>Pudiendo</w:t>
      </w:r>
      <w:r w:rsidR="009044EA">
        <w:rPr>
          <w:rFonts w:ascii="Arial Narrow" w:hAnsi="Arial Narrow" w:cs="Arial"/>
          <w:sz w:val="22"/>
          <w:szCs w:val="22"/>
          <w:lang w:val="es-BO"/>
        </w:rPr>
        <w:t xml:space="preserve"> también </w:t>
      </w:r>
      <w:r w:rsidR="00CB3094">
        <w:rPr>
          <w:rFonts w:ascii="Arial Narrow" w:hAnsi="Arial Narrow" w:cs="Arial"/>
          <w:sz w:val="22"/>
          <w:szCs w:val="22"/>
          <w:lang w:val="es-BO"/>
        </w:rPr>
        <w:t xml:space="preserve">imputar los remantes de crédito en periodos futuros. </w:t>
      </w:r>
    </w:p>
    <w:p w14:paraId="4F47CD9C" w14:textId="77777777" w:rsidR="00C8242F" w:rsidRDefault="00C8242F" w:rsidP="00EE1401">
      <w:pPr>
        <w:jc w:val="both"/>
        <w:rPr>
          <w:rFonts w:ascii="Arial Narrow" w:hAnsi="Arial Narrow" w:cs="Arial"/>
          <w:sz w:val="22"/>
          <w:szCs w:val="22"/>
          <w:lang w:val="es-BO"/>
        </w:rPr>
      </w:pPr>
    </w:p>
    <w:p w14:paraId="3C62CC08" w14:textId="7DB973F0" w:rsidR="004C3DDC" w:rsidRDefault="00C8242F" w:rsidP="00C8242F">
      <w:pPr>
        <w:jc w:val="both"/>
        <w:rPr>
          <w:rFonts w:ascii="Arial Narrow" w:hAnsi="Arial Narrow" w:cs="Arial"/>
          <w:sz w:val="22"/>
          <w:szCs w:val="22"/>
          <w:lang w:val="es-BO"/>
        </w:rPr>
      </w:pPr>
      <w:r>
        <w:rPr>
          <w:rFonts w:ascii="Arial Narrow" w:hAnsi="Arial Narrow" w:cs="Arial"/>
          <w:sz w:val="22"/>
          <w:szCs w:val="22"/>
          <w:lang w:val="es-BO"/>
        </w:rPr>
        <w:t xml:space="preserve">En Colombia, finalmente, </w:t>
      </w:r>
      <w:r w:rsidRPr="00C8242F">
        <w:rPr>
          <w:rFonts w:ascii="Arial Narrow" w:hAnsi="Arial Narrow" w:cs="Arial"/>
          <w:sz w:val="22"/>
          <w:szCs w:val="22"/>
          <w:lang w:val="es-BO"/>
        </w:rPr>
        <w:t>los créditos fiscales están sujetos a cupos anuales definidos por la autoridad</w:t>
      </w:r>
      <w:r w:rsidR="008361E1">
        <w:rPr>
          <w:rFonts w:ascii="Arial Narrow" w:hAnsi="Arial Narrow" w:cs="Arial"/>
          <w:sz w:val="22"/>
          <w:szCs w:val="22"/>
          <w:lang w:val="es-BO"/>
        </w:rPr>
        <w:t xml:space="preserve">. </w:t>
      </w:r>
      <w:r w:rsidRPr="00C8242F">
        <w:rPr>
          <w:rFonts w:ascii="Arial Narrow" w:hAnsi="Arial Narrow" w:cs="Arial"/>
          <w:sz w:val="22"/>
          <w:szCs w:val="22"/>
          <w:lang w:val="es-BO"/>
        </w:rPr>
        <w:t>Esto convierte al incentivo en un esquema parcialmente presupuestado y competitivo, donde no todas las empresas que cumplen requisitos necesariamente acceden al beneficio.</w:t>
      </w:r>
      <w:ins w:id="587" w:author="Stagno Izaguirre, Daniel Alejandro" w:date="2026-06-18T16:52:00Z" w16du:dateUtc="2026-06-18T21:52:00Z">
        <w:r w:rsidR="00220B4D">
          <w:rPr>
            <w:rFonts w:ascii="Arial Narrow" w:hAnsi="Arial Narrow" w:cs="Arial"/>
            <w:sz w:val="22"/>
            <w:szCs w:val="22"/>
            <w:lang w:val="es-BO"/>
          </w:rPr>
          <w:t xml:space="preserve"> </w:t>
        </w:r>
        <w:r w:rsidR="00220B4D" w:rsidRPr="00220B4D">
          <w:rPr>
            <w:rFonts w:ascii="Arial Narrow" w:hAnsi="Arial Narrow" w:cs="Arial"/>
            <w:sz w:val="22"/>
            <w:szCs w:val="22"/>
            <w:highlight w:val="yellow"/>
            <w:lang w:val="es-BO"/>
            <w:rPrChange w:id="588" w:author="Stagno Izaguirre, Daniel Alejandro" w:date="2026-06-18T16:52:00Z" w16du:dateUtc="2026-06-18T21:52:00Z">
              <w:rPr>
                <w:rFonts w:ascii="Arial Narrow" w:hAnsi="Arial Narrow" w:cs="Arial"/>
                <w:sz w:val="22"/>
                <w:szCs w:val="22"/>
                <w:lang w:val="es-BO"/>
              </w:rPr>
            </w:rPrChange>
          </w:rPr>
          <w:t>Complementar con una oración sobre el proceso de selección (quién sí accede al beneficio?)</w:t>
        </w:r>
      </w:ins>
    </w:p>
    <w:p w14:paraId="73DDCECD" w14:textId="77777777" w:rsidR="00EE1401" w:rsidRDefault="00EE1401" w:rsidP="004C1ECB">
      <w:pPr>
        <w:jc w:val="both"/>
        <w:rPr>
          <w:rFonts w:ascii="Arial Narrow" w:hAnsi="Arial Narrow" w:cs="Arial"/>
          <w:sz w:val="22"/>
          <w:szCs w:val="22"/>
          <w:lang w:val="es-BO"/>
        </w:rPr>
      </w:pPr>
    </w:p>
    <w:p w14:paraId="16392EAA" w14:textId="4AAB96EB" w:rsidR="004C1ECB" w:rsidRDefault="004C1ECB" w:rsidP="004C1ECB">
      <w:pPr>
        <w:jc w:val="both"/>
        <w:rPr>
          <w:ins w:id="589" w:author="Stagno Izaguirre, Daniel Alejandro" w:date="2026-06-18T16:54:00Z" w16du:dateUtc="2026-06-18T21:54:00Z"/>
          <w:rFonts w:ascii="Arial Narrow" w:hAnsi="Arial Narrow" w:cs="Arial"/>
          <w:sz w:val="22"/>
          <w:szCs w:val="22"/>
          <w:lang w:val="es-BO"/>
        </w:rPr>
      </w:pPr>
      <w:r>
        <w:rPr>
          <w:rFonts w:ascii="Arial Narrow" w:hAnsi="Arial Narrow" w:cs="Arial"/>
          <w:sz w:val="22"/>
          <w:szCs w:val="22"/>
          <w:lang w:val="es-BO"/>
        </w:rPr>
        <w:t xml:space="preserve">La posibilidad de arrastre de los créditos fiscales hacia ejercicios fiscales futuros es una disposición que tiende a favorecer </w:t>
      </w:r>
      <w:r w:rsidR="006908FC">
        <w:rPr>
          <w:rFonts w:ascii="Arial Narrow" w:hAnsi="Arial Narrow" w:cs="Arial"/>
          <w:sz w:val="22"/>
          <w:szCs w:val="22"/>
          <w:lang w:val="es-BO"/>
        </w:rPr>
        <w:t>empresas</w:t>
      </w:r>
      <w:r>
        <w:rPr>
          <w:rFonts w:ascii="Arial Narrow" w:hAnsi="Arial Narrow" w:cs="Arial"/>
          <w:sz w:val="22"/>
          <w:szCs w:val="22"/>
          <w:lang w:val="es-BO"/>
        </w:rPr>
        <w:t xml:space="preserve"> con pérdidas o jóvenes que </w:t>
      </w:r>
      <w:r w:rsidRPr="009E3616">
        <w:rPr>
          <w:rFonts w:ascii="Arial Narrow" w:hAnsi="Arial Narrow" w:cs="Arial"/>
          <w:sz w:val="22"/>
          <w:szCs w:val="22"/>
          <w:lang w:val="es-BO"/>
        </w:rPr>
        <w:t>pueden no tener obligaciones tributarias inmediatas</w:t>
      </w:r>
      <w:r>
        <w:rPr>
          <w:rFonts w:ascii="Arial Narrow" w:hAnsi="Arial Narrow" w:cs="Arial"/>
          <w:sz w:val="22"/>
          <w:szCs w:val="22"/>
          <w:lang w:val="es-BO"/>
        </w:rPr>
        <w:t xml:space="preserve">. Los cinco países estudiados con esquemas basados en créditos tributarios ofrecen esta posibilidad. </w:t>
      </w:r>
      <w:r w:rsidR="00B149F6">
        <w:rPr>
          <w:rFonts w:ascii="Arial Narrow" w:hAnsi="Arial Narrow" w:cs="Arial"/>
          <w:sz w:val="22"/>
          <w:szCs w:val="22"/>
          <w:lang w:val="es-BO"/>
        </w:rPr>
        <w:t>Espa</w:t>
      </w:r>
      <w:r w:rsidR="00C81D8D">
        <w:rPr>
          <w:rFonts w:ascii="Arial Narrow" w:hAnsi="Arial Narrow" w:cs="Arial"/>
          <w:sz w:val="22"/>
          <w:szCs w:val="22"/>
          <w:lang w:val="es-BO"/>
        </w:rPr>
        <w:t>ña</w:t>
      </w:r>
      <w:r>
        <w:rPr>
          <w:rFonts w:ascii="Arial Narrow" w:hAnsi="Arial Narrow" w:cs="Arial"/>
          <w:sz w:val="22"/>
          <w:szCs w:val="22"/>
          <w:lang w:val="es-BO"/>
        </w:rPr>
        <w:t xml:space="preserve"> es el que mayor flexibilidad ofrece, permitiendo a las empresas </w:t>
      </w:r>
      <w:r w:rsidRPr="001F3654">
        <w:rPr>
          <w:rFonts w:ascii="Arial Narrow" w:hAnsi="Arial Narrow" w:cs="Arial"/>
          <w:sz w:val="22"/>
          <w:szCs w:val="22"/>
          <w:lang w:val="es-BO"/>
        </w:rPr>
        <w:t xml:space="preserve">arrastrar el crédito </w:t>
      </w:r>
      <w:r>
        <w:rPr>
          <w:rFonts w:ascii="Arial Narrow" w:hAnsi="Arial Narrow" w:cs="Arial"/>
          <w:sz w:val="22"/>
          <w:szCs w:val="22"/>
          <w:lang w:val="es-BO"/>
        </w:rPr>
        <w:t xml:space="preserve">en </w:t>
      </w:r>
      <w:r w:rsidRPr="001F3654">
        <w:rPr>
          <w:rFonts w:ascii="Arial Narrow" w:hAnsi="Arial Narrow" w:cs="Arial"/>
          <w:sz w:val="22"/>
          <w:szCs w:val="22"/>
          <w:lang w:val="es-BO"/>
        </w:rPr>
        <w:t xml:space="preserve">hasta </w:t>
      </w:r>
      <w:r w:rsidR="00522AAE">
        <w:rPr>
          <w:rFonts w:ascii="Arial Narrow" w:hAnsi="Arial Narrow" w:cs="Arial"/>
          <w:sz w:val="22"/>
          <w:szCs w:val="22"/>
          <w:lang w:val="es-BO"/>
        </w:rPr>
        <w:t>18</w:t>
      </w:r>
      <w:r>
        <w:rPr>
          <w:rFonts w:ascii="Arial Narrow" w:hAnsi="Arial Narrow" w:cs="Arial"/>
          <w:sz w:val="22"/>
          <w:szCs w:val="22"/>
          <w:lang w:val="es-BO"/>
        </w:rPr>
        <w:t xml:space="preserve"> </w:t>
      </w:r>
      <w:r w:rsidRPr="001F3654">
        <w:rPr>
          <w:rFonts w:ascii="Arial Narrow" w:hAnsi="Arial Narrow" w:cs="Arial"/>
          <w:sz w:val="22"/>
          <w:szCs w:val="22"/>
          <w:lang w:val="es-BO"/>
        </w:rPr>
        <w:t>ejercicios fiscales</w:t>
      </w:r>
      <w:r>
        <w:rPr>
          <w:rFonts w:ascii="Arial Narrow" w:hAnsi="Arial Narrow" w:cs="Arial"/>
          <w:sz w:val="22"/>
          <w:szCs w:val="22"/>
          <w:lang w:val="es-BO"/>
        </w:rPr>
        <w:t xml:space="preserve"> futuros.</w:t>
      </w:r>
    </w:p>
    <w:p w14:paraId="7395266A" w14:textId="77777777" w:rsidR="006117F5" w:rsidRDefault="006117F5" w:rsidP="004C1ECB">
      <w:pPr>
        <w:jc w:val="both"/>
        <w:rPr>
          <w:ins w:id="590" w:author="Stagno Izaguirre, Daniel Alejandro" w:date="2026-06-18T16:54:00Z" w16du:dateUtc="2026-06-18T21:54:00Z"/>
          <w:rFonts w:ascii="Arial Narrow" w:hAnsi="Arial Narrow" w:cs="Arial"/>
          <w:sz w:val="22"/>
          <w:szCs w:val="22"/>
          <w:lang w:val="es-BO"/>
        </w:rPr>
      </w:pPr>
    </w:p>
    <w:p w14:paraId="51FE7897" w14:textId="12B58F4D" w:rsidR="006117F5" w:rsidRDefault="006117F5" w:rsidP="004C1ECB">
      <w:pPr>
        <w:jc w:val="both"/>
        <w:rPr>
          <w:rFonts w:ascii="Arial Narrow" w:hAnsi="Arial Narrow" w:cs="Arial"/>
          <w:sz w:val="22"/>
          <w:szCs w:val="22"/>
          <w:lang w:val="es-BO"/>
        </w:rPr>
      </w:pPr>
      <w:commentRangeStart w:id="591"/>
      <w:ins w:id="592" w:author="Stagno Izaguirre, Daniel Alejandro" w:date="2026-06-18T16:54:00Z" w16du:dateUtc="2026-06-18T21:54:00Z">
        <w:r w:rsidRPr="00CB1305">
          <w:rPr>
            <w:rFonts w:ascii="Arial Narrow" w:hAnsi="Arial Narrow" w:cs="Arial"/>
            <w:sz w:val="22"/>
            <w:szCs w:val="22"/>
            <w:highlight w:val="yellow"/>
            <w:lang w:val="es-BO"/>
            <w:rPrChange w:id="593" w:author="Stagno Izaguirre, Daniel Alejandro" w:date="2026-06-18T16:58:00Z" w16du:dateUtc="2026-06-18T21:58:00Z">
              <w:rPr>
                <w:rFonts w:ascii="Arial Narrow" w:hAnsi="Arial Narrow" w:cs="Arial"/>
                <w:sz w:val="22"/>
                <w:szCs w:val="22"/>
                <w:lang w:val="es-BO"/>
              </w:rPr>
            </w:rPrChange>
          </w:rPr>
          <w:t xml:space="preserve">Sería súper interesante hacer un modelaje </w:t>
        </w:r>
        <w:r w:rsidR="00136B39" w:rsidRPr="00CB1305">
          <w:rPr>
            <w:rFonts w:ascii="Arial Narrow" w:hAnsi="Arial Narrow" w:cs="Arial"/>
            <w:sz w:val="22"/>
            <w:szCs w:val="22"/>
            <w:highlight w:val="yellow"/>
            <w:lang w:val="es-BO"/>
            <w:rPrChange w:id="594" w:author="Stagno Izaguirre, Daniel Alejandro" w:date="2026-06-18T16:58:00Z" w16du:dateUtc="2026-06-18T21:58:00Z">
              <w:rPr>
                <w:rFonts w:ascii="Arial Narrow" w:hAnsi="Arial Narrow" w:cs="Arial"/>
                <w:sz w:val="22"/>
                <w:szCs w:val="22"/>
                <w:lang w:val="es-BO"/>
              </w:rPr>
            </w:rPrChange>
          </w:rPr>
          <w:t xml:space="preserve">del beneficio esperado para diversos pisos de </w:t>
        </w:r>
      </w:ins>
      <w:commentRangeEnd w:id="591"/>
      <w:r w:rsidR="00996BCB" w:rsidRPr="00CB1305">
        <w:rPr>
          <w:rStyle w:val="CommentReference"/>
          <w:rFonts w:ascii="Arial Narrow" w:hAnsi="Arial Narrow" w:cs="Arial"/>
          <w:sz w:val="22"/>
          <w:szCs w:val="22"/>
          <w:highlight w:val="yellow"/>
          <w:lang w:val="es-BO"/>
          <w:rPrChange w:id="595" w:author="Stagno Izaguirre, Daniel Alejandro" w:date="2026-06-18T16:58:00Z" w16du:dateUtc="2026-06-18T21:58:00Z">
            <w:rPr>
              <w:rStyle w:val="CommentReference"/>
              <w:rFonts w:ascii="Arial Narrow" w:hAnsi="Arial Narrow" w:cs="Arial"/>
              <w:sz w:val="22"/>
              <w:szCs w:val="22"/>
              <w:lang w:val="es-BO"/>
            </w:rPr>
          </w:rPrChange>
        </w:rPr>
        <w:commentReference w:id="591"/>
      </w:r>
      <w:ins w:id="598" w:author="Stagno Izaguirre, Daniel Alejandro" w:date="2026-06-18T16:54:00Z" w16du:dateUtc="2026-06-18T21:54:00Z">
        <w:r w:rsidR="00136B39" w:rsidRPr="00CB1305">
          <w:rPr>
            <w:rFonts w:ascii="Arial Narrow" w:hAnsi="Arial Narrow" w:cs="Arial"/>
            <w:sz w:val="22"/>
            <w:szCs w:val="22"/>
            <w:highlight w:val="yellow"/>
            <w:lang w:val="es-BO"/>
            <w:rPrChange w:id="599" w:author="Stagno Izaguirre, Daniel Alejandro" w:date="2026-06-18T16:58:00Z" w16du:dateUtc="2026-06-18T21:58:00Z">
              <w:rPr>
                <w:rFonts w:ascii="Arial Narrow" w:hAnsi="Arial Narrow" w:cs="Arial"/>
                <w:sz w:val="22"/>
                <w:szCs w:val="22"/>
                <w:lang w:val="es-BO"/>
              </w:rPr>
            </w:rPrChange>
          </w:rPr>
          <w:t xml:space="preserve">inversión </w:t>
        </w:r>
      </w:ins>
      <w:ins w:id="600" w:author="Stagno Izaguirre, Daniel Alejandro" w:date="2026-06-18T16:55:00Z" w16du:dateUtc="2026-06-18T21:55:00Z">
        <w:r w:rsidR="00C17F77" w:rsidRPr="00CB1305">
          <w:rPr>
            <w:rFonts w:ascii="Arial Narrow" w:hAnsi="Arial Narrow" w:cs="Arial"/>
            <w:sz w:val="22"/>
            <w:szCs w:val="22"/>
            <w:highlight w:val="yellow"/>
            <w:lang w:val="es-BO"/>
            <w:rPrChange w:id="601" w:author="Stagno Izaguirre, Daniel Alejandro" w:date="2026-06-18T16:58:00Z" w16du:dateUtc="2026-06-18T21:58:00Z">
              <w:rPr>
                <w:rFonts w:ascii="Arial Narrow" w:hAnsi="Arial Narrow" w:cs="Arial"/>
                <w:sz w:val="22"/>
                <w:szCs w:val="22"/>
                <w:lang w:val="es-BO"/>
              </w:rPr>
            </w:rPrChange>
          </w:rPr>
          <w:t xml:space="preserve"> entre los países (eje y: beneficio esperado en US$; eje x: </w:t>
        </w:r>
        <w:r w:rsidR="00CA38CF" w:rsidRPr="00CB1305">
          <w:rPr>
            <w:rFonts w:ascii="Arial Narrow" w:hAnsi="Arial Narrow" w:cs="Arial"/>
            <w:sz w:val="22"/>
            <w:szCs w:val="22"/>
            <w:highlight w:val="yellow"/>
            <w:lang w:val="es-BO"/>
            <w:rPrChange w:id="602" w:author="Stagno Izaguirre, Daniel Alejandro" w:date="2026-06-18T16:58:00Z" w16du:dateUtc="2026-06-18T21:58:00Z">
              <w:rPr>
                <w:rFonts w:ascii="Arial Narrow" w:hAnsi="Arial Narrow" w:cs="Arial"/>
                <w:sz w:val="22"/>
                <w:szCs w:val="22"/>
                <w:lang w:val="es-BO"/>
              </w:rPr>
            </w:rPrChange>
          </w:rPr>
          <w:t xml:space="preserve">umbrales de inversión </w:t>
        </w:r>
      </w:ins>
      <w:ins w:id="603" w:author="Stagno Izaguirre, Daniel Alejandro" w:date="2026-06-18T16:56:00Z" w16du:dateUtc="2026-06-18T21:56:00Z">
        <w:r w:rsidR="00EB16C5" w:rsidRPr="00CB1305">
          <w:rPr>
            <w:rFonts w:ascii="Arial Narrow" w:hAnsi="Arial Narrow" w:cs="Arial"/>
            <w:sz w:val="22"/>
            <w:szCs w:val="22"/>
            <w:highlight w:val="yellow"/>
            <w:lang w:val="es-BO"/>
            <w:rPrChange w:id="604" w:author="Stagno Izaguirre, Daniel Alejandro" w:date="2026-06-18T16:58:00Z" w16du:dateUtc="2026-06-18T21:58:00Z">
              <w:rPr>
                <w:rFonts w:ascii="Arial Narrow" w:hAnsi="Arial Narrow" w:cs="Arial"/>
                <w:sz w:val="22"/>
                <w:szCs w:val="22"/>
                <w:lang w:val="es-BO"/>
              </w:rPr>
            </w:rPrChange>
          </w:rPr>
          <w:t>[0-</w:t>
        </w:r>
      </w:ins>
      <w:ins w:id="605" w:author="Stagno Izaguirre, Daniel Alejandro" w:date="2026-06-18T16:57:00Z" w16du:dateUtc="2026-06-18T21:57:00Z">
        <w:r w:rsidR="0028142E" w:rsidRPr="00CB1305">
          <w:rPr>
            <w:rFonts w:ascii="Arial Narrow" w:hAnsi="Arial Narrow" w:cs="Arial"/>
            <w:sz w:val="22"/>
            <w:szCs w:val="22"/>
            <w:highlight w:val="yellow"/>
            <w:lang w:val="es-BO"/>
            <w:rPrChange w:id="606" w:author="Stagno Izaguirre, Daniel Alejandro" w:date="2026-06-18T16:58:00Z" w16du:dateUtc="2026-06-18T21:58:00Z">
              <w:rPr>
                <w:rFonts w:ascii="Arial Narrow" w:hAnsi="Arial Narrow" w:cs="Arial"/>
                <w:sz w:val="22"/>
                <w:szCs w:val="22"/>
                <w:lang w:val="es-BO"/>
              </w:rPr>
            </w:rPrChange>
          </w:rPr>
          <w:t>50</w:t>
        </w:r>
      </w:ins>
      <w:ins w:id="607" w:author="Stagno Izaguirre, Daniel Alejandro" w:date="2026-06-18T16:56:00Z" w16du:dateUtc="2026-06-18T21:56:00Z">
        <w:r w:rsidR="00844A05" w:rsidRPr="00CB1305">
          <w:rPr>
            <w:rFonts w:ascii="Arial Narrow" w:hAnsi="Arial Narrow" w:cs="Arial"/>
            <w:sz w:val="22"/>
            <w:szCs w:val="22"/>
            <w:highlight w:val="yellow"/>
            <w:lang w:val="es-BO"/>
            <w:rPrChange w:id="608" w:author="Stagno Izaguirre, Daniel Alejandro" w:date="2026-06-18T16:58:00Z" w16du:dateUtc="2026-06-18T21:58:00Z">
              <w:rPr>
                <w:rFonts w:ascii="Arial Narrow" w:hAnsi="Arial Narrow" w:cs="Arial"/>
                <w:sz w:val="22"/>
                <w:szCs w:val="22"/>
                <w:lang w:val="es-BO"/>
              </w:rPr>
            </w:rPrChange>
          </w:rPr>
          <w:t>k,</w:t>
        </w:r>
      </w:ins>
      <w:ins w:id="609" w:author="Stagno Izaguirre, Daniel Alejandro" w:date="2026-06-18T16:57:00Z" w16du:dateUtc="2026-06-18T21:57:00Z">
        <w:r w:rsidR="0028142E" w:rsidRPr="00CB1305">
          <w:rPr>
            <w:rFonts w:ascii="Arial Narrow" w:hAnsi="Arial Narrow" w:cs="Arial"/>
            <w:sz w:val="22"/>
            <w:szCs w:val="22"/>
            <w:highlight w:val="yellow"/>
            <w:lang w:val="es-BO"/>
            <w:rPrChange w:id="610" w:author="Stagno Izaguirre, Daniel Alejandro" w:date="2026-06-18T16:58:00Z" w16du:dateUtc="2026-06-18T21:58:00Z">
              <w:rPr>
                <w:rFonts w:ascii="Arial Narrow" w:hAnsi="Arial Narrow" w:cs="Arial"/>
                <w:sz w:val="22"/>
                <w:szCs w:val="22"/>
                <w:lang w:val="es-BO"/>
              </w:rPr>
            </w:rPrChange>
          </w:rPr>
          <w:t xml:space="preserve"> 50k-100k,</w:t>
        </w:r>
      </w:ins>
      <w:ins w:id="611" w:author="Stagno Izaguirre, Daniel Alejandro" w:date="2026-06-18T16:56:00Z" w16du:dateUtc="2026-06-18T21:56:00Z">
        <w:r w:rsidR="00844A05" w:rsidRPr="00CB1305">
          <w:rPr>
            <w:rFonts w:ascii="Arial Narrow" w:hAnsi="Arial Narrow" w:cs="Arial"/>
            <w:sz w:val="22"/>
            <w:szCs w:val="22"/>
            <w:highlight w:val="yellow"/>
            <w:lang w:val="es-BO"/>
            <w:rPrChange w:id="612" w:author="Stagno Izaguirre, Daniel Alejandro" w:date="2026-06-18T16:58:00Z" w16du:dateUtc="2026-06-18T21:58:00Z">
              <w:rPr>
                <w:rFonts w:ascii="Arial Narrow" w:hAnsi="Arial Narrow" w:cs="Arial"/>
                <w:sz w:val="22"/>
                <w:szCs w:val="22"/>
                <w:lang w:val="es-BO"/>
              </w:rPr>
            </w:rPrChange>
          </w:rPr>
          <w:t xml:space="preserve"> 100k-500k; 500k</w:t>
        </w:r>
      </w:ins>
      <w:ins w:id="613" w:author="Stagno Izaguirre, Daniel Alejandro" w:date="2026-06-18T16:57:00Z" w16du:dateUtc="2026-06-18T21:57:00Z">
        <w:r w:rsidR="00844A05" w:rsidRPr="00CB1305">
          <w:rPr>
            <w:rFonts w:ascii="Arial Narrow" w:hAnsi="Arial Narrow" w:cs="Arial"/>
            <w:sz w:val="22"/>
            <w:szCs w:val="22"/>
            <w:highlight w:val="yellow"/>
            <w:lang w:val="es-BO"/>
            <w:rPrChange w:id="614" w:author="Stagno Izaguirre, Daniel Alejandro" w:date="2026-06-18T16:58:00Z" w16du:dateUtc="2026-06-18T21:58:00Z">
              <w:rPr>
                <w:rFonts w:ascii="Arial Narrow" w:hAnsi="Arial Narrow" w:cs="Arial"/>
                <w:sz w:val="22"/>
                <w:szCs w:val="22"/>
                <w:lang w:val="es-BO"/>
              </w:rPr>
            </w:rPrChange>
          </w:rPr>
          <w:t>+</w:t>
        </w:r>
      </w:ins>
      <w:ins w:id="615" w:author="Stagno Izaguirre, Daniel Alejandro" w:date="2026-06-18T16:56:00Z" w16du:dateUtc="2026-06-18T21:56:00Z">
        <w:r w:rsidR="00EB16C5" w:rsidRPr="00CB1305">
          <w:rPr>
            <w:rFonts w:ascii="Arial Narrow" w:hAnsi="Arial Narrow" w:cs="Arial"/>
            <w:sz w:val="22"/>
            <w:szCs w:val="22"/>
            <w:highlight w:val="yellow"/>
            <w:lang w:val="es-BO"/>
            <w:rPrChange w:id="616" w:author="Stagno Izaguirre, Daniel Alejandro" w:date="2026-06-18T16:58:00Z" w16du:dateUtc="2026-06-18T21:58:00Z">
              <w:rPr>
                <w:rFonts w:ascii="Arial Narrow" w:hAnsi="Arial Narrow" w:cs="Arial"/>
                <w:sz w:val="22"/>
                <w:szCs w:val="22"/>
                <w:lang w:val="es-BO"/>
              </w:rPr>
            </w:rPrChange>
          </w:rPr>
          <w:t>]</w:t>
        </w:r>
      </w:ins>
      <w:ins w:id="617" w:author="Stagno Izaguirre, Daniel Alejandro" w:date="2026-06-18T16:57:00Z" w16du:dateUtc="2026-06-18T21:57:00Z">
        <w:r w:rsidR="0028142E" w:rsidRPr="00CB1305">
          <w:rPr>
            <w:rFonts w:ascii="Arial Narrow" w:hAnsi="Arial Narrow" w:cs="Arial"/>
            <w:sz w:val="22"/>
            <w:szCs w:val="22"/>
            <w:highlight w:val="yellow"/>
            <w:lang w:val="es-BO"/>
            <w:rPrChange w:id="618" w:author="Stagno Izaguirre, Daniel Alejandro" w:date="2026-06-18T16:58:00Z" w16du:dateUtc="2026-06-18T21:58:00Z">
              <w:rPr>
                <w:rFonts w:ascii="Arial Narrow" w:hAnsi="Arial Narrow" w:cs="Arial"/>
                <w:sz w:val="22"/>
                <w:szCs w:val="22"/>
                <w:lang w:val="es-BO"/>
              </w:rPr>
            </w:rPrChange>
          </w:rPr>
          <w:t xml:space="preserve">; con líneas por países). </w:t>
        </w:r>
      </w:ins>
      <w:ins w:id="619" w:author="Stagno Izaguirre, Daniel Alejandro" w:date="2026-06-18T17:00:00Z" w16du:dateUtc="2026-06-18T22:00:00Z">
        <w:r w:rsidR="00C312C1">
          <w:rPr>
            <w:rFonts w:ascii="Arial Narrow" w:hAnsi="Arial Narrow" w:cs="Arial"/>
            <w:sz w:val="22"/>
            <w:szCs w:val="22"/>
            <w:highlight w:val="yellow"/>
            <w:lang w:val="es-BO"/>
          </w:rPr>
          <w:t xml:space="preserve">Se pudiese hacer la estimación </w:t>
        </w:r>
        <w:r w:rsidR="00156848">
          <w:rPr>
            <w:rFonts w:ascii="Arial Narrow" w:hAnsi="Arial Narrow" w:cs="Arial"/>
            <w:sz w:val="22"/>
            <w:szCs w:val="22"/>
            <w:highlight w:val="yellow"/>
            <w:lang w:val="es-BO"/>
          </w:rPr>
          <w:t xml:space="preserve">en dos grupos – para una Pyme </w:t>
        </w:r>
      </w:ins>
      <w:ins w:id="620" w:author="Stagno Izaguirre, Daniel Alejandro" w:date="2026-06-18T17:01:00Z" w16du:dateUtc="2026-06-18T22:01:00Z">
        <w:r w:rsidR="00156848">
          <w:rPr>
            <w:rFonts w:ascii="Arial Narrow" w:hAnsi="Arial Narrow" w:cs="Arial"/>
            <w:sz w:val="22"/>
            <w:szCs w:val="22"/>
            <w:highlight w:val="yellow"/>
            <w:lang w:val="es-BO"/>
          </w:rPr>
          <w:t>‘tipo’ y para una empresa grande con características preestablecidas ;</w:t>
        </w:r>
      </w:ins>
      <w:ins w:id="621" w:author="Stagno Izaguirre, Daniel Alejandro" w:date="2026-06-18T16:57:00Z" w16du:dateUtc="2026-06-18T21:57:00Z">
        <w:r w:rsidR="0028142E" w:rsidRPr="00CB1305">
          <w:rPr>
            <w:rFonts w:ascii="Arial Narrow" w:hAnsi="Arial Narrow" w:cs="Arial"/>
            <w:sz w:val="22"/>
            <w:szCs w:val="22"/>
            <w:highlight w:val="yellow"/>
            <w:lang w:val="es-BO"/>
            <w:rPrChange w:id="622" w:author="Stagno Izaguirre, Daniel Alejandro" w:date="2026-06-18T16:58:00Z" w16du:dateUtc="2026-06-18T21:58:00Z">
              <w:rPr>
                <w:rFonts w:ascii="Arial Narrow" w:hAnsi="Arial Narrow" w:cs="Arial"/>
                <w:sz w:val="22"/>
                <w:szCs w:val="22"/>
                <w:lang w:val="es-BO"/>
              </w:rPr>
            </w:rPrChange>
          </w:rPr>
          <w:t xml:space="preserve">Claramente sería una sobresimplificación, pero ayudaría a </w:t>
        </w:r>
      </w:ins>
      <w:ins w:id="623" w:author="Stagno Izaguirre, Daniel Alejandro" w:date="2026-06-18T16:58:00Z" w16du:dateUtc="2026-06-18T21:58:00Z">
        <w:r w:rsidR="0028142E" w:rsidRPr="00CB1305">
          <w:rPr>
            <w:rFonts w:ascii="Arial Narrow" w:hAnsi="Arial Narrow" w:cs="Arial"/>
            <w:sz w:val="22"/>
            <w:szCs w:val="22"/>
            <w:highlight w:val="yellow"/>
            <w:lang w:val="es-BO"/>
            <w:rPrChange w:id="624" w:author="Stagno Izaguirre, Daniel Alejandro" w:date="2026-06-18T16:58:00Z" w16du:dateUtc="2026-06-18T21:58:00Z">
              <w:rPr>
                <w:rFonts w:ascii="Arial Narrow" w:hAnsi="Arial Narrow" w:cs="Arial"/>
                <w:sz w:val="22"/>
                <w:szCs w:val="22"/>
                <w:lang w:val="es-BO"/>
              </w:rPr>
            </w:rPrChange>
          </w:rPr>
          <w:t xml:space="preserve">ejemplificar la generosidad y </w:t>
        </w:r>
        <w:r w:rsidR="00CB1305" w:rsidRPr="00CB1305">
          <w:rPr>
            <w:rFonts w:ascii="Arial Narrow" w:hAnsi="Arial Narrow" w:cs="Arial"/>
            <w:sz w:val="22"/>
            <w:szCs w:val="22"/>
            <w:highlight w:val="yellow"/>
            <w:lang w:val="es-BO"/>
            <w:rPrChange w:id="625" w:author="Stagno Izaguirre, Daniel Alejandro" w:date="2026-06-18T16:58:00Z" w16du:dateUtc="2026-06-18T21:58:00Z">
              <w:rPr>
                <w:rFonts w:ascii="Arial Narrow" w:hAnsi="Arial Narrow" w:cs="Arial"/>
                <w:sz w:val="22"/>
                <w:szCs w:val="22"/>
                <w:lang w:val="es-BO"/>
              </w:rPr>
            </w:rPrChange>
          </w:rPr>
          <w:t>los techos.</w:t>
        </w:r>
      </w:ins>
    </w:p>
    <w:p w14:paraId="15F91C02" w14:textId="77777777" w:rsidR="00383844" w:rsidRPr="00E5658C" w:rsidRDefault="00383844" w:rsidP="00E5658C">
      <w:pPr>
        <w:pStyle w:val="ListParagraph"/>
        <w:ind w:left="400"/>
        <w:jc w:val="both"/>
        <w:rPr>
          <w:rFonts w:ascii="Arial Narrow" w:eastAsiaTheme="majorEastAsia" w:hAnsi="Arial Narrow" w:cstheme="majorBidi"/>
          <w:b/>
          <w:bCs/>
          <w:color w:val="000000" w:themeColor="text1"/>
          <w:lang w:val="es-ES"/>
        </w:rPr>
      </w:pPr>
    </w:p>
    <w:p w14:paraId="6D6F1D46" w14:textId="05C1666C" w:rsidR="00383844" w:rsidRPr="00AD6497" w:rsidRDefault="00AD6497" w:rsidP="00AD6497">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1.5 </w:t>
      </w:r>
      <w:r w:rsidR="007543E5" w:rsidRPr="00AD6497">
        <w:rPr>
          <w:rFonts w:ascii="Arial Narrow" w:hAnsi="Arial Narrow"/>
          <w:b/>
          <w:bCs/>
          <w:color w:val="000000" w:themeColor="text1"/>
          <w:lang w:val="es-ES"/>
        </w:rPr>
        <w:t>Calculo y análisis de la generosidad de los incentivos tributarios</w:t>
      </w:r>
    </w:p>
    <w:p w14:paraId="7751BFD4" w14:textId="77777777" w:rsidR="004C1ECB" w:rsidRDefault="004C1ECB" w:rsidP="004C1ECB">
      <w:pPr>
        <w:jc w:val="both"/>
        <w:rPr>
          <w:rFonts w:ascii="Arial Narrow" w:hAnsi="Arial Narrow"/>
          <w:b/>
          <w:sz w:val="22"/>
          <w:szCs w:val="22"/>
          <w:lang w:val="es-BO"/>
        </w:rPr>
      </w:pPr>
    </w:p>
    <w:p w14:paraId="568BF921" w14:textId="12604887" w:rsidR="006D7C2F" w:rsidRDefault="00857058" w:rsidP="00857058">
      <w:pPr>
        <w:jc w:val="both"/>
        <w:rPr>
          <w:rFonts w:ascii="Arial Narrow" w:hAnsi="Arial Narrow" w:cs="Arial"/>
          <w:sz w:val="22"/>
          <w:szCs w:val="22"/>
          <w:lang w:val="es-BO"/>
        </w:rPr>
      </w:pPr>
      <w:r w:rsidRPr="00AB1046">
        <w:rPr>
          <w:rFonts w:ascii="Arial Narrow" w:hAnsi="Arial Narrow" w:cs="Arial"/>
          <w:sz w:val="22"/>
          <w:szCs w:val="22"/>
          <w:lang w:val="es-BO"/>
        </w:rPr>
        <w:t>La generosidad del apoyo fiscal depende del diseño del incentivo: tasa del crédito/deducción, reembolsabilidad y posibilidad de arrastre.</w:t>
      </w:r>
      <w:r w:rsidRPr="00857058">
        <w:rPr>
          <w:lang w:val="es-ES"/>
        </w:rPr>
        <w:t xml:space="preserve"> </w:t>
      </w:r>
      <w:commentRangeStart w:id="626"/>
      <w:r w:rsidRPr="00857058">
        <w:rPr>
          <w:rFonts w:ascii="Arial Narrow" w:hAnsi="Arial Narrow" w:cs="Arial"/>
          <w:sz w:val="22"/>
          <w:szCs w:val="22"/>
          <w:lang w:val="es-BO"/>
        </w:rPr>
        <w:t>Una medida común</w:t>
      </w:r>
      <w:ins w:id="627" w:author="Stagno Izaguirre, Daniel Alejandro" w:date="2026-06-18T17:02:00Z" w16du:dateUtc="2026-06-18T22:02:00Z">
        <w:r w:rsidR="00F77042">
          <w:rPr>
            <w:rFonts w:ascii="Arial Narrow" w:hAnsi="Arial Narrow" w:cs="Arial"/>
            <w:sz w:val="22"/>
            <w:szCs w:val="22"/>
            <w:lang w:val="es-BO"/>
          </w:rPr>
          <w:t xml:space="preserve"> para aproxima la generosidad del incentivo</w:t>
        </w:r>
      </w:ins>
      <w:r w:rsidRPr="00857058">
        <w:rPr>
          <w:rFonts w:ascii="Arial Narrow" w:hAnsi="Arial Narrow" w:cs="Arial"/>
          <w:sz w:val="22"/>
          <w:szCs w:val="22"/>
          <w:lang w:val="es-BO"/>
        </w:rPr>
        <w:t xml:space="preserve"> es el </w:t>
      </w:r>
      <w:ins w:id="628" w:author="Stagno Izaguirre, Daniel Alejandro" w:date="2026-06-18T17:02:00Z" w16du:dateUtc="2026-06-18T22:02:00Z">
        <w:r w:rsidR="00F77042">
          <w:rPr>
            <w:rFonts w:ascii="Arial Narrow" w:hAnsi="Arial Narrow" w:cs="Arial"/>
            <w:sz w:val="22"/>
            <w:szCs w:val="22"/>
            <w:lang w:val="es-BO"/>
          </w:rPr>
          <w:t>Í</w:t>
        </w:r>
      </w:ins>
      <w:del w:id="629" w:author="Stagno Izaguirre, Daniel Alejandro" w:date="2026-06-18T17:02:00Z" w16du:dateUtc="2026-06-18T22:02:00Z">
        <w:r w:rsidRPr="00857058" w:rsidDel="00F77042">
          <w:rPr>
            <w:rFonts w:ascii="Arial Narrow" w:hAnsi="Arial Narrow" w:cs="Arial"/>
            <w:sz w:val="22"/>
            <w:szCs w:val="22"/>
            <w:lang w:val="es-BO"/>
          </w:rPr>
          <w:delText>í</w:delText>
        </w:r>
      </w:del>
      <w:r w:rsidRPr="00857058">
        <w:rPr>
          <w:rFonts w:ascii="Arial Narrow" w:hAnsi="Arial Narrow" w:cs="Arial"/>
          <w:sz w:val="22"/>
          <w:szCs w:val="22"/>
          <w:lang w:val="es-BO"/>
        </w:rPr>
        <w:t xml:space="preserve">ndice B, que indica el ingreso antes de impuestos necesario para recuperar una unidad marginal de gasto en I+D (Appelt, S. et al., 2016). </w:t>
      </w:r>
      <w:commentRangeEnd w:id="626"/>
      <w:r w:rsidR="002857E3" w:rsidRPr="00857058">
        <w:rPr>
          <w:rStyle w:val="CommentReference"/>
          <w:rFonts w:ascii="Arial Narrow" w:hAnsi="Arial Narrow" w:cs="Arial"/>
          <w:sz w:val="22"/>
          <w:szCs w:val="22"/>
          <w:lang w:val="es-BO"/>
        </w:rPr>
        <w:commentReference w:id="626"/>
      </w:r>
      <w:r w:rsidRPr="00857058">
        <w:rPr>
          <w:rFonts w:ascii="Arial Narrow" w:hAnsi="Arial Narrow" w:cs="Arial"/>
          <w:sz w:val="22"/>
          <w:szCs w:val="22"/>
          <w:lang w:val="es-BO"/>
        </w:rPr>
        <w:t>El subsidio fiscal implícito se calcula como 1 menos el índice B</w:t>
      </w:r>
      <w:r w:rsidR="003526D1" w:rsidRPr="00DC2481">
        <w:rPr>
          <w:rFonts w:ascii="Arial Narrow" w:hAnsi="Arial Narrow"/>
          <w:sz w:val="22"/>
          <w:szCs w:val="22"/>
          <w:vertAlign w:val="superscript"/>
        </w:rPr>
        <w:footnoteReference w:id="5"/>
      </w:r>
      <w:r w:rsidRPr="00857058">
        <w:rPr>
          <w:rFonts w:ascii="Arial Narrow" w:hAnsi="Arial Narrow" w:cs="Arial"/>
          <w:sz w:val="22"/>
          <w:szCs w:val="22"/>
          <w:lang w:val="es-BO"/>
        </w:rPr>
        <w:t xml:space="preserve">. </w:t>
      </w:r>
      <w:r w:rsidR="00CC5633">
        <w:rPr>
          <w:rFonts w:ascii="Arial Narrow" w:hAnsi="Arial Narrow" w:cs="Arial"/>
          <w:sz w:val="22"/>
          <w:szCs w:val="22"/>
          <w:lang w:val="es-BO"/>
        </w:rPr>
        <w:t>El grafico</w:t>
      </w:r>
      <w:r w:rsidR="00432D53">
        <w:rPr>
          <w:rFonts w:ascii="Arial Narrow" w:hAnsi="Arial Narrow" w:cs="Arial"/>
          <w:sz w:val="22"/>
          <w:szCs w:val="22"/>
          <w:lang w:val="es-BO"/>
        </w:rPr>
        <w:t xml:space="preserve"> X estima el subsidio fiscal implícito de los 6 países analizados y el promedio de la OCDE. </w:t>
      </w:r>
    </w:p>
    <w:p w14:paraId="1247C90C" w14:textId="77777777" w:rsidR="00897084" w:rsidRDefault="00897084" w:rsidP="00857058">
      <w:pPr>
        <w:jc w:val="both"/>
        <w:rPr>
          <w:rFonts w:ascii="Arial Narrow" w:hAnsi="Arial Narrow" w:cs="Arial"/>
          <w:sz w:val="22"/>
          <w:szCs w:val="22"/>
          <w:lang w:val="es-BO"/>
        </w:rPr>
      </w:pPr>
    </w:p>
    <w:p w14:paraId="13DBA99E" w14:textId="7B4F581D" w:rsidR="00897084" w:rsidRPr="00897084" w:rsidRDefault="00897084" w:rsidP="00897084">
      <w:pPr>
        <w:jc w:val="both"/>
        <w:rPr>
          <w:rFonts w:ascii="Arial Narrow" w:hAnsi="Arial Narrow" w:cs="Arial"/>
          <w:sz w:val="22"/>
          <w:szCs w:val="22"/>
          <w:lang w:val="es-BO"/>
        </w:rPr>
      </w:pPr>
      <w:commentRangeStart w:id="630"/>
      <w:r>
        <w:rPr>
          <w:rFonts w:ascii="Arial Narrow" w:hAnsi="Arial Narrow" w:cs="Arial"/>
          <w:sz w:val="22"/>
          <w:szCs w:val="22"/>
          <w:lang w:val="es-BO"/>
        </w:rPr>
        <w:t xml:space="preserve">Grafico X: </w:t>
      </w:r>
      <w:r w:rsidRPr="00897084">
        <w:rPr>
          <w:rFonts w:ascii="Arial Narrow" w:hAnsi="Arial Narrow" w:cs="Arial"/>
          <w:sz w:val="22"/>
          <w:szCs w:val="22"/>
          <w:lang w:val="es-BO"/>
        </w:rPr>
        <w:t xml:space="preserve">Estimaciones de las tasas de subvención </w:t>
      </w:r>
      <w:r>
        <w:rPr>
          <w:rFonts w:ascii="Arial Narrow" w:hAnsi="Arial Narrow" w:cs="Arial"/>
          <w:sz w:val="22"/>
          <w:szCs w:val="22"/>
          <w:lang w:val="es-BO"/>
        </w:rPr>
        <w:t>tributaria</w:t>
      </w:r>
      <w:r w:rsidRPr="00897084">
        <w:rPr>
          <w:rFonts w:ascii="Arial Narrow" w:hAnsi="Arial Narrow" w:cs="Arial"/>
          <w:sz w:val="22"/>
          <w:szCs w:val="22"/>
          <w:lang w:val="es-BO"/>
        </w:rPr>
        <w:t xml:space="preserve"> sobre los gastos en I+D, 2024</w:t>
      </w:r>
    </w:p>
    <w:p w14:paraId="6F4599D7" w14:textId="3AC4B2D0" w:rsidR="004B6ECC" w:rsidRDefault="00897084" w:rsidP="00897084">
      <w:pPr>
        <w:jc w:val="both"/>
        <w:rPr>
          <w:rFonts w:ascii="Arial Narrow" w:hAnsi="Arial Narrow" w:cs="Arial"/>
          <w:sz w:val="22"/>
          <w:szCs w:val="22"/>
          <w:lang w:val="es-BO"/>
        </w:rPr>
      </w:pPr>
      <w:r w:rsidRPr="00897084">
        <w:rPr>
          <w:rFonts w:ascii="Arial Narrow" w:hAnsi="Arial Narrow" w:cs="Arial"/>
          <w:sz w:val="22"/>
          <w:szCs w:val="22"/>
          <w:lang w:val="es-BO"/>
        </w:rPr>
        <w:t>1 menos el índice B, por tamaño de la empresa y escenario de beneficios</w:t>
      </w:r>
    </w:p>
    <w:p w14:paraId="140EE84D" w14:textId="6FEA616D" w:rsidR="004B6ECC" w:rsidRDefault="32EC1F8E" w:rsidP="00857058">
      <w:pPr>
        <w:jc w:val="both"/>
        <w:rPr>
          <w:rFonts w:ascii="Arial Narrow" w:hAnsi="Arial Narrow" w:cs="Arial"/>
          <w:sz w:val="22"/>
          <w:szCs w:val="22"/>
          <w:lang w:val="es-BO"/>
        </w:rPr>
      </w:pPr>
      <w:r>
        <w:t>￼</w:t>
      </w:r>
      <w:commentRangeEnd w:id="630"/>
      <w:r w:rsidR="0080654F">
        <w:rPr>
          <w:rStyle w:val="CommentReference"/>
          <w:rFonts w:ascii="Arial Narrow" w:hAnsi="Arial Narrow" w:cs="Arial"/>
          <w:sz w:val="22"/>
          <w:szCs w:val="22"/>
          <w:lang w:val="es-BO"/>
        </w:rPr>
        <w:commentReference w:id="630"/>
      </w:r>
    </w:p>
    <w:p w14:paraId="43A9EA74" w14:textId="66F2DC8D" w:rsidR="00857058" w:rsidRDefault="003526D1" w:rsidP="00857058">
      <w:pPr>
        <w:jc w:val="both"/>
        <w:rPr>
          <w:rFonts w:ascii="Arial Narrow" w:hAnsi="Arial Narrow" w:cs="Arial"/>
          <w:sz w:val="22"/>
          <w:szCs w:val="22"/>
          <w:lang w:val="es-BO"/>
        </w:rPr>
      </w:pPr>
      <w:commentRangeStart w:id="631"/>
      <w:commentRangeStart w:id="632"/>
      <w:r>
        <w:rPr>
          <w:rFonts w:ascii="Arial Narrow" w:hAnsi="Arial Narrow" w:cs="Arial"/>
          <w:noProof/>
          <w:sz w:val="22"/>
          <w:szCs w:val="22"/>
          <w:lang w:val="es-BO"/>
        </w:rPr>
        <w:drawing>
          <wp:inline distT="0" distB="0" distL="0" distR="0" wp14:anchorId="0E03F813" wp14:editId="0435F295">
            <wp:extent cx="5943600" cy="3539490"/>
            <wp:effectExtent l="0" t="0" r="0" b="3810"/>
            <wp:docPr id="1740433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3646" name="Picture 1740433646"/>
                    <pic:cNvPicPr/>
                  </pic:nvPicPr>
                  <pic:blipFill>
                    <a:blip r:embed="rId15">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commentRangeEnd w:id="632"/>
      <w:r w:rsidR="00F03905">
        <w:rPr>
          <w:rStyle w:val="CommentReference"/>
          <w:rFonts w:ascii="Arial Narrow" w:hAnsi="Arial Narrow" w:cs="Arial"/>
          <w:sz w:val="22"/>
          <w:szCs w:val="22"/>
          <w:lang w:val="es-BO"/>
        </w:rPr>
        <w:commentReference w:id="632"/>
      </w:r>
      <w:commentRangeEnd w:id="631"/>
      <w:r w:rsidR="00EF3546">
        <w:rPr>
          <w:rStyle w:val="CommentReference"/>
          <w:rFonts w:ascii="Arial Narrow" w:hAnsi="Arial Narrow" w:cs="Arial"/>
          <w:sz w:val="22"/>
          <w:szCs w:val="22"/>
          <w:lang w:val="es-BO"/>
        </w:rPr>
        <w:commentReference w:id="631"/>
      </w:r>
    </w:p>
    <w:p w14:paraId="0B800867" w14:textId="77777777" w:rsidR="00405695" w:rsidRDefault="00405695" w:rsidP="00597829">
      <w:pPr>
        <w:jc w:val="both"/>
        <w:rPr>
          <w:ins w:id="633" w:author="Stagno Izaguirre, Daniel Alejandro" w:date="2026-06-18T17:10:00Z" w16du:dateUtc="2026-06-18T22:10:00Z"/>
          <w:rFonts w:ascii="Arial Narrow" w:hAnsi="Arial Narrow" w:cs="Arial"/>
          <w:sz w:val="22"/>
          <w:szCs w:val="22"/>
          <w:lang w:val="es-BO"/>
        </w:rPr>
      </w:pPr>
    </w:p>
    <w:p w14:paraId="4DA1C73B" w14:textId="13FCBED7" w:rsidR="00597829" w:rsidRPr="006D7C2F" w:rsidRDefault="00597829" w:rsidP="00597829">
      <w:pPr>
        <w:jc w:val="both"/>
        <w:rPr>
          <w:rFonts w:ascii="Arial Narrow" w:hAnsi="Arial Narrow" w:cs="Arial"/>
          <w:sz w:val="22"/>
          <w:szCs w:val="22"/>
          <w:lang w:val="es-BO"/>
        </w:rPr>
      </w:pPr>
      <w:r>
        <w:rPr>
          <w:rFonts w:ascii="Arial Narrow" w:hAnsi="Arial Narrow" w:cs="Arial"/>
          <w:sz w:val="22"/>
          <w:szCs w:val="22"/>
          <w:lang w:val="es-BO"/>
        </w:rPr>
        <w:t>Los esquemas europeo</w:t>
      </w:r>
      <w:ins w:id="634" w:author="Stagno Izaguirre, Daniel Alejandro" w:date="2026-06-18T17:14:00Z" w16du:dateUtc="2026-06-18T22:14:00Z">
        <w:r w:rsidR="00E63A89">
          <w:rPr>
            <w:rFonts w:ascii="Arial Narrow" w:hAnsi="Arial Narrow" w:cs="Arial"/>
            <w:sz w:val="22"/>
            <w:szCs w:val="22"/>
            <w:lang w:val="es-BO"/>
          </w:rPr>
          <w:t>s</w:t>
        </w:r>
      </w:ins>
      <w:r>
        <w:rPr>
          <w:rFonts w:ascii="Arial Narrow" w:hAnsi="Arial Narrow" w:cs="Arial"/>
          <w:sz w:val="22"/>
          <w:szCs w:val="22"/>
          <w:lang w:val="es-BO"/>
        </w:rPr>
        <w:t xml:space="preserve"> </w:t>
      </w:r>
      <w:r w:rsidRPr="0091462F">
        <w:rPr>
          <w:rFonts w:ascii="Arial Narrow" w:hAnsi="Arial Narrow" w:cs="Arial"/>
          <w:sz w:val="22"/>
          <w:szCs w:val="22"/>
          <w:lang w:val="es-BO"/>
        </w:rPr>
        <w:t xml:space="preserve">combinan niveles altos de generosidad para empresas rentables con un </w:t>
      </w:r>
      <w:commentRangeStart w:id="635"/>
      <w:r w:rsidRPr="0091462F">
        <w:rPr>
          <w:rFonts w:ascii="Arial Narrow" w:hAnsi="Arial Narrow" w:cs="Arial"/>
          <w:sz w:val="22"/>
          <w:szCs w:val="22"/>
          <w:lang w:val="es-BO"/>
        </w:rPr>
        <w:t>deterioro relativamente contenido cuando las empresas tienen pérdidas</w:t>
      </w:r>
      <w:r>
        <w:rPr>
          <w:rFonts w:ascii="Arial Narrow" w:hAnsi="Arial Narrow" w:cs="Arial"/>
          <w:sz w:val="22"/>
          <w:szCs w:val="22"/>
          <w:lang w:val="es-BO"/>
        </w:rPr>
        <w:t xml:space="preserve">. </w:t>
      </w:r>
      <w:commentRangeEnd w:id="635"/>
      <w:r w:rsidR="00CB6497">
        <w:rPr>
          <w:rStyle w:val="CommentReference"/>
          <w:rFonts w:ascii="Arial Narrow" w:hAnsi="Arial Narrow" w:cs="Arial"/>
          <w:sz w:val="22"/>
          <w:szCs w:val="22"/>
          <w:lang w:val="es-BO"/>
        </w:rPr>
        <w:commentReference w:id="635"/>
      </w:r>
      <w:r>
        <w:rPr>
          <w:rFonts w:ascii="Arial Narrow" w:hAnsi="Arial Narrow" w:cs="Arial"/>
          <w:sz w:val="22"/>
          <w:szCs w:val="22"/>
          <w:lang w:val="es-BO"/>
        </w:rPr>
        <w:t xml:space="preserve">Portugal, con 0.39, es el país de la OCDE </w:t>
      </w:r>
      <w:r w:rsidRPr="00C02CC3">
        <w:rPr>
          <w:rFonts w:ascii="Arial Narrow" w:hAnsi="Arial Narrow" w:cs="Arial"/>
          <w:sz w:val="22"/>
          <w:szCs w:val="22"/>
          <w:lang w:val="es-ES"/>
        </w:rPr>
        <w:t>que ofreci</w:t>
      </w:r>
      <w:r>
        <w:rPr>
          <w:rFonts w:ascii="Arial Narrow" w:hAnsi="Arial Narrow" w:cs="Arial"/>
          <w:sz w:val="22"/>
          <w:szCs w:val="22"/>
          <w:lang w:val="es-ES"/>
        </w:rPr>
        <w:t>ó</w:t>
      </w:r>
      <w:r w:rsidRPr="00C02CC3">
        <w:rPr>
          <w:rFonts w:ascii="Arial Narrow" w:hAnsi="Arial Narrow" w:cs="Arial"/>
          <w:sz w:val="22"/>
          <w:szCs w:val="22"/>
          <w:lang w:val="es-ES"/>
        </w:rPr>
        <w:t xml:space="preserve"> los incentivos fiscales a la I+D más generosos para las rentables en 2024</w:t>
      </w:r>
      <w:ins w:id="636" w:author="Stagno Izaguirre, Daniel Alejandro" w:date="2026-06-18T17:25:00Z" w16du:dateUtc="2026-06-18T22:25:00Z">
        <w:r w:rsidR="009F5DB3">
          <w:rPr>
            <w:rFonts w:ascii="Arial Narrow" w:hAnsi="Arial Narrow" w:cs="Arial"/>
            <w:sz w:val="22"/>
            <w:szCs w:val="22"/>
            <w:lang w:val="es-ES"/>
          </w:rPr>
          <w:t xml:space="preserve"> (</w:t>
        </w:r>
        <w:r w:rsidR="003740B2" w:rsidRPr="000C102E">
          <w:rPr>
            <w:rFonts w:ascii="Arial Narrow" w:hAnsi="Arial Narrow" w:cs="Arial"/>
            <w:sz w:val="22"/>
            <w:szCs w:val="22"/>
            <w:highlight w:val="yellow"/>
            <w:lang w:val="es-ES"/>
            <w:rPrChange w:id="637" w:author="Stagno Izaguirre, Daniel Alejandro" w:date="2026-06-18T17:27:00Z" w16du:dateUtc="2026-06-18T22:27:00Z">
              <w:rPr>
                <w:rFonts w:ascii="Arial Narrow" w:hAnsi="Arial Narrow" w:cs="Arial"/>
                <w:sz w:val="22"/>
                <w:szCs w:val="22"/>
                <w:lang w:val="es-ES"/>
              </w:rPr>
            </w:rPrChange>
          </w:rPr>
          <w:t>un</w:t>
        </w:r>
      </w:ins>
      <w:ins w:id="638" w:author="Stagno Izaguirre, Daniel Alejandro" w:date="2026-06-18T17:26:00Z" w16du:dateUtc="2026-06-18T22:26:00Z">
        <w:r w:rsidR="003740B2" w:rsidRPr="000C102E">
          <w:rPr>
            <w:rFonts w:ascii="Arial Narrow" w:hAnsi="Arial Narrow" w:cs="Arial"/>
            <w:sz w:val="22"/>
            <w:szCs w:val="22"/>
            <w:highlight w:val="yellow"/>
            <w:lang w:val="es-ES"/>
            <w:rPrChange w:id="639" w:author="Stagno Izaguirre, Daniel Alejandro" w:date="2026-06-18T17:27:00Z" w16du:dateUtc="2026-06-18T22:27:00Z">
              <w:rPr>
                <w:rFonts w:ascii="Arial Narrow" w:hAnsi="Arial Narrow" w:cs="Arial"/>
                <w:sz w:val="22"/>
                <w:szCs w:val="22"/>
                <w:lang w:val="es-ES"/>
              </w:rPr>
            </w:rPrChange>
          </w:rPr>
          <w:t>a generosidad de 0.39 implica que la empresa necesita xxx de ingreso</w:t>
        </w:r>
      </w:ins>
      <w:ins w:id="640" w:author="Stagno Izaguirre, Daniel Alejandro" w:date="2026-06-18T17:27:00Z" w16du:dateUtc="2026-06-18T22:27:00Z">
        <w:r w:rsidR="000C102E" w:rsidRPr="000C102E">
          <w:rPr>
            <w:rFonts w:ascii="Arial Narrow" w:hAnsi="Arial Narrow" w:cs="Arial"/>
            <w:sz w:val="22"/>
            <w:szCs w:val="22"/>
            <w:highlight w:val="yellow"/>
            <w:lang w:val="es-ES"/>
            <w:rPrChange w:id="641" w:author="Stagno Izaguirre, Daniel Alejandro" w:date="2026-06-18T17:27:00Z" w16du:dateUtc="2026-06-18T22:27:00Z">
              <w:rPr>
                <w:rFonts w:ascii="Arial Narrow" w:hAnsi="Arial Narrow" w:cs="Arial"/>
                <w:sz w:val="22"/>
                <w:szCs w:val="22"/>
                <w:lang w:val="es-ES"/>
              </w:rPr>
            </w:rPrChange>
          </w:rPr>
          <w:t xml:space="preserve"> neto</w:t>
        </w:r>
      </w:ins>
      <w:ins w:id="642" w:author="Stagno Izaguirre, Daniel Alejandro" w:date="2026-06-18T17:26:00Z" w16du:dateUtc="2026-06-18T22:26:00Z">
        <w:r w:rsidR="000247BA" w:rsidRPr="000C102E">
          <w:rPr>
            <w:rFonts w:ascii="Arial Narrow" w:hAnsi="Arial Narrow" w:cs="Arial"/>
            <w:sz w:val="22"/>
            <w:szCs w:val="22"/>
            <w:highlight w:val="yellow"/>
            <w:lang w:val="es-ES"/>
            <w:rPrChange w:id="643" w:author="Stagno Izaguirre, Daniel Alejandro" w:date="2026-06-18T17:27:00Z" w16du:dateUtc="2026-06-18T22:27:00Z">
              <w:rPr>
                <w:rFonts w:ascii="Arial Narrow" w:hAnsi="Arial Narrow" w:cs="Arial"/>
                <w:sz w:val="22"/>
                <w:szCs w:val="22"/>
                <w:lang w:val="es-ES"/>
              </w:rPr>
            </w:rPrChange>
          </w:rPr>
          <w:t xml:space="preserve"> </w:t>
        </w:r>
        <w:r w:rsidR="003740B2" w:rsidRPr="000C102E">
          <w:rPr>
            <w:rFonts w:ascii="Arial Narrow" w:hAnsi="Arial Narrow" w:cs="Arial"/>
            <w:sz w:val="22"/>
            <w:szCs w:val="22"/>
            <w:highlight w:val="yellow"/>
            <w:lang w:val="es-ES"/>
            <w:rPrChange w:id="644" w:author="Stagno Izaguirre, Daniel Alejandro" w:date="2026-06-18T17:27:00Z" w16du:dateUtc="2026-06-18T22:27:00Z">
              <w:rPr>
                <w:rFonts w:ascii="Arial Narrow" w:hAnsi="Arial Narrow" w:cs="Arial"/>
                <w:sz w:val="22"/>
                <w:szCs w:val="22"/>
                <w:lang w:val="es-ES"/>
              </w:rPr>
            </w:rPrChange>
          </w:rPr>
          <w:t>para recuperar xxx de inversión en I+D</w:t>
        </w:r>
      </w:ins>
      <w:ins w:id="645" w:author="Stagno Izaguirre, Daniel Alejandro" w:date="2026-06-18T17:27:00Z" w16du:dateUtc="2026-06-18T22:27:00Z">
        <w:r w:rsidR="000C102E">
          <w:rPr>
            <w:rFonts w:ascii="Arial Narrow" w:hAnsi="Arial Narrow" w:cs="Arial"/>
            <w:sz w:val="22"/>
            <w:szCs w:val="22"/>
            <w:lang w:val="es-ES"/>
          </w:rPr>
          <w:t xml:space="preserve"> </w:t>
        </w:r>
      </w:ins>
      <w:ins w:id="646" w:author="Stagno Izaguirre, Daniel Alejandro" w:date="2026-06-18T17:28:00Z" w16du:dateUtc="2026-06-18T22:28:00Z">
        <w:r w:rsidR="000C102E" w:rsidRPr="000C102E">
          <w:rPr>
            <w:rFonts w:ascii="Arial Narrow" w:hAnsi="Arial Narrow" w:cs="Arial"/>
            <w:sz w:val="22"/>
            <w:szCs w:val="22"/>
            <w:highlight w:val="yellow"/>
            <w:lang w:val="es-ES"/>
            <w:rPrChange w:id="647" w:author="Stagno Izaguirre, Daniel Alejandro" w:date="2026-06-18T17:28:00Z" w16du:dateUtc="2026-06-18T22:28:00Z">
              <w:rPr>
                <w:rFonts w:ascii="Arial Narrow" w:hAnsi="Arial Narrow" w:cs="Arial"/>
                <w:sz w:val="22"/>
                <w:szCs w:val="22"/>
                <w:lang w:val="es-ES"/>
              </w:rPr>
            </w:rPrChange>
          </w:rPr>
          <w:t>… o sea cual sea el concepto a aplicar, pero sugiero tener una explicación de qué significa ese número la primera vez que se</w:t>
        </w:r>
        <w:r w:rsidR="000C102E">
          <w:rPr>
            <w:rFonts w:ascii="Arial Narrow" w:hAnsi="Arial Narrow" w:cs="Arial"/>
            <w:sz w:val="22"/>
            <w:szCs w:val="22"/>
            <w:highlight w:val="yellow"/>
            <w:lang w:val="es-ES"/>
          </w:rPr>
          <w:t xml:space="preserve"> </w:t>
        </w:r>
        <w:r w:rsidR="000C102E" w:rsidRPr="000C102E">
          <w:rPr>
            <w:rFonts w:ascii="Arial Narrow" w:hAnsi="Arial Narrow" w:cs="Arial"/>
            <w:sz w:val="22"/>
            <w:szCs w:val="22"/>
            <w:highlight w:val="yellow"/>
            <w:lang w:val="es-ES"/>
            <w:rPrChange w:id="648" w:author="Stagno Izaguirre, Daniel Alejandro" w:date="2026-06-18T17:28:00Z" w16du:dateUtc="2026-06-18T22:28:00Z">
              <w:rPr>
                <w:rFonts w:ascii="Arial Narrow" w:hAnsi="Arial Narrow" w:cs="Arial"/>
                <w:sz w:val="22"/>
                <w:szCs w:val="22"/>
                <w:lang w:val="es-ES"/>
              </w:rPr>
            </w:rPrChange>
          </w:rPr>
          <w:t>menciona)</w:t>
        </w:r>
      </w:ins>
      <w:r w:rsidRPr="000C102E">
        <w:rPr>
          <w:rFonts w:ascii="Arial Narrow" w:hAnsi="Arial Narrow" w:cs="Arial"/>
          <w:sz w:val="22"/>
          <w:szCs w:val="22"/>
          <w:highlight w:val="yellow"/>
          <w:lang w:val="es-ES"/>
          <w:rPrChange w:id="649" w:author="Stagno Izaguirre, Daniel Alejandro" w:date="2026-06-18T17:28:00Z" w16du:dateUtc="2026-06-18T22:28:00Z">
            <w:rPr>
              <w:rFonts w:ascii="Arial Narrow" w:hAnsi="Arial Narrow" w:cs="Arial"/>
              <w:sz w:val="22"/>
              <w:szCs w:val="22"/>
              <w:lang w:val="es-ES"/>
            </w:rPr>
          </w:rPrChange>
        </w:rPr>
        <w:t>.</w:t>
      </w:r>
      <w:r>
        <w:rPr>
          <w:rFonts w:ascii="Arial Narrow" w:hAnsi="Arial Narrow" w:cs="Arial"/>
          <w:sz w:val="22"/>
          <w:szCs w:val="22"/>
          <w:lang w:val="es-ES"/>
        </w:rPr>
        <w:t xml:space="preserve"> </w:t>
      </w:r>
      <w:r w:rsidRPr="00513DB1">
        <w:rPr>
          <w:rFonts w:ascii="Arial Narrow" w:hAnsi="Arial Narrow" w:cs="Arial"/>
          <w:sz w:val="22"/>
          <w:szCs w:val="22"/>
          <w:lang w:val="es-ES"/>
        </w:rPr>
        <w:t>Francia sobresale porque mantiene un apoyo particularmente alto para pymes con pérdidas</w:t>
      </w:r>
      <w:r>
        <w:rPr>
          <w:rFonts w:ascii="Arial Narrow" w:hAnsi="Arial Narrow" w:cs="Arial"/>
          <w:sz w:val="22"/>
          <w:szCs w:val="22"/>
          <w:lang w:val="es-ES"/>
        </w:rPr>
        <w:t xml:space="preserve"> (0.36)</w:t>
      </w:r>
      <w:r w:rsidRPr="00513DB1">
        <w:rPr>
          <w:rFonts w:ascii="Arial Narrow" w:hAnsi="Arial Narrow" w:cs="Arial"/>
          <w:sz w:val="22"/>
          <w:szCs w:val="22"/>
          <w:lang w:val="es-ES"/>
        </w:rPr>
        <w:t>.</w:t>
      </w:r>
      <w:r>
        <w:rPr>
          <w:rFonts w:ascii="Arial Narrow" w:hAnsi="Arial Narrow" w:cs="Arial"/>
          <w:sz w:val="22"/>
          <w:szCs w:val="22"/>
          <w:lang w:val="es-ES"/>
        </w:rPr>
        <w:t xml:space="preserve"> </w:t>
      </w:r>
    </w:p>
    <w:p w14:paraId="51F20B21" w14:textId="77777777" w:rsidR="00597829" w:rsidRDefault="00597829" w:rsidP="00857058">
      <w:pPr>
        <w:jc w:val="both"/>
        <w:rPr>
          <w:rFonts w:ascii="Arial Narrow" w:hAnsi="Arial Narrow" w:cs="Arial"/>
          <w:sz w:val="22"/>
          <w:szCs w:val="22"/>
          <w:lang w:val="es-BO"/>
        </w:rPr>
      </w:pPr>
    </w:p>
    <w:p w14:paraId="42FFD277" w14:textId="1D216402" w:rsidR="00851AD7" w:rsidRDefault="00851AD7" w:rsidP="00857058">
      <w:pPr>
        <w:jc w:val="both"/>
        <w:rPr>
          <w:ins w:id="650" w:author="Stagno Izaguirre, Daniel Alejandro" w:date="2026-06-18T17:46:00Z" w16du:dateUtc="2026-06-18T22:46:00Z"/>
          <w:rFonts w:ascii="Arial Narrow" w:hAnsi="Arial Narrow" w:cs="Arial"/>
          <w:sz w:val="22"/>
          <w:szCs w:val="22"/>
          <w:lang w:val="es-BO"/>
        </w:rPr>
      </w:pPr>
      <w:r>
        <w:rPr>
          <w:rFonts w:ascii="Arial Narrow" w:hAnsi="Arial Narrow" w:cs="Arial"/>
          <w:sz w:val="22"/>
          <w:szCs w:val="22"/>
          <w:lang w:val="es-BO"/>
        </w:rPr>
        <w:t xml:space="preserve">Entre los </w:t>
      </w:r>
      <w:del w:id="651" w:author="Gonzalo Castellanos" w:date="2026-06-01T10:42:00Z" w16du:dateUtc="2026-06-01T14:42:00Z">
        <w:r w:rsidDel="00B8037D">
          <w:rPr>
            <w:rFonts w:ascii="Arial Narrow" w:hAnsi="Arial Narrow" w:cs="Arial"/>
            <w:sz w:val="22"/>
            <w:szCs w:val="22"/>
            <w:lang w:val="es-BO"/>
          </w:rPr>
          <w:delText>Sudaméricanos</w:delText>
        </w:r>
      </w:del>
      <w:ins w:id="652" w:author="Gonzalo Castellanos" w:date="2026-06-01T10:42:00Z" w16du:dateUtc="2026-06-01T14:42:00Z">
        <w:r w:rsidR="00B8037D">
          <w:rPr>
            <w:rFonts w:ascii="Arial Narrow" w:hAnsi="Arial Narrow" w:cs="Arial"/>
            <w:sz w:val="22"/>
            <w:szCs w:val="22"/>
            <w:lang w:val="es-BO"/>
          </w:rPr>
          <w:t>Sudamericanos</w:t>
        </w:r>
      </w:ins>
      <w:r>
        <w:rPr>
          <w:rFonts w:ascii="Arial Narrow" w:hAnsi="Arial Narrow" w:cs="Arial"/>
          <w:sz w:val="22"/>
          <w:szCs w:val="22"/>
          <w:lang w:val="es-BO"/>
        </w:rPr>
        <w:t xml:space="preserve">, el esquema de Chile </w:t>
      </w:r>
      <w:r w:rsidR="005E695C">
        <w:rPr>
          <w:rFonts w:ascii="Arial Narrow" w:hAnsi="Arial Narrow" w:cs="Arial"/>
          <w:sz w:val="22"/>
          <w:szCs w:val="22"/>
          <w:lang w:val="es-BO"/>
        </w:rPr>
        <w:t xml:space="preserve">es el más generoso y </w:t>
      </w:r>
      <w:r w:rsidR="007D1D55" w:rsidRPr="007D1D55">
        <w:rPr>
          <w:rFonts w:ascii="Arial Narrow" w:hAnsi="Arial Narrow" w:cs="Arial"/>
          <w:sz w:val="22"/>
          <w:szCs w:val="22"/>
          <w:lang w:val="es-BO"/>
        </w:rPr>
        <w:t>presenta un esquema bastante equilibrad</w:t>
      </w:r>
      <w:r w:rsidR="005E695C">
        <w:rPr>
          <w:rFonts w:ascii="Arial Narrow" w:hAnsi="Arial Narrow" w:cs="Arial"/>
          <w:sz w:val="22"/>
          <w:szCs w:val="22"/>
          <w:lang w:val="es-BO"/>
        </w:rPr>
        <w:t>o</w:t>
      </w:r>
      <w:del w:id="653" w:author="Stagno Izaguirre, Daniel Alejandro" w:date="2026-06-18T17:19:00Z" w16du:dateUtc="2026-06-18T22:19:00Z">
        <w:r w:rsidR="005E695C" w:rsidDel="00EC1E30">
          <w:rPr>
            <w:rFonts w:ascii="Arial Narrow" w:hAnsi="Arial Narrow" w:cs="Arial"/>
            <w:sz w:val="22"/>
            <w:szCs w:val="22"/>
            <w:lang w:val="es-BO"/>
          </w:rPr>
          <w:delText>s</w:delText>
        </w:r>
      </w:del>
      <w:r w:rsidR="005E695C">
        <w:rPr>
          <w:rFonts w:ascii="Arial Narrow" w:hAnsi="Arial Narrow" w:cs="Arial"/>
          <w:sz w:val="22"/>
          <w:szCs w:val="22"/>
          <w:lang w:val="es-BO"/>
        </w:rPr>
        <w:t xml:space="preserve"> para </w:t>
      </w:r>
      <w:r w:rsidR="00E96E80">
        <w:rPr>
          <w:rFonts w:ascii="Arial Narrow" w:hAnsi="Arial Narrow" w:cs="Arial"/>
          <w:sz w:val="22"/>
          <w:szCs w:val="22"/>
          <w:lang w:val="es-BO"/>
        </w:rPr>
        <w:t>las empresas en los cuatro escenarios</w:t>
      </w:r>
      <w:r w:rsidR="007D1D55" w:rsidRPr="007D1D55">
        <w:rPr>
          <w:rFonts w:ascii="Arial Narrow" w:hAnsi="Arial Narrow" w:cs="Arial"/>
          <w:sz w:val="22"/>
          <w:szCs w:val="22"/>
          <w:lang w:val="es-BO"/>
        </w:rPr>
        <w:t>.</w:t>
      </w:r>
      <w:r w:rsidR="007D1D55">
        <w:rPr>
          <w:rFonts w:ascii="Arial Narrow" w:hAnsi="Arial Narrow" w:cs="Arial"/>
          <w:sz w:val="22"/>
          <w:szCs w:val="22"/>
          <w:lang w:val="es-BO"/>
        </w:rPr>
        <w:t xml:space="preserve"> En contraste</w:t>
      </w:r>
      <w:r w:rsidR="004E409F" w:rsidRPr="004E409F">
        <w:rPr>
          <w:lang w:val="es-ES"/>
        </w:rPr>
        <w:t xml:space="preserve"> </w:t>
      </w:r>
      <w:r w:rsidR="004E409F" w:rsidRPr="004E409F">
        <w:rPr>
          <w:rFonts w:ascii="Arial Narrow" w:hAnsi="Arial Narrow" w:cs="Arial"/>
          <w:sz w:val="22"/>
          <w:szCs w:val="22"/>
          <w:lang w:val="es-BO"/>
        </w:rPr>
        <w:t xml:space="preserve">Brasil y Colombia muestran diseños más asimétricos: en Brasil, el apoyo </w:t>
      </w:r>
      <w:r w:rsidR="00371A0D">
        <w:rPr>
          <w:rFonts w:ascii="Arial Narrow" w:hAnsi="Arial Narrow" w:cs="Arial"/>
          <w:sz w:val="22"/>
          <w:szCs w:val="22"/>
          <w:lang w:val="es-BO"/>
        </w:rPr>
        <w:t>es gener</w:t>
      </w:r>
      <w:r w:rsidR="00203CA6">
        <w:rPr>
          <w:rFonts w:ascii="Arial Narrow" w:hAnsi="Arial Narrow" w:cs="Arial"/>
          <w:sz w:val="22"/>
          <w:szCs w:val="22"/>
          <w:lang w:val="es-BO"/>
        </w:rPr>
        <w:t xml:space="preserve">oso </w:t>
      </w:r>
      <w:r w:rsidR="00DA13B4">
        <w:rPr>
          <w:rFonts w:ascii="Arial Narrow" w:hAnsi="Arial Narrow" w:cs="Arial"/>
          <w:sz w:val="22"/>
          <w:szCs w:val="22"/>
          <w:lang w:val="es-BO"/>
        </w:rPr>
        <w:t>(0.27) pero aplica</w:t>
      </w:r>
      <w:r w:rsidR="00985A12">
        <w:rPr>
          <w:rFonts w:ascii="Arial Narrow" w:hAnsi="Arial Narrow" w:cs="Arial"/>
          <w:sz w:val="22"/>
          <w:szCs w:val="22"/>
          <w:lang w:val="es-BO"/>
        </w:rPr>
        <w:t xml:space="preserve"> </w:t>
      </w:r>
      <w:r w:rsidR="009764E3">
        <w:rPr>
          <w:rFonts w:ascii="Arial Narrow" w:hAnsi="Arial Narrow" w:cs="Arial"/>
          <w:sz w:val="22"/>
          <w:szCs w:val="22"/>
          <w:lang w:val="es-BO"/>
        </w:rPr>
        <w:t>únicamente</w:t>
      </w:r>
      <w:r w:rsidR="004F245B">
        <w:rPr>
          <w:rFonts w:ascii="Arial Narrow" w:hAnsi="Arial Narrow" w:cs="Arial"/>
          <w:sz w:val="22"/>
          <w:szCs w:val="22"/>
          <w:lang w:val="es-BO"/>
        </w:rPr>
        <w:t xml:space="preserve"> para grandes empresas rentables,</w:t>
      </w:r>
      <w:r w:rsidR="004E409F" w:rsidRPr="004E409F">
        <w:rPr>
          <w:rFonts w:ascii="Arial Narrow" w:hAnsi="Arial Narrow" w:cs="Arial"/>
          <w:sz w:val="22"/>
          <w:szCs w:val="22"/>
          <w:lang w:val="es-BO"/>
        </w:rPr>
        <w:t xml:space="preserve"> </w:t>
      </w:r>
      <w:commentRangeStart w:id="654"/>
      <w:r w:rsidR="004E409F" w:rsidRPr="004E409F">
        <w:rPr>
          <w:rFonts w:ascii="Arial Narrow" w:hAnsi="Arial Narrow" w:cs="Arial"/>
          <w:sz w:val="22"/>
          <w:szCs w:val="22"/>
          <w:lang w:val="es-BO"/>
        </w:rPr>
        <w:t xml:space="preserve">mientras que en Colombia el </w:t>
      </w:r>
      <w:r w:rsidR="00145CED">
        <w:rPr>
          <w:rFonts w:ascii="Arial Narrow" w:hAnsi="Arial Narrow" w:cs="Arial"/>
          <w:sz w:val="22"/>
          <w:szCs w:val="22"/>
          <w:lang w:val="es-BO"/>
        </w:rPr>
        <w:t xml:space="preserve">diseño ofrece tasas positivas </w:t>
      </w:r>
      <w:r w:rsidR="009764E3">
        <w:rPr>
          <w:rFonts w:ascii="Arial Narrow" w:hAnsi="Arial Narrow" w:cs="Arial"/>
          <w:sz w:val="22"/>
          <w:szCs w:val="22"/>
          <w:lang w:val="es-BO"/>
        </w:rPr>
        <w:t xml:space="preserve">solo </w:t>
      </w:r>
      <w:r w:rsidR="00145CED">
        <w:rPr>
          <w:rFonts w:ascii="Arial Narrow" w:hAnsi="Arial Narrow" w:cs="Arial"/>
          <w:sz w:val="22"/>
          <w:szCs w:val="22"/>
          <w:lang w:val="es-BO"/>
        </w:rPr>
        <w:t>para</w:t>
      </w:r>
      <w:r w:rsidR="004E409F" w:rsidRPr="004E409F">
        <w:rPr>
          <w:rFonts w:ascii="Arial Narrow" w:hAnsi="Arial Narrow" w:cs="Arial"/>
          <w:sz w:val="22"/>
          <w:szCs w:val="22"/>
          <w:lang w:val="es-BO"/>
        </w:rPr>
        <w:t xml:space="preserve"> pymes </w:t>
      </w:r>
      <w:r w:rsidR="00354B63">
        <w:rPr>
          <w:rFonts w:ascii="Arial Narrow" w:hAnsi="Arial Narrow" w:cs="Arial"/>
          <w:sz w:val="22"/>
          <w:szCs w:val="22"/>
          <w:lang w:val="es-BO"/>
        </w:rPr>
        <w:t>(0.1</w:t>
      </w:r>
      <w:r w:rsidR="00C02E27">
        <w:rPr>
          <w:rFonts w:ascii="Arial Narrow" w:hAnsi="Arial Narrow" w:cs="Arial"/>
          <w:sz w:val="22"/>
          <w:szCs w:val="22"/>
          <w:lang w:val="es-BO"/>
        </w:rPr>
        <w:t>3</w:t>
      </w:r>
      <w:r w:rsidR="00354B63">
        <w:rPr>
          <w:rFonts w:ascii="Arial Narrow" w:hAnsi="Arial Narrow" w:cs="Arial"/>
          <w:sz w:val="22"/>
          <w:szCs w:val="22"/>
          <w:lang w:val="es-BO"/>
        </w:rPr>
        <w:t xml:space="preserve"> a 0.2)</w:t>
      </w:r>
      <w:r w:rsidR="009764E3">
        <w:rPr>
          <w:rFonts w:ascii="Arial Narrow" w:hAnsi="Arial Narrow" w:cs="Arial"/>
          <w:sz w:val="22"/>
          <w:szCs w:val="22"/>
          <w:lang w:val="es-BO"/>
        </w:rPr>
        <w:t>.</w:t>
      </w:r>
      <w:commentRangeEnd w:id="654"/>
      <w:r w:rsidR="009F5DB3">
        <w:rPr>
          <w:rStyle w:val="CommentReference"/>
          <w:rFonts w:ascii="Arial Narrow" w:hAnsi="Arial Narrow" w:cs="Arial"/>
          <w:sz w:val="22"/>
          <w:szCs w:val="22"/>
          <w:lang w:val="es-BO"/>
        </w:rPr>
        <w:commentReference w:id="654"/>
      </w:r>
    </w:p>
    <w:p w14:paraId="1AC4E754" w14:textId="77777777" w:rsidR="005005A0" w:rsidRDefault="005005A0" w:rsidP="00857058">
      <w:pPr>
        <w:jc w:val="both"/>
        <w:rPr>
          <w:ins w:id="655" w:author="Stagno Izaguirre, Daniel Alejandro" w:date="2026-06-18T17:46:00Z" w16du:dateUtc="2026-06-18T22:46:00Z"/>
          <w:rFonts w:ascii="Arial Narrow" w:hAnsi="Arial Narrow" w:cs="Arial"/>
          <w:sz w:val="22"/>
          <w:szCs w:val="22"/>
          <w:lang w:val="es-BO"/>
        </w:rPr>
      </w:pPr>
    </w:p>
    <w:p w14:paraId="26A4A94D" w14:textId="147DD2D8" w:rsidR="005005A0" w:rsidRDefault="005005A0" w:rsidP="00857058">
      <w:pPr>
        <w:jc w:val="both"/>
        <w:rPr>
          <w:rFonts w:ascii="Arial Narrow" w:hAnsi="Arial Narrow" w:cs="Arial"/>
          <w:sz w:val="22"/>
          <w:szCs w:val="22"/>
          <w:lang w:val="es-BO"/>
        </w:rPr>
      </w:pPr>
      <w:ins w:id="656" w:author="Stagno Izaguirre, Daniel Alejandro" w:date="2026-06-18T17:46:00Z" w16du:dateUtc="2026-06-18T22:46:00Z">
        <w:r w:rsidRPr="000B6E17">
          <w:rPr>
            <w:rFonts w:ascii="Arial Narrow" w:hAnsi="Arial Narrow" w:cs="Arial"/>
            <w:sz w:val="22"/>
            <w:szCs w:val="22"/>
            <w:highlight w:val="yellow"/>
            <w:lang w:val="es-BO"/>
            <w:rPrChange w:id="657" w:author="Stagno Izaguirre, Daniel Alejandro" w:date="2026-06-18T17:47:00Z" w16du:dateUtc="2026-06-18T22:47:00Z">
              <w:rPr>
                <w:rFonts w:ascii="Arial Narrow" w:hAnsi="Arial Narrow" w:cs="Arial"/>
                <w:sz w:val="22"/>
                <w:szCs w:val="22"/>
                <w:lang w:val="es-BO"/>
              </w:rPr>
            </w:rPrChange>
          </w:rPr>
          <w:t>Sugiero incluir un párrafo sobre cómo el diseño de los incentivos impacta en la generosidad cuando las fir</w:t>
        </w:r>
        <w:r w:rsidR="000B6E17" w:rsidRPr="000B6E17">
          <w:rPr>
            <w:rFonts w:ascii="Arial Narrow" w:hAnsi="Arial Narrow" w:cs="Arial"/>
            <w:sz w:val="22"/>
            <w:szCs w:val="22"/>
            <w:highlight w:val="yellow"/>
            <w:lang w:val="es-BO"/>
            <w:rPrChange w:id="658" w:author="Stagno Izaguirre, Daniel Alejandro" w:date="2026-06-18T17:47:00Z" w16du:dateUtc="2026-06-18T22:47:00Z">
              <w:rPr>
                <w:rFonts w:ascii="Arial Narrow" w:hAnsi="Arial Narrow" w:cs="Arial"/>
                <w:sz w:val="22"/>
                <w:szCs w:val="22"/>
                <w:lang w:val="es-BO"/>
              </w:rPr>
            </w:rPrChange>
          </w:rPr>
          <w:t>mas son rentable</w:t>
        </w:r>
      </w:ins>
      <w:ins w:id="659" w:author="Stagno Izaguirre, Daniel Alejandro" w:date="2026-06-18T17:47:00Z" w16du:dateUtc="2026-06-18T22:47:00Z">
        <w:r w:rsidR="000B6E17" w:rsidRPr="000B6E17">
          <w:rPr>
            <w:rFonts w:ascii="Arial Narrow" w:hAnsi="Arial Narrow" w:cs="Arial"/>
            <w:sz w:val="22"/>
            <w:szCs w:val="22"/>
            <w:highlight w:val="yellow"/>
            <w:lang w:val="es-BO"/>
            <w:rPrChange w:id="660" w:author="Stagno Izaguirre, Daniel Alejandro" w:date="2026-06-18T17:47:00Z" w16du:dateUtc="2026-06-18T22:47:00Z">
              <w:rPr>
                <w:rFonts w:ascii="Arial Narrow" w:hAnsi="Arial Narrow" w:cs="Arial"/>
                <w:sz w:val="22"/>
                <w:szCs w:val="22"/>
                <w:lang w:val="es-BO"/>
              </w:rPr>
            </w:rPrChange>
          </w:rPr>
          <w:t>s o no, y dependiendo del tamaño.</w:t>
        </w:r>
      </w:ins>
    </w:p>
    <w:bookmarkEnd w:id="97"/>
    <w:p w14:paraId="4049938F" w14:textId="77777777" w:rsidR="00857058" w:rsidRPr="004C1ECB" w:rsidRDefault="00857058" w:rsidP="004C1ECB">
      <w:pPr>
        <w:jc w:val="both"/>
        <w:rPr>
          <w:rFonts w:ascii="Arial Narrow" w:hAnsi="Arial Narrow"/>
          <w:b/>
          <w:sz w:val="22"/>
          <w:szCs w:val="22"/>
          <w:lang w:val="es-BO"/>
        </w:rPr>
      </w:pPr>
    </w:p>
    <w:p w14:paraId="550E7B68" w14:textId="77777777" w:rsidR="00263D67" w:rsidRDefault="00263D67" w:rsidP="00BA6136">
      <w:pPr>
        <w:jc w:val="both"/>
        <w:rPr>
          <w:rFonts w:ascii="Arial Narrow" w:hAnsi="Arial Narrow"/>
          <w:b/>
          <w:sz w:val="22"/>
          <w:szCs w:val="22"/>
          <w:lang w:val="es-BO"/>
        </w:rPr>
      </w:pPr>
    </w:p>
    <w:p w14:paraId="6ECC8124" w14:textId="3ABBC15F" w:rsidR="00263D67" w:rsidRPr="00AD6497" w:rsidRDefault="00AD6497" w:rsidP="00AD6497">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1.6 </w:t>
      </w:r>
      <w:r w:rsidR="003469A2" w:rsidRPr="00AD6497">
        <w:rPr>
          <w:rFonts w:ascii="Arial Narrow" w:hAnsi="Arial Narrow"/>
          <w:b/>
          <w:bCs/>
          <w:color w:val="000000" w:themeColor="text1"/>
          <w:lang w:val="es-ES"/>
        </w:rPr>
        <w:t>Análisis</w:t>
      </w:r>
      <w:r w:rsidR="00B67369" w:rsidRPr="00AD6497">
        <w:rPr>
          <w:rFonts w:ascii="Arial Narrow" w:hAnsi="Arial Narrow"/>
          <w:b/>
          <w:bCs/>
          <w:color w:val="000000" w:themeColor="text1"/>
          <w:lang w:val="es-ES"/>
        </w:rPr>
        <w:t xml:space="preserve"> comparativo de característica de diseño </w:t>
      </w:r>
      <w:r w:rsidR="00B1776A" w:rsidRPr="00AD6497">
        <w:rPr>
          <w:rFonts w:ascii="Arial Narrow" w:hAnsi="Arial Narrow"/>
          <w:b/>
          <w:bCs/>
          <w:color w:val="000000" w:themeColor="text1"/>
          <w:lang w:val="es-ES"/>
        </w:rPr>
        <w:t xml:space="preserve">en los </w:t>
      </w:r>
      <w:r w:rsidR="00422E94" w:rsidRPr="00AD6497">
        <w:rPr>
          <w:rFonts w:ascii="Arial Narrow" w:hAnsi="Arial Narrow"/>
          <w:b/>
          <w:bCs/>
          <w:color w:val="000000" w:themeColor="text1"/>
          <w:lang w:val="es-ES"/>
        </w:rPr>
        <w:t>países</w:t>
      </w:r>
      <w:r w:rsidR="00AB2446" w:rsidRPr="00AD6497">
        <w:rPr>
          <w:rFonts w:ascii="Arial Narrow" w:hAnsi="Arial Narrow"/>
          <w:b/>
          <w:bCs/>
          <w:color w:val="000000" w:themeColor="text1"/>
          <w:lang w:val="es-ES"/>
        </w:rPr>
        <w:t xml:space="preserve"> estudio de caso</w:t>
      </w:r>
      <w:r w:rsidR="00522AAE" w:rsidRPr="00AD6497">
        <w:rPr>
          <w:rFonts w:ascii="Arial Narrow" w:hAnsi="Arial Narrow"/>
          <w:b/>
          <w:bCs/>
          <w:color w:val="000000" w:themeColor="text1"/>
          <w:lang w:val="es-ES"/>
        </w:rPr>
        <w:t xml:space="preserve"> </w:t>
      </w:r>
      <w:r w:rsidR="00651AD4" w:rsidRPr="00AD6497">
        <w:rPr>
          <w:rFonts w:ascii="Arial Narrow" w:hAnsi="Arial Narrow"/>
          <w:b/>
          <w:bCs/>
          <w:color w:val="000000" w:themeColor="text1"/>
          <w:lang w:val="es-ES"/>
        </w:rPr>
        <w:t>y</w:t>
      </w:r>
      <w:commentRangeStart w:id="661"/>
      <w:r w:rsidR="00651AD4" w:rsidRPr="00AD6497">
        <w:rPr>
          <w:rFonts w:ascii="Arial Narrow" w:hAnsi="Arial Narrow"/>
          <w:b/>
          <w:bCs/>
          <w:color w:val="000000" w:themeColor="text1"/>
          <w:lang w:val="es-ES"/>
        </w:rPr>
        <w:t xml:space="preserve"> conclusiones</w:t>
      </w:r>
      <w:commentRangeEnd w:id="661"/>
      <w:r w:rsidR="00602AAB" w:rsidRPr="00AD6497">
        <w:rPr>
          <w:rStyle w:val="CommentReference"/>
          <w:rFonts w:ascii="Arial Narrow" w:hAnsi="Arial Narrow"/>
          <w:b/>
          <w:bCs/>
          <w:color w:val="000000" w:themeColor="text1"/>
          <w:sz w:val="24"/>
          <w:szCs w:val="24"/>
          <w:lang w:val="es-ES"/>
        </w:rPr>
        <w:commentReference w:id="661"/>
      </w:r>
    </w:p>
    <w:p w14:paraId="5D19A8E2" w14:textId="77777777" w:rsidR="00481165" w:rsidRDefault="00481165" w:rsidP="00481165">
      <w:pPr>
        <w:jc w:val="both"/>
        <w:rPr>
          <w:rFonts w:ascii="Arial Narrow" w:hAnsi="Arial Narrow"/>
          <w:b/>
          <w:sz w:val="22"/>
          <w:szCs w:val="22"/>
          <w:lang w:val="es-BO"/>
        </w:rPr>
      </w:pPr>
    </w:p>
    <w:p w14:paraId="41ACB90F" w14:textId="7BD462B9" w:rsidR="00481165" w:rsidRPr="00A43D6A" w:rsidRDefault="00F949BC" w:rsidP="00481165">
      <w:pPr>
        <w:jc w:val="both"/>
        <w:rPr>
          <w:rFonts w:ascii="Arial Narrow" w:hAnsi="Arial Narrow"/>
          <w:bCs/>
          <w:sz w:val="22"/>
          <w:szCs w:val="22"/>
          <w:lang w:val="es-BO"/>
        </w:rPr>
      </w:pPr>
      <w:r w:rsidRPr="00A43D6A">
        <w:rPr>
          <w:rFonts w:ascii="Arial Narrow" w:hAnsi="Arial Narrow"/>
          <w:bCs/>
          <w:sz w:val="22"/>
          <w:szCs w:val="22"/>
          <w:lang w:val="es-BO"/>
        </w:rPr>
        <w:t>A manera de resumen, a continuación, se presenta una tabla comparativa detallada de los seis estudios de caso</w:t>
      </w:r>
      <w:r w:rsidR="00610BE8" w:rsidRPr="00A43D6A">
        <w:rPr>
          <w:rFonts w:ascii="Arial Narrow" w:hAnsi="Arial Narrow"/>
          <w:bCs/>
          <w:sz w:val="22"/>
          <w:szCs w:val="22"/>
          <w:lang w:val="es-BO"/>
        </w:rPr>
        <w:t xml:space="preserve">, estructurada entorno a la clasificación </w:t>
      </w:r>
      <w:r w:rsidR="00525B44" w:rsidRPr="00A43D6A">
        <w:rPr>
          <w:rFonts w:ascii="Arial Narrow" w:hAnsi="Arial Narrow"/>
          <w:bCs/>
          <w:sz w:val="22"/>
          <w:szCs w:val="22"/>
          <w:lang w:val="es-BO"/>
        </w:rPr>
        <w:t xml:space="preserve">y estructura </w:t>
      </w:r>
      <w:r w:rsidR="00610BE8" w:rsidRPr="00A43D6A">
        <w:rPr>
          <w:rFonts w:ascii="Arial Narrow" w:hAnsi="Arial Narrow"/>
          <w:bCs/>
          <w:sz w:val="22"/>
          <w:szCs w:val="22"/>
          <w:lang w:val="es-BO"/>
        </w:rPr>
        <w:t xml:space="preserve">de </w:t>
      </w:r>
      <w:r w:rsidR="00B13763" w:rsidRPr="00A43D6A">
        <w:rPr>
          <w:rFonts w:ascii="Arial Narrow" w:hAnsi="Arial Narrow"/>
          <w:bCs/>
          <w:sz w:val="22"/>
          <w:szCs w:val="22"/>
          <w:lang w:val="es-BO"/>
        </w:rPr>
        <w:t xml:space="preserve">los incentivos </w:t>
      </w:r>
      <w:r w:rsidR="00525B44" w:rsidRPr="00A43D6A">
        <w:rPr>
          <w:rFonts w:ascii="Arial Narrow" w:hAnsi="Arial Narrow"/>
          <w:bCs/>
          <w:sz w:val="22"/>
          <w:szCs w:val="22"/>
          <w:lang w:val="es-BO"/>
        </w:rPr>
        <w:t>tributarios</w:t>
      </w:r>
      <w:r w:rsidR="00A43D6A" w:rsidRPr="00A43D6A">
        <w:rPr>
          <w:rFonts w:ascii="Arial Narrow" w:hAnsi="Arial Narrow"/>
          <w:bCs/>
          <w:sz w:val="22"/>
          <w:szCs w:val="22"/>
          <w:lang w:val="es-BO"/>
        </w:rPr>
        <w:t xml:space="preserve"> incluidos y complementarios</w:t>
      </w:r>
    </w:p>
    <w:p w14:paraId="65C59A23" w14:textId="77777777" w:rsidR="00683606" w:rsidRDefault="00683606" w:rsidP="00683606">
      <w:pPr>
        <w:jc w:val="both"/>
        <w:rPr>
          <w:rFonts w:ascii="Arial Narrow" w:hAnsi="Arial Narrow"/>
          <w:b/>
          <w:sz w:val="22"/>
          <w:szCs w:val="22"/>
          <w:lang w:val="es-BO"/>
        </w:rPr>
      </w:pPr>
    </w:p>
    <w:tbl>
      <w:tblPr>
        <w:tblStyle w:val="TableGrid"/>
        <w:tblW w:w="0" w:type="auto"/>
        <w:tblLook w:val="04A0" w:firstRow="1" w:lastRow="0" w:firstColumn="1" w:lastColumn="0" w:noHBand="0" w:noVBand="1"/>
      </w:tblPr>
      <w:tblGrid>
        <w:gridCol w:w="1688"/>
        <w:gridCol w:w="1162"/>
        <w:gridCol w:w="1325"/>
        <w:gridCol w:w="1220"/>
        <w:gridCol w:w="1545"/>
        <w:gridCol w:w="942"/>
        <w:gridCol w:w="1468"/>
      </w:tblGrid>
      <w:tr w:rsidR="00982072" w:rsidRPr="0092714D" w14:paraId="5C2C5C49" w14:textId="77777777" w:rsidTr="00CE68EF">
        <w:tc>
          <w:tcPr>
            <w:tcW w:w="0" w:type="auto"/>
            <w:hideMark/>
          </w:tcPr>
          <w:p w14:paraId="2D6DF748" w14:textId="77777777"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Dimensión de diseño</w:t>
            </w:r>
          </w:p>
        </w:tc>
        <w:tc>
          <w:tcPr>
            <w:tcW w:w="0" w:type="auto"/>
            <w:hideMark/>
          </w:tcPr>
          <w:p w14:paraId="14717F11" w14:textId="77777777"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Portugal</w:t>
            </w:r>
          </w:p>
        </w:tc>
        <w:tc>
          <w:tcPr>
            <w:tcW w:w="0" w:type="auto"/>
            <w:hideMark/>
          </w:tcPr>
          <w:p w14:paraId="61247562" w14:textId="77777777"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España</w:t>
            </w:r>
          </w:p>
        </w:tc>
        <w:tc>
          <w:tcPr>
            <w:tcW w:w="0" w:type="auto"/>
            <w:hideMark/>
          </w:tcPr>
          <w:p w14:paraId="4EB81202" w14:textId="77777777"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Francia</w:t>
            </w:r>
          </w:p>
        </w:tc>
        <w:tc>
          <w:tcPr>
            <w:tcW w:w="0" w:type="auto"/>
          </w:tcPr>
          <w:p w14:paraId="03CF1657" w14:textId="1F17FFF0"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Brasil</w:t>
            </w:r>
          </w:p>
        </w:tc>
        <w:tc>
          <w:tcPr>
            <w:tcW w:w="0" w:type="auto"/>
            <w:hideMark/>
          </w:tcPr>
          <w:p w14:paraId="0697B5AA" w14:textId="28774CEE"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Chile</w:t>
            </w:r>
          </w:p>
        </w:tc>
        <w:tc>
          <w:tcPr>
            <w:tcW w:w="0" w:type="auto"/>
            <w:hideMark/>
          </w:tcPr>
          <w:p w14:paraId="0520F38F" w14:textId="77777777" w:rsidR="00CE68EF" w:rsidRPr="00332234" w:rsidRDefault="00CE68EF" w:rsidP="00CE68EF">
            <w:pPr>
              <w:spacing w:after="160" w:line="278" w:lineRule="auto"/>
              <w:rPr>
                <w:rFonts w:ascii="Arial Narrow" w:hAnsi="Arial Narrow"/>
                <w:b/>
                <w:bCs/>
                <w:sz w:val="20"/>
                <w:szCs w:val="20"/>
                <w:lang w:val="es-419"/>
              </w:rPr>
            </w:pPr>
            <w:r w:rsidRPr="00332234">
              <w:rPr>
                <w:rFonts w:ascii="Arial Narrow" w:hAnsi="Arial Narrow"/>
                <w:b/>
                <w:bCs/>
                <w:sz w:val="20"/>
                <w:szCs w:val="20"/>
                <w:lang w:val="es-419"/>
              </w:rPr>
              <w:t>Colombia</w:t>
            </w:r>
          </w:p>
        </w:tc>
      </w:tr>
      <w:tr w:rsidR="00982072" w:rsidRPr="0092714D" w14:paraId="777C4E00" w14:textId="77777777" w:rsidTr="00CE68EF">
        <w:tc>
          <w:tcPr>
            <w:tcW w:w="0" w:type="auto"/>
            <w:hideMark/>
          </w:tcPr>
          <w:p w14:paraId="2CDD4439"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b/>
                <w:bCs/>
                <w:sz w:val="20"/>
                <w:szCs w:val="20"/>
                <w:lang w:val="es-419"/>
              </w:rPr>
              <w:t>Nombre del régimen</w:t>
            </w:r>
          </w:p>
        </w:tc>
        <w:tc>
          <w:tcPr>
            <w:tcW w:w="0" w:type="auto"/>
            <w:hideMark/>
          </w:tcPr>
          <w:p w14:paraId="6C2CACE1"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SIFIDE II</w:t>
            </w:r>
          </w:p>
        </w:tc>
        <w:tc>
          <w:tcPr>
            <w:tcW w:w="0" w:type="auto"/>
            <w:hideMark/>
          </w:tcPr>
          <w:p w14:paraId="08F120EA"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Deducciones I+D+i</w:t>
            </w:r>
          </w:p>
        </w:tc>
        <w:tc>
          <w:tcPr>
            <w:tcW w:w="0" w:type="auto"/>
            <w:hideMark/>
          </w:tcPr>
          <w:p w14:paraId="25885726"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Crédit d’Impôt Recherche (CIR)</w:t>
            </w:r>
          </w:p>
        </w:tc>
        <w:tc>
          <w:tcPr>
            <w:tcW w:w="0" w:type="auto"/>
          </w:tcPr>
          <w:p w14:paraId="08FCC47D" w14:textId="76C25215"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Lei do Bem</w:t>
            </w:r>
          </w:p>
        </w:tc>
        <w:tc>
          <w:tcPr>
            <w:tcW w:w="0" w:type="auto"/>
            <w:hideMark/>
          </w:tcPr>
          <w:p w14:paraId="7A8411BC" w14:textId="3F465A23"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Crédito tributario I+D</w:t>
            </w:r>
          </w:p>
        </w:tc>
        <w:tc>
          <w:tcPr>
            <w:tcW w:w="0" w:type="auto"/>
            <w:hideMark/>
          </w:tcPr>
          <w:p w14:paraId="37A95DB2"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sz w:val="20"/>
                <w:szCs w:val="20"/>
                <w:lang w:val="es-419"/>
              </w:rPr>
              <w:t>Beneficio tributario CTI</w:t>
            </w:r>
          </w:p>
        </w:tc>
      </w:tr>
      <w:tr w:rsidR="00982072" w:rsidRPr="009F4B48" w14:paraId="5D58DF28" w14:textId="77777777" w:rsidTr="00CE68EF">
        <w:tc>
          <w:tcPr>
            <w:tcW w:w="0" w:type="auto"/>
            <w:hideMark/>
          </w:tcPr>
          <w:p w14:paraId="76C95C1E" w14:textId="77777777" w:rsidR="00CE68EF" w:rsidRPr="00332234" w:rsidRDefault="00CE68EF" w:rsidP="00CE68EF">
            <w:pPr>
              <w:spacing w:after="160" w:line="278" w:lineRule="auto"/>
              <w:rPr>
                <w:rFonts w:ascii="Arial Narrow" w:hAnsi="Arial Narrow"/>
                <w:sz w:val="20"/>
                <w:szCs w:val="20"/>
                <w:lang w:val="es-419"/>
              </w:rPr>
            </w:pPr>
            <w:r w:rsidRPr="00332234">
              <w:rPr>
                <w:rFonts w:ascii="Arial Narrow" w:hAnsi="Arial Narrow"/>
                <w:b/>
                <w:bCs/>
                <w:sz w:val="20"/>
                <w:szCs w:val="20"/>
                <w:lang w:val="es-419"/>
              </w:rPr>
              <w:t>Tipo</w:t>
            </w:r>
            <w:r w:rsidRPr="008B1CC5">
              <w:rPr>
                <w:rFonts w:ascii="Arial Narrow" w:hAnsi="Arial Narrow"/>
                <w:b/>
                <w:bCs/>
                <w:sz w:val="20"/>
                <w:szCs w:val="20"/>
                <w:lang w:val="es-419"/>
              </w:rPr>
              <w:t>s</w:t>
            </w:r>
            <w:r w:rsidRPr="00332234">
              <w:rPr>
                <w:rFonts w:ascii="Arial Narrow" w:hAnsi="Arial Narrow"/>
                <w:b/>
                <w:bCs/>
                <w:sz w:val="20"/>
                <w:szCs w:val="20"/>
                <w:lang w:val="es-419"/>
              </w:rPr>
              <w:t xml:space="preserve"> principal</w:t>
            </w:r>
            <w:r w:rsidRPr="008B1CC5">
              <w:rPr>
                <w:rFonts w:ascii="Arial Narrow" w:hAnsi="Arial Narrow"/>
                <w:b/>
                <w:bCs/>
                <w:sz w:val="20"/>
                <w:szCs w:val="20"/>
                <w:lang w:val="es-419"/>
              </w:rPr>
              <w:t>es</w:t>
            </w:r>
            <w:r w:rsidRPr="00332234">
              <w:rPr>
                <w:rFonts w:ascii="Arial Narrow" w:hAnsi="Arial Narrow"/>
                <w:b/>
                <w:bCs/>
                <w:sz w:val="20"/>
                <w:szCs w:val="20"/>
                <w:lang w:val="es-419"/>
              </w:rPr>
              <w:t xml:space="preserve"> de incentivo</w:t>
            </w:r>
          </w:p>
        </w:tc>
        <w:tc>
          <w:tcPr>
            <w:tcW w:w="0" w:type="auto"/>
            <w:hideMark/>
          </w:tcPr>
          <w:p w14:paraId="1B1A0CE2" w14:textId="77777777"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Crédito tributario híbrido</w:t>
            </w:r>
          </w:p>
        </w:tc>
        <w:tc>
          <w:tcPr>
            <w:tcW w:w="0" w:type="auto"/>
            <w:hideMark/>
          </w:tcPr>
          <w:p w14:paraId="516CFE49" w14:textId="77777777"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Crédito tributario híbrido</w:t>
            </w:r>
          </w:p>
        </w:tc>
        <w:tc>
          <w:tcPr>
            <w:tcW w:w="0" w:type="auto"/>
            <w:hideMark/>
          </w:tcPr>
          <w:p w14:paraId="5D641B99" w14:textId="77777777"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Crédito tributario por volumen</w:t>
            </w:r>
          </w:p>
        </w:tc>
        <w:tc>
          <w:tcPr>
            <w:tcW w:w="0" w:type="auto"/>
          </w:tcPr>
          <w:p w14:paraId="17D3DCCD" w14:textId="77777777"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Superdeducción</w:t>
            </w:r>
            <w:r>
              <w:rPr>
                <w:rFonts w:ascii="Arial Narrow" w:hAnsi="Arial Narrow"/>
                <w:sz w:val="20"/>
                <w:szCs w:val="20"/>
                <w:lang w:val="es-419"/>
              </w:rPr>
              <w:t xml:space="preserve"> +</w:t>
            </w:r>
          </w:p>
          <w:p w14:paraId="7C10A9BC" w14:textId="35CA70FA"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 xml:space="preserve">Depreciación Acelerada </w:t>
            </w:r>
          </w:p>
        </w:tc>
        <w:tc>
          <w:tcPr>
            <w:tcW w:w="0" w:type="auto"/>
            <w:hideMark/>
          </w:tcPr>
          <w:p w14:paraId="648397B1" w14:textId="1140BFF4"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Crédito tributario por volumen</w:t>
            </w:r>
          </w:p>
        </w:tc>
        <w:tc>
          <w:tcPr>
            <w:tcW w:w="0" w:type="auto"/>
            <w:hideMark/>
          </w:tcPr>
          <w:p w14:paraId="275F5CB6" w14:textId="77777777"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 xml:space="preserve">Descuento tributario </w:t>
            </w:r>
          </w:p>
          <w:p w14:paraId="10746BD1" w14:textId="738562FA" w:rsidR="00CE68EF" w:rsidRPr="00E207FC" w:rsidRDefault="00CE68EF" w:rsidP="00CE68EF">
            <w:pPr>
              <w:spacing w:after="160" w:line="278" w:lineRule="auto"/>
              <w:rPr>
                <w:rFonts w:ascii="Arial Narrow" w:hAnsi="Arial Narrow"/>
                <w:sz w:val="20"/>
                <w:szCs w:val="20"/>
                <w:lang w:val="es-419"/>
              </w:rPr>
            </w:pPr>
            <w:r w:rsidRPr="00E207FC">
              <w:rPr>
                <w:rFonts w:ascii="Arial Narrow" w:hAnsi="Arial Narrow"/>
                <w:sz w:val="20"/>
                <w:szCs w:val="20"/>
                <w:lang w:val="es-419"/>
              </w:rPr>
              <w:t>Crédito tributario por volumen (condicionado)</w:t>
            </w:r>
          </w:p>
        </w:tc>
      </w:tr>
      <w:tr w:rsidR="00982072" w:rsidRPr="009F4B48" w14:paraId="33DD5E77" w14:textId="77777777" w:rsidTr="00CE68EF">
        <w:tc>
          <w:tcPr>
            <w:tcW w:w="0" w:type="auto"/>
          </w:tcPr>
          <w:p w14:paraId="06739CCF" w14:textId="7F7C01FF" w:rsidR="00CE68EF" w:rsidRPr="00332234" w:rsidRDefault="00CE68EF" w:rsidP="00CE68EF">
            <w:pPr>
              <w:spacing w:after="160" w:line="278" w:lineRule="auto"/>
              <w:rPr>
                <w:rFonts w:ascii="Arial Narrow" w:hAnsi="Arial Narrow"/>
                <w:b/>
                <w:bCs/>
                <w:sz w:val="20"/>
                <w:szCs w:val="20"/>
                <w:lang w:val="es-419"/>
              </w:rPr>
            </w:pPr>
            <w:r>
              <w:rPr>
                <w:rFonts w:ascii="Arial Narrow" w:hAnsi="Arial Narrow"/>
                <w:b/>
                <w:bCs/>
                <w:sz w:val="20"/>
                <w:szCs w:val="20"/>
                <w:lang w:val="es-419"/>
              </w:rPr>
              <w:t>Estructura del beneficio sobre gasto elegible</w:t>
            </w:r>
          </w:p>
        </w:tc>
        <w:tc>
          <w:tcPr>
            <w:tcW w:w="0" w:type="auto"/>
          </w:tcPr>
          <w:p w14:paraId="45361EEF" w14:textId="24F6C758" w:rsidR="00CE68EF" w:rsidRPr="00E207FC" w:rsidRDefault="00CE68EF" w:rsidP="00CE68EF">
            <w:pPr>
              <w:spacing w:after="160" w:line="278" w:lineRule="auto"/>
              <w:rPr>
                <w:rFonts w:ascii="Arial Narrow" w:hAnsi="Arial Narrow"/>
                <w:sz w:val="20"/>
                <w:szCs w:val="20"/>
                <w:lang w:val="es-419"/>
              </w:rPr>
            </w:pPr>
            <w:r w:rsidRPr="003A1E07">
              <w:rPr>
                <w:rFonts w:ascii="Arial Narrow" w:hAnsi="Arial Narrow"/>
                <w:sz w:val="20"/>
                <w:szCs w:val="20"/>
                <w:lang w:val="es-419"/>
              </w:rPr>
              <w:t>32,5% base + 50% incremental</w:t>
            </w:r>
          </w:p>
        </w:tc>
        <w:tc>
          <w:tcPr>
            <w:tcW w:w="0" w:type="auto"/>
          </w:tcPr>
          <w:p w14:paraId="484D9C34" w14:textId="0764E523" w:rsidR="00CE68EF" w:rsidRPr="00E207FC" w:rsidRDefault="00CE68EF" w:rsidP="00CE68EF">
            <w:pPr>
              <w:spacing w:after="160" w:line="278" w:lineRule="auto"/>
              <w:rPr>
                <w:rFonts w:ascii="Arial Narrow" w:hAnsi="Arial Narrow"/>
                <w:sz w:val="20"/>
                <w:szCs w:val="20"/>
                <w:lang w:val="es-419"/>
              </w:rPr>
            </w:pPr>
            <w:r w:rsidRPr="00CE2887">
              <w:rPr>
                <w:rFonts w:ascii="Arial Narrow" w:hAnsi="Arial Narrow"/>
                <w:sz w:val="20"/>
                <w:szCs w:val="20"/>
                <w:lang w:val="es-419"/>
              </w:rPr>
              <w:t>25% base + 42% incremental</w:t>
            </w:r>
          </w:p>
        </w:tc>
        <w:tc>
          <w:tcPr>
            <w:tcW w:w="0" w:type="auto"/>
          </w:tcPr>
          <w:p w14:paraId="646E4783" w14:textId="6A2356DE" w:rsidR="00CE68EF" w:rsidRPr="00E207FC" w:rsidRDefault="00CE68EF" w:rsidP="00CE68EF">
            <w:pPr>
              <w:spacing w:after="160" w:line="278" w:lineRule="auto"/>
              <w:rPr>
                <w:rFonts w:ascii="Arial Narrow" w:hAnsi="Arial Narrow"/>
                <w:sz w:val="20"/>
                <w:szCs w:val="20"/>
                <w:lang w:val="es-419"/>
              </w:rPr>
            </w:pPr>
            <w:r>
              <w:rPr>
                <w:rFonts w:ascii="Arial Narrow" w:hAnsi="Arial Narrow"/>
                <w:sz w:val="20"/>
                <w:szCs w:val="20"/>
                <w:lang w:val="es-419"/>
              </w:rPr>
              <w:t xml:space="preserve"> </w:t>
            </w:r>
            <w:r w:rsidRPr="00D013FF">
              <w:rPr>
                <w:rFonts w:ascii="Arial Narrow" w:hAnsi="Arial Narrow"/>
                <w:sz w:val="20"/>
                <w:szCs w:val="20"/>
                <w:lang w:val="es-419"/>
              </w:rPr>
              <w:t>30% volumen (hasta €100M), 5% excedente</w:t>
            </w:r>
          </w:p>
        </w:tc>
        <w:tc>
          <w:tcPr>
            <w:tcW w:w="0" w:type="auto"/>
          </w:tcPr>
          <w:p w14:paraId="325CEBC1" w14:textId="77777777" w:rsidR="00CE68EF" w:rsidRDefault="00CE68EF" w:rsidP="00CE68EF">
            <w:pPr>
              <w:spacing w:after="160" w:line="278" w:lineRule="auto"/>
              <w:rPr>
                <w:rFonts w:ascii="Arial Narrow" w:hAnsi="Arial Narrow"/>
                <w:sz w:val="20"/>
                <w:szCs w:val="20"/>
                <w:lang w:val="es-419"/>
              </w:rPr>
            </w:pPr>
            <w:r w:rsidRPr="00892D2C">
              <w:rPr>
                <w:rFonts w:ascii="Arial Narrow" w:hAnsi="Arial Narrow"/>
                <w:sz w:val="20"/>
                <w:szCs w:val="20"/>
                <w:lang w:val="es-419"/>
              </w:rPr>
              <w:t>160-200%</w:t>
            </w:r>
            <w:r>
              <w:rPr>
                <w:rFonts w:ascii="Arial Narrow" w:hAnsi="Arial Narrow"/>
                <w:sz w:val="20"/>
                <w:szCs w:val="20"/>
                <w:lang w:val="es-419"/>
              </w:rPr>
              <w:t xml:space="preserve"> (superdeducción) +</w:t>
            </w:r>
          </w:p>
          <w:p w14:paraId="362DABFF" w14:textId="31CD2926" w:rsidR="00CE68EF" w:rsidRDefault="00CE68EF" w:rsidP="00CE68EF">
            <w:pPr>
              <w:spacing w:after="160" w:line="278" w:lineRule="auto"/>
              <w:rPr>
                <w:rFonts w:ascii="Arial Narrow" w:hAnsi="Arial Narrow"/>
                <w:sz w:val="20"/>
                <w:szCs w:val="20"/>
                <w:lang w:val="es-419"/>
              </w:rPr>
            </w:pPr>
            <w:r w:rsidRPr="00AA0DD3">
              <w:rPr>
                <w:rFonts w:ascii="Arial Narrow" w:hAnsi="Arial Narrow"/>
                <w:sz w:val="20"/>
                <w:szCs w:val="20"/>
                <w:lang w:val="es-419"/>
              </w:rPr>
              <w:t>amortiza</w:t>
            </w:r>
            <w:r>
              <w:rPr>
                <w:rFonts w:ascii="Arial Narrow" w:hAnsi="Arial Narrow"/>
                <w:sz w:val="20"/>
                <w:szCs w:val="20"/>
                <w:lang w:val="es-419"/>
              </w:rPr>
              <w:t>ción</w:t>
            </w:r>
            <w:r w:rsidRPr="00AA0DD3">
              <w:rPr>
                <w:rFonts w:ascii="Arial Narrow" w:hAnsi="Arial Narrow"/>
                <w:sz w:val="20"/>
                <w:szCs w:val="20"/>
                <w:lang w:val="es-419"/>
              </w:rPr>
              <w:t xml:space="preserve"> </w:t>
            </w:r>
            <w:r>
              <w:rPr>
                <w:rFonts w:ascii="Arial Narrow" w:hAnsi="Arial Narrow"/>
                <w:sz w:val="20"/>
                <w:szCs w:val="20"/>
                <w:lang w:val="es-419"/>
              </w:rPr>
              <w:t>del</w:t>
            </w:r>
            <w:r w:rsidRPr="00AA0DD3">
              <w:rPr>
                <w:rFonts w:ascii="Arial Narrow" w:hAnsi="Arial Narrow"/>
                <w:sz w:val="20"/>
                <w:szCs w:val="20"/>
                <w:lang w:val="es-419"/>
              </w:rPr>
              <w:t xml:space="preserve"> 100% de los activos</w:t>
            </w:r>
            <w:r>
              <w:rPr>
                <w:rFonts w:ascii="Arial Narrow" w:hAnsi="Arial Narrow"/>
                <w:sz w:val="20"/>
                <w:szCs w:val="20"/>
                <w:lang w:val="es-419"/>
              </w:rPr>
              <w:t xml:space="preserve"> el primer año.</w:t>
            </w:r>
          </w:p>
        </w:tc>
        <w:tc>
          <w:tcPr>
            <w:tcW w:w="0" w:type="auto"/>
          </w:tcPr>
          <w:p w14:paraId="75BA5782" w14:textId="5E3BC627" w:rsidR="00CE68EF" w:rsidRPr="00E207FC" w:rsidRDefault="00CE68EF" w:rsidP="00CE68EF">
            <w:pPr>
              <w:spacing w:after="160" w:line="278" w:lineRule="auto"/>
              <w:rPr>
                <w:rFonts w:ascii="Arial Narrow" w:hAnsi="Arial Narrow"/>
                <w:sz w:val="20"/>
                <w:szCs w:val="20"/>
                <w:lang w:val="es-419"/>
              </w:rPr>
            </w:pPr>
            <w:r>
              <w:rPr>
                <w:rFonts w:ascii="Arial Narrow" w:hAnsi="Arial Narrow"/>
                <w:sz w:val="20"/>
                <w:szCs w:val="20"/>
                <w:lang w:val="es-419"/>
              </w:rPr>
              <w:t>35% volumen</w:t>
            </w:r>
          </w:p>
        </w:tc>
        <w:tc>
          <w:tcPr>
            <w:tcW w:w="0" w:type="auto"/>
          </w:tcPr>
          <w:p w14:paraId="08BC1E26" w14:textId="14C71FEB" w:rsidR="00CE68EF" w:rsidRPr="00E207FC" w:rsidRDefault="00CE68EF" w:rsidP="00CE68EF">
            <w:pPr>
              <w:spacing w:after="160" w:line="278" w:lineRule="auto"/>
              <w:rPr>
                <w:rFonts w:ascii="Arial Narrow" w:hAnsi="Arial Narrow"/>
                <w:sz w:val="20"/>
                <w:szCs w:val="20"/>
                <w:lang w:val="es-419"/>
              </w:rPr>
            </w:pPr>
            <w:r w:rsidRPr="003C3B73">
              <w:rPr>
                <w:rFonts w:ascii="Arial Narrow" w:hAnsi="Arial Narrow"/>
                <w:sz w:val="20"/>
                <w:szCs w:val="20"/>
                <w:lang w:val="es-419"/>
              </w:rPr>
              <w:t xml:space="preserve">30% </w:t>
            </w:r>
            <w:r>
              <w:rPr>
                <w:rFonts w:ascii="Arial Narrow" w:hAnsi="Arial Narrow"/>
                <w:sz w:val="20"/>
                <w:szCs w:val="20"/>
                <w:lang w:val="es-419"/>
              </w:rPr>
              <w:t>o</w:t>
            </w:r>
            <w:r w:rsidRPr="003C3B73">
              <w:rPr>
                <w:rFonts w:ascii="Arial Narrow" w:hAnsi="Arial Narrow"/>
                <w:sz w:val="20"/>
                <w:szCs w:val="20"/>
                <w:lang w:val="es-419"/>
              </w:rPr>
              <w:t xml:space="preserve"> 50% si</w:t>
            </w:r>
            <w:r w:rsidR="0075480C">
              <w:rPr>
                <w:rFonts w:ascii="Arial Narrow" w:hAnsi="Arial Narrow"/>
                <w:sz w:val="20"/>
                <w:szCs w:val="20"/>
                <w:lang w:val="es-419"/>
              </w:rPr>
              <w:t xml:space="preserve"> es PYME o Empresa Grande </w:t>
            </w:r>
            <w:r w:rsidRPr="003C3B73">
              <w:rPr>
                <w:rFonts w:ascii="Arial Narrow" w:hAnsi="Arial Narrow"/>
                <w:sz w:val="20"/>
                <w:szCs w:val="20"/>
                <w:lang w:val="es-419"/>
              </w:rPr>
              <w:t xml:space="preserve"> </w:t>
            </w:r>
            <w:r w:rsidR="0075480C">
              <w:rPr>
                <w:rFonts w:ascii="Arial Narrow" w:hAnsi="Arial Narrow"/>
                <w:sz w:val="20"/>
                <w:szCs w:val="20"/>
                <w:lang w:val="es-419"/>
              </w:rPr>
              <w:t xml:space="preserve">en </w:t>
            </w:r>
            <w:r w:rsidRPr="003C3B73">
              <w:rPr>
                <w:rFonts w:ascii="Arial Narrow" w:hAnsi="Arial Narrow"/>
                <w:sz w:val="20"/>
                <w:szCs w:val="20"/>
                <w:lang w:val="es-419"/>
              </w:rPr>
              <w:t>colaboración con mipymes</w:t>
            </w:r>
          </w:p>
        </w:tc>
      </w:tr>
      <w:tr w:rsidR="00982072" w:rsidRPr="00E92129" w14:paraId="613848AA" w14:textId="77777777" w:rsidTr="00CE68EF">
        <w:tc>
          <w:tcPr>
            <w:tcW w:w="0" w:type="auto"/>
          </w:tcPr>
          <w:p w14:paraId="3FC2620A" w14:textId="22577247" w:rsidR="00CE68EF" w:rsidRDefault="00CE68EF" w:rsidP="00CE68EF">
            <w:pPr>
              <w:spacing w:after="160" w:line="278" w:lineRule="auto"/>
              <w:rPr>
                <w:rFonts w:ascii="Arial Narrow" w:hAnsi="Arial Narrow"/>
                <w:b/>
                <w:bCs/>
                <w:sz w:val="20"/>
                <w:szCs w:val="20"/>
                <w:lang w:val="es-419"/>
              </w:rPr>
            </w:pPr>
            <w:r w:rsidRPr="003064AA">
              <w:rPr>
                <w:rFonts w:ascii="Arial Narrow" w:hAnsi="Arial Narrow"/>
                <w:b/>
                <w:bCs/>
                <w:sz w:val="20"/>
                <w:szCs w:val="20"/>
                <w:lang w:val="es-419"/>
              </w:rPr>
              <w:t>Generosidad (</w:t>
            </w:r>
            <w:r>
              <w:rPr>
                <w:rFonts w:ascii="Arial Narrow" w:hAnsi="Arial Narrow"/>
                <w:b/>
                <w:bCs/>
                <w:sz w:val="20"/>
                <w:szCs w:val="20"/>
                <w:lang w:val="es-419"/>
              </w:rPr>
              <w:t>1-</w:t>
            </w:r>
            <w:r w:rsidRPr="003064AA">
              <w:rPr>
                <w:rFonts w:ascii="Arial Narrow" w:hAnsi="Arial Narrow"/>
                <w:b/>
                <w:bCs/>
                <w:sz w:val="20"/>
                <w:szCs w:val="20"/>
                <w:lang w:val="es-419"/>
              </w:rPr>
              <w:t>Índice B, empresas rentables)</w:t>
            </w:r>
          </w:p>
        </w:tc>
        <w:tc>
          <w:tcPr>
            <w:tcW w:w="0" w:type="auto"/>
          </w:tcPr>
          <w:p w14:paraId="3EE36D62" w14:textId="188FC325" w:rsidR="00CE68EF" w:rsidRPr="003A1E07" w:rsidRDefault="002120B8" w:rsidP="00CE68EF">
            <w:pPr>
              <w:spacing w:after="160" w:line="278" w:lineRule="auto"/>
              <w:rPr>
                <w:rFonts w:ascii="Arial Narrow" w:hAnsi="Arial Narrow"/>
                <w:sz w:val="20"/>
                <w:szCs w:val="20"/>
                <w:lang w:val="es-419"/>
              </w:rPr>
            </w:pPr>
            <w:r w:rsidRPr="002120B8">
              <w:rPr>
                <w:rFonts w:ascii="Arial Narrow" w:hAnsi="Arial Narrow"/>
                <w:sz w:val="20"/>
                <w:szCs w:val="20"/>
                <w:lang w:val="es-419"/>
              </w:rPr>
              <w:t>Muy alta (0.39)</w:t>
            </w:r>
          </w:p>
        </w:tc>
        <w:tc>
          <w:tcPr>
            <w:tcW w:w="0" w:type="auto"/>
          </w:tcPr>
          <w:p w14:paraId="35E811BC" w14:textId="0802FFC4" w:rsidR="00CE68EF" w:rsidRPr="00CE2887" w:rsidRDefault="002120B8" w:rsidP="00CE68EF">
            <w:pPr>
              <w:spacing w:after="160" w:line="278" w:lineRule="auto"/>
              <w:rPr>
                <w:rFonts w:ascii="Arial Narrow" w:hAnsi="Arial Narrow"/>
                <w:sz w:val="20"/>
                <w:szCs w:val="20"/>
                <w:lang w:val="es-419"/>
              </w:rPr>
            </w:pPr>
            <w:r w:rsidRPr="002120B8">
              <w:rPr>
                <w:rFonts w:ascii="Arial Narrow" w:hAnsi="Arial Narrow"/>
                <w:sz w:val="20"/>
                <w:szCs w:val="20"/>
                <w:lang w:val="es-419"/>
              </w:rPr>
              <w:t>Alta (0.33)</w:t>
            </w:r>
          </w:p>
        </w:tc>
        <w:tc>
          <w:tcPr>
            <w:tcW w:w="0" w:type="auto"/>
          </w:tcPr>
          <w:p w14:paraId="22FD1790" w14:textId="64F12DAC" w:rsidR="00CE68EF" w:rsidRDefault="002120B8" w:rsidP="00CE68EF">
            <w:pPr>
              <w:spacing w:after="160" w:line="278" w:lineRule="auto"/>
              <w:rPr>
                <w:rFonts w:ascii="Arial Narrow" w:hAnsi="Arial Narrow"/>
                <w:sz w:val="20"/>
                <w:szCs w:val="20"/>
                <w:lang w:val="es-419"/>
              </w:rPr>
            </w:pPr>
            <w:r w:rsidRPr="002120B8">
              <w:rPr>
                <w:rFonts w:ascii="Arial Narrow" w:hAnsi="Arial Narrow"/>
                <w:sz w:val="20"/>
                <w:szCs w:val="20"/>
                <w:lang w:val="es-419"/>
              </w:rPr>
              <w:t>Muy alta (0.36)</w:t>
            </w:r>
          </w:p>
        </w:tc>
        <w:tc>
          <w:tcPr>
            <w:tcW w:w="0" w:type="auto"/>
          </w:tcPr>
          <w:p w14:paraId="0C1240D9" w14:textId="59AB1D59" w:rsidR="00CE68EF" w:rsidRPr="002368F1" w:rsidRDefault="00961CD6" w:rsidP="00CE68EF">
            <w:pPr>
              <w:spacing w:after="160" w:line="278" w:lineRule="auto"/>
              <w:rPr>
                <w:rFonts w:ascii="Arial Narrow" w:hAnsi="Arial Narrow"/>
                <w:sz w:val="20"/>
                <w:szCs w:val="20"/>
                <w:lang w:val="es-419"/>
              </w:rPr>
            </w:pPr>
            <w:r w:rsidRPr="00961CD6">
              <w:rPr>
                <w:rFonts w:ascii="Arial Narrow" w:hAnsi="Arial Narrow"/>
                <w:sz w:val="20"/>
                <w:szCs w:val="20"/>
                <w:lang w:val="es-419"/>
              </w:rPr>
              <w:t>Media (0.27)</w:t>
            </w:r>
          </w:p>
        </w:tc>
        <w:tc>
          <w:tcPr>
            <w:tcW w:w="0" w:type="auto"/>
          </w:tcPr>
          <w:p w14:paraId="627DC6FA" w14:textId="5ED3768E" w:rsidR="00CE68EF" w:rsidRDefault="00CE68EF" w:rsidP="00CE68EF">
            <w:pPr>
              <w:spacing w:after="160" w:line="278" w:lineRule="auto"/>
              <w:rPr>
                <w:rFonts w:ascii="Arial Narrow" w:hAnsi="Arial Narrow"/>
                <w:sz w:val="20"/>
                <w:szCs w:val="20"/>
                <w:lang w:val="es-419"/>
              </w:rPr>
            </w:pPr>
            <w:r w:rsidRPr="002368F1">
              <w:rPr>
                <w:rFonts w:ascii="Arial Narrow" w:hAnsi="Arial Narrow"/>
                <w:sz w:val="20"/>
                <w:szCs w:val="20"/>
                <w:lang w:val="es-419"/>
              </w:rPr>
              <w:t>Alta (0.31)</w:t>
            </w:r>
          </w:p>
        </w:tc>
        <w:tc>
          <w:tcPr>
            <w:tcW w:w="0" w:type="auto"/>
          </w:tcPr>
          <w:p w14:paraId="0E475298" w14:textId="4828D3CD" w:rsidR="00CE68EF" w:rsidRPr="003C3B73" w:rsidRDefault="00961CD6" w:rsidP="00CE68EF">
            <w:pPr>
              <w:spacing w:after="160" w:line="278" w:lineRule="auto"/>
              <w:rPr>
                <w:rFonts w:ascii="Arial Narrow" w:hAnsi="Arial Narrow"/>
                <w:sz w:val="20"/>
                <w:szCs w:val="20"/>
                <w:lang w:val="es-419"/>
              </w:rPr>
            </w:pPr>
            <w:r w:rsidRPr="00961CD6">
              <w:rPr>
                <w:rFonts w:ascii="Arial Narrow" w:hAnsi="Arial Narrow"/>
                <w:sz w:val="20"/>
                <w:szCs w:val="20"/>
                <w:lang w:val="es-419"/>
              </w:rPr>
              <w:t>Baja (grandes) / media (pymes)</w:t>
            </w:r>
          </w:p>
        </w:tc>
      </w:tr>
      <w:tr w:rsidR="00982072" w:rsidRPr="00E92129" w14:paraId="35F8337D" w14:textId="77777777" w:rsidTr="00CE68EF">
        <w:tc>
          <w:tcPr>
            <w:tcW w:w="0" w:type="auto"/>
          </w:tcPr>
          <w:p w14:paraId="2AD9A318" w14:textId="3265B082" w:rsidR="00A94ABE" w:rsidRPr="003064AA" w:rsidRDefault="00E2721F" w:rsidP="00CE68EF">
            <w:pPr>
              <w:spacing w:after="160" w:line="278" w:lineRule="auto"/>
              <w:rPr>
                <w:rFonts w:ascii="Arial Narrow" w:hAnsi="Arial Narrow"/>
                <w:b/>
                <w:bCs/>
                <w:sz w:val="20"/>
                <w:szCs w:val="20"/>
                <w:lang w:val="es-419"/>
              </w:rPr>
            </w:pPr>
            <w:r>
              <w:rPr>
                <w:rFonts w:ascii="Arial Narrow" w:hAnsi="Arial Narrow"/>
                <w:b/>
                <w:bCs/>
                <w:sz w:val="20"/>
                <w:szCs w:val="20"/>
                <w:lang w:val="es-419"/>
              </w:rPr>
              <w:t>Tratamiento a MiPymes</w:t>
            </w:r>
          </w:p>
        </w:tc>
        <w:tc>
          <w:tcPr>
            <w:tcW w:w="0" w:type="auto"/>
          </w:tcPr>
          <w:p w14:paraId="7A5294A6" w14:textId="42844CC5" w:rsidR="00A94ABE" w:rsidRPr="002120B8" w:rsidRDefault="00855878" w:rsidP="00CE68EF">
            <w:pPr>
              <w:spacing w:after="160" w:line="278" w:lineRule="auto"/>
              <w:rPr>
                <w:rFonts w:ascii="Arial Narrow" w:hAnsi="Arial Narrow"/>
                <w:sz w:val="20"/>
                <w:szCs w:val="20"/>
                <w:lang w:val="es-419"/>
              </w:rPr>
            </w:pPr>
            <w:r w:rsidRPr="00855878">
              <w:rPr>
                <w:rFonts w:ascii="Arial Narrow" w:hAnsi="Arial Narrow"/>
                <w:sz w:val="20"/>
                <w:szCs w:val="20"/>
                <w:lang w:val="es-419"/>
              </w:rPr>
              <w:t>Beneficio mayor para pymes jóvenes</w:t>
            </w:r>
          </w:p>
        </w:tc>
        <w:tc>
          <w:tcPr>
            <w:tcW w:w="0" w:type="auto"/>
          </w:tcPr>
          <w:p w14:paraId="4D1DA8B4" w14:textId="0B754C9A" w:rsidR="00A94ABE" w:rsidRPr="002120B8" w:rsidRDefault="00855878" w:rsidP="00CE68EF">
            <w:pPr>
              <w:spacing w:after="160" w:line="278" w:lineRule="auto"/>
              <w:rPr>
                <w:rFonts w:ascii="Arial Narrow" w:hAnsi="Arial Narrow"/>
                <w:sz w:val="20"/>
                <w:szCs w:val="20"/>
                <w:lang w:val="es-419"/>
              </w:rPr>
            </w:pPr>
            <w:r w:rsidRPr="00855878">
              <w:rPr>
                <w:rFonts w:ascii="Arial Narrow" w:hAnsi="Arial Narrow"/>
                <w:sz w:val="20"/>
                <w:szCs w:val="20"/>
                <w:lang w:val="es-419"/>
              </w:rPr>
              <w:t>Reembolso favorece pymes</w:t>
            </w:r>
          </w:p>
        </w:tc>
        <w:tc>
          <w:tcPr>
            <w:tcW w:w="0" w:type="auto"/>
          </w:tcPr>
          <w:p w14:paraId="05DDD9BC" w14:textId="2E453DAD" w:rsidR="00A94ABE" w:rsidRPr="002120B8" w:rsidRDefault="00855878" w:rsidP="00CE68EF">
            <w:pPr>
              <w:spacing w:after="160" w:line="278" w:lineRule="auto"/>
              <w:rPr>
                <w:rFonts w:ascii="Arial Narrow" w:hAnsi="Arial Narrow"/>
                <w:sz w:val="20"/>
                <w:szCs w:val="20"/>
                <w:lang w:val="es-419"/>
              </w:rPr>
            </w:pPr>
            <w:r w:rsidRPr="00855878">
              <w:rPr>
                <w:rFonts w:ascii="Arial Narrow" w:hAnsi="Arial Narrow"/>
                <w:sz w:val="20"/>
                <w:szCs w:val="20"/>
                <w:lang w:val="es-419"/>
              </w:rPr>
              <w:t>Reembolso favorece pymes</w:t>
            </w:r>
          </w:p>
        </w:tc>
        <w:tc>
          <w:tcPr>
            <w:tcW w:w="0" w:type="auto"/>
          </w:tcPr>
          <w:p w14:paraId="2AF6BAB2" w14:textId="49666B70" w:rsidR="00A94ABE" w:rsidRPr="00961CD6" w:rsidRDefault="00C86A55" w:rsidP="00CE68EF">
            <w:pPr>
              <w:spacing w:after="160" w:line="278" w:lineRule="auto"/>
              <w:rPr>
                <w:rFonts w:ascii="Arial Narrow" w:hAnsi="Arial Narrow"/>
                <w:sz w:val="20"/>
                <w:szCs w:val="20"/>
                <w:lang w:val="es-419"/>
              </w:rPr>
            </w:pPr>
            <w:r w:rsidRPr="00C86A55">
              <w:rPr>
                <w:rFonts w:ascii="Arial Narrow" w:hAnsi="Arial Narrow"/>
                <w:sz w:val="20"/>
                <w:szCs w:val="20"/>
                <w:lang w:val="es-419"/>
              </w:rPr>
              <w:t>Restricción implícita contra pymes</w:t>
            </w:r>
          </w:p>
        </w:tc>
        <w:tc>
          <w:tcPr>
            <w:tcW w:w="0" w:type="auto"/>
          </w:tcPr>
          <w:p w14:paraId="5664F762" w14:textId="7CA7B4A1" w:rsidR="00A94ABE" w:rsidRPr="002368F1" w:rsidRDefault="00C86A55" w:rsidP="00CE68EF">
            <w:pPr>
              <w:spacing w:after="160" w:line="278" w:lineRule="auto"/>
              <w:rPr>
                <w:rFonts w:ascii="Arial Narrow" w:hAnsi="Arial Narrow"/>
                <w:sz w:val="20"/>
                <w:szCs w:val="20"/>
                <w:lang w:val="es-419"/>
              </w:rPr>
            </w:pPr>
            <w:r>
              <w:rPr>
                <w:rFonts w:ascii="Arial Narrow" w:hAnsi="Arial Narrow"/>
                <w:sz w:val="20"/>
                <w:szCs w:val="20"/>
                <w:lang w:val="es-419"/>
              </w:rPr>
              <w:t>Neutral</w:t>
            </w:r>
          </w:p>
        </w:tc>
        <w:tc>
          <w:tcPr>
            <w:tcW w:w="0" w:type="auto"/>
          </w:tcPr>
          <w:p w14:paraId="7A7357B2" w14:textId="73A0FC75" w:rsidR="00A94ABE" w:rsidRPr="00961CD6" w:rsidRDefault="00455B26" w:rsidP="00CE68EF">
            <w:pPr>
              <w:spacing w:after="160" w:line="278" w:lineRule="auto"/>
              <w:rPr>
                <w:rFonts w:ascii="Arial Narrow" w:hAnsi="Arial Narrow"/>
                <w:sz w:val="20"/>
                <w:szCs w:val="20"/>
                <w:lang w:val="es-419"/>
              </w:rPr>
            </w:pPr>
            <w:r w:rsidRPr="00455B26">
              <w:rPr>
                <w:rFonts w:ascii="Arial Narrow" w:hAnsi="Arial Narrow"/>
                <w:sz w:val="20"/>
                <w:szCs w:val="20"/>
                <w:lang w:val="es-419"/>
              </w:rPr>
              <w:t>Beneficio explícito a pymes</w:t>
            </w:r>
          </w:p>
        </w:tc>
      </w:tr>
      <w:tr w:rsidR="00982072" w:rsidRPr="00E92129" w14:paraId="0A68FFC6" w14:textId="77777777" w:rsidTr="00CE68EF">
        <w:tc>
          <w:tcPr>
            <w:tcW w:w="0" w:type="auto"/>
          </w:tcPr>
          <w:p w14:paraId="03C6155E" w14:textId="4483E6B7" w:rsidR="00125F38" w:rsidRDefault="00823E68" w:rsidP="00CE68EF">
            <w:pPr>
              <w:spacing w:after="160" w:line="278" w:lineRule="auto"/>
              <w:rPr>
                <w:rFonts w:ascii="Arial Narrow" w:hAnsi="Arial Narrow"/>
                <w:b/>
                <w:bCs/>
                <w:sz w:val="20"/>
                <w:szCs w:val="20"/>
                <w:lang w:val="es-419"/>
              </w:rPr>
            </w:pPr>
            <w:r w:rsidRPr="00823E68">
              <w:rPr>
                <w:rFonts w:ascii="Arial Narrow" w:hAnsi="Arial Narrow"/>
                <w:b/>
                <w:bCs/>
                <w:sz w:val="20"/>
                <w:szCs w:val="20"/>
                <w:lang w:val="es-419"/>
              </w:rPr>
              <w:t>Diferenciación</w:t>
            </w:r>
            <w:r>
              <w:rPr>
                <w:rFonts w:ascii="Arial Narrow" w:hAnsi="Arial Narrow"/>
                <w:b/>
                <w:bCs/>
                <w:sz w:val="20"/>
                <w:szCs w:val="20"/>
                <w:lang w:val="es-419"/>
              </w:rPr>
              <w:t xml:space="preserve"> sectorial o territorial </w:t>
            </w:r>
          </w:p>
        </w:tc>
        <w:tc>
          <w:tcPr>
            <w:tcW w:w="0" w:type="auto"/>
          </w:tcPr>
          <w:p w14:paraId="612E715E" w14:textId="37E7642F" w:rsidR="00125F38" w:rsidRPr="00855878" w:rsidRDefault="00823E68"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Neutral</w:t>
            </w:r>
            <w:r>
              <w:rPr>
                <w:rFonts w:ascii="Arial Narrow" w:hAnsi="Arial Narrow"/>
                <w:sz w:val="20"/>
                <w:szCs w:val="20"/>
                <w:lang w:val="es-419"/>
              </w:rPr>
              <w:t>, pero cond</w:t>
            </w:r>
            <w:r w:rsidR="00280778">
              <w:rPr>
                <w:rFonts w:ascii="Arial Narrow" w:hAnsi="Arial Narrow"/>
                <w:sz w:val="20"/>
                <w:szCs w:val="20"/>
                <w:lang w:val="es-419"/>
              </w:rPr>
              <w:t xml:space="preserve">iciones especiales para </w:t>
            </w:r>
            <w:r w:rsidR="008C4E5D">
              <w:rPr>
                <w:rFonts w:ascii="Arial Narrow" w:hAnsi="Arial Narrow"/>
                <w:sz w:val="20"/>
                <w:szCs w:val="20"/>
                <w:lang w:val="es-419"/>
              </w:rPr>
              <w:t>Farma</w:t>
            </w:r>
          </w:p>
        </w:tc>
        <w:tc>
          <w:tcPr>
            <w:tcW w:w="0" w:type="auto"/>
          </w:tcPr>
          <w:p w14:paraId="4DC00228" w14:textId="336AB2FB" w:rsidR="00125F38" w:rsidRPr="00855878" w:rsidRDefault="00823E68"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No (neutral)</w:t>
            </w:r>
          </w:p>
        </w:tc>
        <w:tc>
          <w:tcPr>
            <w:tcW w:w="0" w:type="auto"/>
          </w:tcPr>
          <w:p w14:paraId="5A1F9EA8" w14:textId="357639EF" w:rsidR="00125F38" w:rsidRPr="00855878" w:rsidRDefault="008C4E5D"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No (neutral)</w:t>
            </w:r>
          </w:p>
        </w:tc>
        <w:tc>
          <w:tcPr>
            <w:tcW w:w="0" w:type="auto"/>
          </w:tcPr>
          <w:p w14:paraId="0A1682FA" w14:textId="1399448B" w:rsidR="00125F38" w:rsidRPr="00C86A55" w:rsidRDefault="008C4E5D"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No (neutral)</w:t>
            </w:r>
          </w:p>
        </w:tc>
        <w:tc>
          <w:tcPr>
            <w:tcW w:w="0" w:type="auto"/>
          </w:tcPr>
          <w:p w14:paraId="1CAB7289" w14:textId="79E73D3E" w:rsidR="00125F38" w:rsidRDefault="008C4E5D"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No (neutral)</w:t>
            </w:r>
          </w:p>
        </w:tc>
        <w:tc>
          <w:tcPr>
            <w:tcW w:w="0" w:type="auto"/>
          </w:tcPr>
          <w:p w14:paraId="7855B0B5" w14:textId="37256EEE" w:rsidR="00125F38" w:rsidRPr="00455B26" w:rsidRDefault="008C4E5D" w:rsidP="00CE68EF">
            <w:pPr>
              <w:spacing w:after="160" w:line="278" w:lineRule="auto"/>
              <w:rPr>
                <w:rFonts w:ascii="Arial Narrow" w:hAnsi="Arial Narrow"/>
                <w:sz w:val="20"/>
                <w:szCs w:val="20"/>
                <w:lang w:val="es-419"/>
              </w:rPr>
            </w:pPr>
            <w:r w:rsidRPr="00823E68">
              <w:rPr>
                <w:rFonts w:ascii="Arial Narrow" w:hAnsi="Arial Narrow"/>
                <w:sz w:val="20"/>
                <w:szCs w:val="20"/>
                <w:lang w:val="es-419"/>
              </w:rPr>
              <w:t>No (neutral)</w:t>
            </w:r>
          </w:p>
        </w:tc>
      </w:tr>
      <w:tr w:rsidR="00982072" w:rsidRPr="00E92129" w14:paraId="454F9CA9" w14:textId="77777777" w:rsidTr="00CE68EF">
        <w:tc>
          <w:tcPr>
            <w:tcW w:w="0" w:type="auto"/>
          </w:tcPr>
          <w:p w14:paraId="4046F004" w14:textId="6843C256" w:rsidR="00C36A43" w:rsidRPr="00A94ABE" w:rsidRDefault="005A7BD8" w:rsidP="00CE68EF">
            <w:pPr>
              <w:spacing w:after="160" w:line="278" w:lineRule="auto"/>
              <w:rPr>
                <w:rFonts w:ascii="Arial Narrow" w:hAnsi="Arial Narrow"/>
                <w:b/>
                <w:bCs/>
                <w:sz w:val="20"/>
                <w:szCs w:val="20"/>
                <w:lang w:val="es-419"/>
              </w:rPr>
            </w:pPr>
            <w:r>
              <w:rPr>
                <w:rFonts w:ascii="Arial Narrow" w:hAnsi="Arial Narrow"/>
                <w:b/>
                <w:bCs/>
                <w:sz w:val="20"/>
                <w:szCs w:val="20"/>
                <w:lang w:val="es-419"/>
              </w:rPr>
              <w:t>Actividades elegibles</w:t>
            </w:r>
            <w:r w:rsidR="00C36A43">
              <w:rPr>
                <w:rFonts w:ascii="Arial Narrow" w:hAnsi="Arial Narrow"/>
                <w:b/>
                <w:bCs/>
                <w:sz w:val="20"/>
                <w:szCs w:val="20"/>
                <w:lang w:val="es-419"/>
              </w:rPr>
              <w:t xml:space="preserve"> </w:t>
            </w:r>
          </w:p>
        </w:tc>
        <w:tc>
          <w:tcPr>
            <w:tcW w:w="0" w:type="auto"/>
          </w:tcPr>
          <w:p w14:paraId="7C72B040" w14:textId="7697FFF1" w:rsidR="00C36A43" w:rsidRPr="00855878" w:rsidRDefault="00CA0DD8" w:rsidP="00CE68EF">
            <w:pPr>
              <w:spacing w:after="160" w:line="278" w:lineRule="auto"/>
              <w:rPr>
                <w:rFonts w:ascii="Arial Narrow" w:hAnsi="Arial Narrow"/>
                <w:sz w:val="20"/>
                <w:szCs w:val="20"/>
                <w:lang w:val="es-419"/>
              </w:rPr>
            </w:pPr>
            <w:r w:rsidRPr="00CA0DD8">
              <w:rPr>
                <w:rFonts w:ascii="Arial Narrow" w:hAnsi="Arial Narrow"/>
                <w:sz w:val="20"/>
                <w:szCs w:val="20"/>
                <w:lang w:val="es-419"/>
              </w:rPr>
              <w:t>I+D (Frascati)</w:t>
            </w:r>
          </w:p>
        </w:tc>
        <w:tc>
          <w:tcPr>
            <w:tcW w:w="0" w:type="auto"/>
          </w:tcPr>
          <w:p w14:paraId="56E08F8B" w14:textId="28C50D0E" w:rsidR="00C36A43" w:rsidRPr="00855878" w:rsidRDefault="009C2D70" w:rsidP="00CE68EF">
            <w:pPr>
              <w:spacing w:after="160" w:line="278" w:lineRule="auto"/>
              <w:rPr>
                <w:rFonts w:ascii="Arial Narrow" w:hAnsi="Arial Narrow"/>
                <w:sz w:val="20"/>
                <w:szCs w:val="20"/>
                <w:lang w:val="es-419"/>
              </w:rPr>
            </w:pPr>
            <w:r w:rsidRPr="009C2D70">
              <w:rPr>
                <w:rFonts w:ascii="Arial Narrow" w:hAnsi="Arial Narrow"/>
                <w:sz w:val="20"/>
                <w:szCs w:val="20"/>
                <w:lang w:val="es-419"/>
              </w:rPr>
              <w:t>I+D + innovación tecnológica</w:t>
            </w:r>
            <w:r>
              <w:rPr>
                <w:rFonts w:ascii="Arial Narrow" w:hAnsi="Arial Narrow"/>
                <w:sz w:val="20"/>
                <w:szCs w:val="20"/>
                <w:lang w:val="es-419"/>
              </w:rPr>
              <w:t xml:space="preserve"> (Aplica tasa reducida)</w:t>
            </w:r>
          </w:p>
        </w:tc>
        <w:tc>
          <w:tcPr>
            <w:tcW w:w="0" w:type="auto"/>
          </w:tcPr>
          <w:p w14:paraId="7FEFB0EB" w14:textId="49B00779" w:rsidR="00C36A43" w:rsidRPr="00855878" w:rsidRDefault="00730738" w:rsidP="00CE68EF">
            <w:pPr>
              <w:spacing w:after="160" w:line="278" w:lineRule="auto"/>
              <w:rPr>
                <w:rFonts w:ascii="Arial Narrow" w:hAnsi="Arial Narrow"/>
                <w:sz w:val="20"/>
                <w:szCs w:val="20"/>
                <w:lang w:val="es-419"/>
              </w:rPr>
            </w:pPr>
            <w:r>
              <w:rPr>
                <w:rFonts w:ascii="Arial Narrow" w:hAnsi="Arial Narrow"/>
                <w:sz w:val="20"/>
                <w:szCs w:val="20"/>
                <w:lang w:val="es-419"/>
              </w:rPr>
              <w:t>I</w:t>
            </w:r>
            <w:r w:rsidRPr="00CA0DD8">
              <w:rPr>
                <w:rFonts w:ascii="Arial Narrow" w:hAnsi="Arial Narrow"/>
                <w:sz w:val="20"/>
                <w:szCs w:val="20"/>
                <w:lang w:val="es-419"/>
              </w:rPr>
              <w:t>+D (Frascati)</w:t>
            </w:r>
          </w:p>
        </w:tc>
        <w:tc>
          <w:tcPr>
            <w:tcW w:w="0" w:type="auto"/>
          </w:tcPr>
          <w:p w14:paraId="29631704" w14:textId="1845AF54" w:rsidR="00C36A43" w:rsidRPr="00C86A55" w:rsidRDefault="00730738" w:rsidP="00CE68EF">
            <w:pPr>
              <w:spacing w:after="160" w:line="278" w:lineRule="auto"/>
              <w:rPr>
                <w:rFonts w:ascii="Arial Narrow" w:hAnsi="Arial Narrow"/>
                <w:sz w:val="20"/>
                <w:szCs w:val="20"/>
                <w:lang w:val="es-419"/>
              </w:rPr>
            </w:pPr>
            <w:r>
              <w:rPr>
                <w:rFonts w:ascii="Arial Narrow" w:hAnsi="Arial Narrow"/>
                <w:sz w:val="20"/>
                <w:szCs w:val="20"/>
                <w:lang w:val="es-419"/>
              </w:rPr>
              <w:t>I</w:t>
            </w:r>
            <w:r w:rsidRPr="00CA0DD8">
              <w:rPr>
                <w:rFonts w:ascii="Arial Narrow" w:hAnsi="Arial Narrow"/>
                <w:sz w:val="20"/>
                <w:szCs w:val="20"/>
                <w:lang w:val="es-419"/>
              </w:rPr>
              <w:t>+D (Frascati)</w:t>
            </w:r>
          </w:p>
        </w:tc>
        <w:tc>
          <w:tcPr>
            <w:tcW w:w="0" w:type="auto"/>
          </w:tcPr>
          <w:p w14:paraId="5976C0A7" w14:textId="45D43CF0" w:rsidR="00C36A43" w:rsidRDefault="00730738" w:rsidP="00CE68EF">
            <w:pPr>
              <w:spacing w:after="160" w:line="278" w:lineRule="auto"/>
              <w:rPr>
                <w:rFonts w:ascii="Arial Narrow" w:hAnsi="Arial Narrow"/>
                <w:sz w:val="20"/>
                <w:szCs w:val="20"/>
                <w:lang w:val="es-419"/>
              </w:rPr>
            </w:pPr>
            <w:r>
              <w:rPr>
                <w:rFonts w:ascii="Arial Narrow" w:hAnsi="Arial Narrow"/>
                <w:sz w:val="20"/>
                <w:szCs w:val="20"/>
                <w:lang w:val="es-419"/>
              </w:rPr>
              <w:t>I</w:t>
            </w:r>
            <w:r w:rsidRPr="00CA0DD8">
              <w:rPr>
                <w:rFonts w:ascii="Arial Narrow" w:hAnsi="Arial Narrow"/>
                <w:sz w:val="20"/>
                <w:szCs w:val="20"/>
                <w:lang w:val="es-419"/>
              </w:rPr>
              <w:t>+D (Frascati)</w:t>
            </w:r>
          </w:p>
        </w:tc>
        <w:tc>
          <w:tcPr>
            <w:tcW w:w="0" w:type="auto"/>
          </w:tcPr>
          <w:p w14:paraId="3BC9BC75" w14:textId="34F90727" w:rsidR="00C36A43" w:rsidRPr="00455B26" w:rsidRDefault="00480E3A" w:rsidP="00CE68EF">
            <w:pPr>
              <w:spacing w:after="160" w:line="278" w:lineRule="auto"/>
              <w:rPr>
                <w:rFonts w:ascii="Arial Narrow" w:hAnsi="Arial Narrow"/>
                <w:sz w:val="20"/>
                <w:szCs w:val="20"/>
                <w:lang w:val="es-419"/>
              </w:rPr>
            </w:pPr>
            <w:r w:rsidRPr="00480E3A">
              <w:rPr>
                <w:rFonts w:ascii="Arial Narrow" w:hAnsi="Arial Narrow"/>
                <w:sz w:val="20"/>
                <w:szCs w:val="20"/>
                <w:lang w:val="es-419"/>
              </w:rPr>
              <w:t>I+D + innovación</w:t>
            </w:r>
          </w:p>
        </w:tc>
      </w:tr>
      <w:tr w:rsidR="00982072" w:rsidRPr="00E92129" w14:paraId="57EB14CF" w14:textId="77777777" w:rsidTr="00CE68EF">
        <w:tc>
          <w:tcPr>
            <w:tcW w:w="0" w:type="auto"/>
          </w:tcPr>
          <w:p w14:paraId="2E9A7FCA" w14:textId="4D71E0B4" w:rsidR="00165BF6" w:rsidRDefault="00165BF6" w:rsidP="00CE68EF">
            <w:pPr>
              <w:spacing w:after="160" w:line="278" w:lineRule="auto"/>
              <w:rPr>
                <w:rFonts w:ascii="Arial Narrow" w:hAnsi="Arial Narrow"/>
                <w:b/>
                <w:bCs/>
                <w:sz w:val="20"/>
                <w:szCs w:val="20"/>
                <w:lang w:val="es-419"/>
              </w:rPr>
            </w:pPr>
            <w:r w:rsidRPr="00165BF6">
              <w:rPr>
                <w:rFonts w:ascii="Arial Narrow" w:hAnsi="Arial Narrow"/>
                <w:b/>
                <w:bCs/>
                <w:sz w:val="20"/>
                <w:szCs w:val="20"/>
                <w:lang w:val="es-419"/>
              </w:rPr>
              <w:t>Techos / límites</w:t>
            </w:r>
          </w:p>
        </w:tc>
        <w:tc>
          <w:tcPr>
            <w:tcW w:w="0" w:type="auto"/>
          </w:tcPr>
          <w:p w14:paraId="78252599" w14:textId="3758D1AB" w:rsidR="00165BF6" w:rsidRPr="00CA0DD8" w:rsidRDefault="0065481D" w:rsidP="00CE68EF">
            <w:pPr>
              <w:spacing w:after="160" w:line="278" w:lineRule="auto"/>
              <w:rPr>
                <w:rFonts w:ascii="Arial Narrow" w:hAnsi="Arial Narrow"/>
                <w:sz w:val="20"/>
                <w:szCs w:val="20"/>
                <w:lang w:val="es-419"/>
              </w:rPr>
            </w:pPr>
            <w:r w:rsidRPr="0065481D">
              <w:rPr>
                <w:rFonts w:ascii="Arial Narrow" w:hAnsi="Arial Narrow"/>
                <w:sz w:val="20"/>
                <w:szCs w:val="20"/>
                <w:lang w:val="es-419"/>
              </w:rPr>
              <w:t>Tope en componente incremental (€1.5M)</w:t>
            </w:r>
          </w:p>
        </w:tc>
        <w:tc>
          <w:tcPr>
            <w:tcW w:w="0" w:type="auto"/>
          </w:tcPr>
          <w:p w14:paraId="442047C8" w14:textId="6E3695E3" w:rsidR="00165BF6" w:rsidRPr="009C2D70" w:rsidRDefault="008A4915" w:rsidP="00CE68EF">
            <w:pPr>
              <w:spacing w:after="160" w:line="278" w:lineRule="auto"/>
              <w:rPr>
                <w:rFonts w:ascii="Arial Narrow" w:hAnsi="Arial Narrow"/>
                <w:sz w:val="20"/>
                <w:szCs w:val="20"/>
                <w:lang w:val="es-419"/>
              </w:rPr>
            </w:pPr>
            <w:r w:rsidRPr="008A4915">
              <w:rPr>
                <w:rFonts w:ascii="Arial Narrow" w:hAnsi="Arial Narrow"/>
                <w:sz w:val="20"/>
                <w:szCs w:val="20"/>
                <w:lang w:val="es-419"/>
              </w:rPr>
              <w:t>Límite 50% cuota</w:t>
            </w:r>
            <w:r>
              <w:rPr>
                <w:rFonts w:ascii="Arial Narrow" w:hAnsi="Arial Narrow"/>
                <w:sz w:val="20"/>
                <w:szCs w:val="20"/>
                <w:lang w:val="es-419"/>
              </w:rPr>
              <w:t xml:space="preserve"> anual</w:t>
            </w:r>
          </w:p>
        </w:tc>
        <w:tc>
          <w:tcPr>
            <w:tcW w:w="0" w:type="auto"/>
          </w:tcPr>
          <w:p w14:paraId="256E9E65" w14:textId="05D5F738" w:rsidR="00165BF6" w:rsidRDefault="0065481D" w:rsidP="00CE68EF">
            <w:pPr>
              <w:spacing w:after="160" w:line="278" w:lineRule="auto"/>
              <w:rPr>
                <w:rFonts w:ascii="Arial Narrow" w:hAnsi="Arial Narrow"/>
                <w:sz w:val="20"/>
                <w:szCs w:val="20"/>
                <w:lang w:val="es-419"/>
              </w:rPr>
            </w:pPr>
            <w:r w:rsidRPr="0065481D">
              <w:rPr>
                <w:rFonts w:ascii="Arial Narrow" w:hAnsi="Arial Narrow"/>
                <w:sz w:val="20"/>
                <w:szCs w:val="20"/>
                <w:lang w:val="es-419"/>
              </w:rPr>
              <w:t>Tasa decreciente (&gt;€100M)</w:t>
            </w:r>
          </w:p>
        </w:tc>
        <w:tc>
          <w:tcPr>
            <w:tcW w:w="0" w:type="auto"/>
          </w:tcPr>
          <w:p w14:paraId="1FBF6142" w14:textId="7E201F11" w:rsidR="00165BF6" w:rsidRDefault="008D306C" w:rsidP="00CE68EF">
            <w:pPr>
              <w:spacing w:after="160" w:line="278" w:lineRule="auto"/>
              <w:rPr>
                <w:rFonts w:ascii="Arial Narrow" w:hAnsi="Arial Narrow"/>
                <w:sz w:val="20"/>
                <w:szCs w:val="20"/>
                <w:lang w:val="es-419"/>
              </w:rPr>
            </w:pPr>
            <w:r w:rsidRPr="008D306C">
              <w:rPr>
                <w:rFonts w:ascii="Arial Narrow" w:hAnsi="Arial Narrow"/>
                <w:sz w:val="20"/>
                <w:szCs w:val="20"/>
                <w:lang w:val="es-419"/>
              </w:rPr>
              <w:t>Sin tope, limitado por utilidades</w:t>
            </w:r>
          </w:p>
        </w:tc>
        <w:tc>
          <w:tcPr>
            <w:tcW w:w="0" w:type="auto"/>
          </w:tcPr>
          <w:p w14:paraId="0C02EF48" w14:textId="6B1ADD8C" w:rsidR="00165BF6" w:rsidRDefault="008D306C" w:rsidP="00CE68EF">
            <w:pPr>
              <w:spacing w:after="160" w:line="278" w:lineRule="auto"/>
              <w:rPr>
                <w:rFonts w:ascii="Arial Narrow" w:hAnsi="Arial Narrow"/>
                <w:sz w:val="20"/>
                <w:szCs w:val="20"/>
                <w:lang w:val="es-419"/>
              </w:rPr>
            </w:pPr>
            <w:r>
              <w:rPr>
                <w:rFonts w:ascii="Arial Narrow" w:hAnsi="Arial Narrow"/>
                <w:sz w:val="20"/>
                <w:szCs w:val="20"/>
                <w:lang w:val="es-419"/>
              </w:rPr>
              <w:t>Tope anual de 15000 UTM</w:t>
            </w:r>
          </w:p>
        </w:tc>
        <w:tc>
          <w:tcPr>
            <w:tcW w:w="0" w:type="auto"/>
          </w:tcPr>
          <w:p w14:paraId="67A24983" w14:textId="2FCCC444" w:rsidR="00165BF6" w:rsidRPr="00480E3A" w:rsidRDefault="00E2721F" w:rsidP="00CE68EF">
            <w:pPr>
              <w:spacing w:after="160" w:line="278" w:lineRule="auto"/>
              <w:rPr>
                <w:rFonts w:ascii="Arial Narrow" w:hAnsi="Arial Narrow"/>
                <w:sz w:val="20"/>
                <w:szCs w:val="20"/>
                <w:lang w:val="es-419"/>
              </w:rPr>
            </w:pPr>
            <w:r w:rsidRPr="00E2721F">
              <w:rPr>
                <w:rFonts w:ascii="Arial Narrow" w:hAnsi="Arial Narrow"/>
                <w:sz w:val="20"/>
                <w:szCs w:val="20"/>
                <w:lang w:val="es-419"/>
              </w:rPr>
              <w:t>Cupo anual (presupuestado)</w:t>
            </w:r>
          </w:p>
        </w:tc>
      </w:tr>
      <w:tr w:rsidR="00982072" w:rsidRPr="00E92129" w14:paraId="14989CCA" w14:textId="77777777" w:rsidTr="00CE68EF">
        <w:tc>
          <w:tcPr>
            <w:tcW w:w="0" w:type="auto"/>
          </w:tcPr>
          <w:p w14:paraId="520A1643" w14:textId="75E320DB" w:rsidR="00E2721F" w:rsidRPr="00165BF6" w:rsidRDefault="00EB53AB" w:rsidP="00CE68EF">
            <w:pPr>
              <w:spacing w:after="160" w:line="278" w:lineRule="auto"/>
              <w:rPr>
                <w:rFonts w:ascii="Arial Narrow" w:hAnsi="Arial Narrow"/>
                <w:b/>
                <w:bCs/>
                <w:sz w:val="20"/>
                <w:szCs w:val="20"/>
                <w:lang w:val="es-419"/>
              </w:rPr>
            </w:pPr>
            <w:r w:rsidRPr="00EB53AB">
              <w:rPr>
                <w:rFonts w:ascii="Arial Narrow" w:hAnsi="Arial Narrow"/>
                <w:b/>
                <w:bCs/>
                <w:sz w:val="20"/>
                <w:szCs w:val="20"/>
                <w:lang w:val="es-419"/>
              </w:rPr>
              <w:t>Arrastre de beneficios</w:t>
            </w:r>
            <w:r>
              <w:rPr>
                <w:rFonts w:ascii="Arial Narrow" w:hAnsi="Arial Narrow"/>
                <w:b/>
                <w:bCs/>
                <w:sz w:val="20"/>
                <w:szCs w:val="20"/>
                <w:lang w:val="es-419"/>
              </w:rPr>
              <w:t xml:space="preserve"> </w:t>
            </w:r>
          </w:p>
        </w:tc>
        <w:tc>
          <w:tcPr>
            <w:tcW w:w="0" w:type="auto"/>
          </w:tcPr>
          <w:p w14:paraId="6804F25D" w14:textId="135E60AE" w:rsidR="00E2721F" w:rsidRPr="0065481D"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c>
          <w:tcPr>
            <w:tcW w:w="0" w:type="auto"/>
          </w:tcPr>
          <w:p w14:paraId="20D2BFEA" w14:textId="540E730F" w:rsidR="00E2721F" w:rsidRPr="008A4915"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c>
          <w:tcPr>
            <w:tcW w:w="0" w:type="auto"/>
          </w:tcPr>
          <w:p w14:paraId="50193D96" w14:textId="4960E3E2" w:rsidR="00E2721F" w:rsidRPr="0065481D"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c>
          <w:tcPr>
            <w:tcW w:w="0" w:type="auto"/>
          </w:tcPr>
          <w:p w14:paraId="735C8B91" w14:textId="4F4C7A9F" w:rsidR="00E2721F" w:rsidRPr="008D306C"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c>
          <w:tcPr>
            <w:tcW w:w="0" w:type="auto"/>
          </w:tcPr>
          <w:p w14:paraId="40631EFB" w14:textId="25134259" w:rsidR="00E2721F"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c>
          <w:tcPr>
            <w:tcW w:w="0" w:type="auto"/>
          </w:tcPr>
          <w:p w14:paraId="35A84CD7" w14:textId="6EE523BA" w:rsidR="00E2721F" w:rsidRPr="00E2721F" w:rsidRDefault="00630020" w:rsidP="00CE68EF">
            <w:pPr>
              <w:spacing w:after="160" w:line="278" w:lineRule="auto"/>
              <w:rPr>
                <w:rFonts w:ascii="Arial Narrow" w:hAnsi="Arial Narrow"/>
                <w:sz w:val="20"/>
                <w:szCs w:val="20"/>
                <w:lang w:val="es-419"/>
              </w:rPr>
            </w:pPr>
            <w:r w:rsidRPr="00630020">
              <w:rPr>
                <w:rFonts w:ascii="Apple Color Emoji" w:hAnsi="Apple Color Emoji" w:cs="Apple Color Emoji"/>
                <w:sz w:val="20"/>
                <w:szCs w:val="20"/>
                <w:lang w:val="es-419"/>
              </w:rPr>
              <w:t>✔</w:t>
            </w:r>
          </w:p>
        </w:tc>
      </w:tr>
      <w:tr w:rsidR="00982072" w:rsidRPr="00E92129" w14:paraId="5307AA6F" w14:textId="77777777" w:rsidTr="00CE68EF">
        <w:tc>
          <w:tcPr>
            <w:tcW w:w="0" w:type="auto"/>
          </w:tcPr>
          <w:p w14:paraId="41DC17D1" w14:textId="129AE747" w:rsidR="00630020" w:rsidRPr="00EB53AB" w:rsidRDefault="00AE4F2E" w:rsidP="00CE68EF">
            <w:pPr>
              <w:spacing w:after="160" w:line="278" w:lineRule="auto"/>
              <w:rPr>
                <w:rFonts w:ascii="Arial Narrow" w:hAnsi="Arial Narrow"/>
                <w:b/>
                <w:bCs/>
                <w:sz w:val="20"/>
                <w:szCs w:val="20"/>
                <w:lang w:val="es-419"/>
              </w:rPr>
            </w:pPr>
            <w:r w:rsidRPr="00AE4F2E">
              <w:rPr>
                <w:rFonts w:ascii="Arial Narrow" w:hAnsi="Arial Narrow"/>
                <w:b/>
                <w:bCs/>
                <w:sz w:val="20"/>
                <w:szCs w:val="20"/>
                <w:lang w:val="es-419"/>
              </w:rPr>
              <w:t>Reembolsabilidad</w:t>
            </w:r>
          </w:p>
        </w:tc>
        <w:tc>
          <w:tcPr>
            <w:tcW w:w="0" w:type="auto"/>
          </w:tcPr>
          <w:p w14:paraId="338A8365" w14:textId="3CE801F9" w:rsidR="00630020" w:rsidRPr="00630020" w:rsidRDefault="00AE4F2E" w:rsidP="00CE68EF">
            <w:pPr>
              <w:spacing w:after="160" w:line="278" w:lineRule="auto"/>
              <w:rPr>
                <w:rFonts w:ascii="Apple Color Emoji" w:hAnsi="Apple Color Emoji" w:cs="Apple Color Emoji"/>
                <w:sz w:val="20"/>
                <w:szCs w:val="20"/>
                <w:lang w:val="es-419"/>
              </w:rPr>
            </w:pPr>
            <w:r w:rsidRPr="00AE4F2E">
              <w:rPr>
                <w:rFonts w:ascii="Apple Color Emoji" w:hAnsi="Apple Color Emoji" w:cs="Apple Color Emoji"/>
                <w:sz w:val="20"/>
                <w:szCs w:val="20"/>
                <w:lang w:val="es-419"/>
              </w:rPr>
              <w:t>✖</w:t>
            </w:r>
          </w:p>
        </w:tc>
        <w:tc>
          <w:tcPr>
            <w:tcW w:w="0" w:type="auto"/>
          </w:tcPr>
          <w:p w14:paraId="63DF84B1" w14:textId="1AF0D883" w:rsidR="00630020" w:rsidRPr="00630020" w:rsidRDefault="00AE4F2E" w:rsidP="00CE68EF">
            <w:pPr>
              <w:spacing w:after="160" w:line="278" w:lineRule="auto"/>
              <w:rPr>
                <w:rFonts w:ascii="Apple Color Emoji" w:hAnsi="Apple Color Emoji" w:cs="Apple Color Emoji"/>
                <w:sz w:val="20"/>
                <w:szCs w:val="20"/>
                <w:lang w:val="es-419"/>
              </w:rPr>
            </w:pPr>
            <w:r w:rsidRPr="00AE4F2E">
              <w:rPr>
                <w:rFonts w:ascii="Apple Color Emoji" w:hAnsi="Apple Color Emoji" w:cs="Apple Color Emoji"/>
                <w:sz w:val="20"/>
                <w:szCs w:val="20"/>
                <w:lang w:val="es-419"/>
              </w:rPr>
              <w:t>✔</w:t>
            </w:r>
          </w:p>
        </w:tc>
        <w:tc>
          <w:tcPr>
            <w:tcW w:w="0" w:type="auto"/>
          </w:tcPr>
          <w:p w14:paraId="10F273B0" w14:textId="7120267B" w:rsidR="00630020" w:rsidRPr="00630020" w:rsidRDefault="00AE4F2E" w:rsidP="00CE68EF">
            <w:pPr>
              <w:spacing w:after="160" w:line="278" w:lineRule="auto"/>
              <w:rPr>
                <w:rFonts w:ascii="Apple Color Emoji" w:hAnsi="Apple Color Emoji" w:cs="Apple Color Emoji"/>
                <w:sz w:val="20"/>
                <w:szCs w:val="20"/>
                <w:lang w:val="es-419"/>
              </w:rPr>
            </w:pPr>
            <w:r w:rsidRPr="00AE4F2E">
              <w:rPr>
                <w:rFonts w:ascii="Apple Color Emoji" w:hAnsi="Apple Color Emoji" w:cs="Apple Color Emoji"/>
                <w:sz w:val="20"/>
                <w:szCs w:val="20"/>
                <w:lang w:val="es-419"/>
              </w:rPr>
              <w:t>✔</w:t>
            </w:r>
          </w:p>
        </w:tc>
        <w:tc>
          <w:tcPr>
            <w:tcW w:w="0" w:type="auto"/>
          </w:tcPr>
          <w:p w14:paraId="404CE44E" w14:textId="13DF9B8A" w:rsidR="00630020" w:rsidRPr="00630020" w:rsidRDefault="00AE4F2E" w:rsidP="00CE68EF">
            <w:pPr>
              <w:spacing w:after="160" w:line="278" w:lineRule="auto"/>
              <w:rPr>
                <w:rFonts w:ascii="Apple Color Emoji" w:hAnsi="Apple Color Emoji" w:cs="Apple Color Emoji"/>
                <w:sz w:val="20"/>
                <w:szCs w:val="20"/>
                <w:lang w:val="es-419"/>
              </w:rPr>
            </w:pPr>
            <w:r w:rsidRPr="00AE4F2E">
              <w:rPr>
                <w:rFonts w:ascii="Apple Color Emoji" w:hAnsi="Apple Color Emoji" w:cs="Apple Color Emoji"/>
                <w:sz w:val="20"/>
                <w:szCs w:val="20"/>
                <w:lang w:val="es-419"/>
              </w:rPr>
              <w:t>✖</w:t>
            </w:r>
          </w:p>
        </w:tc>
        <w:tc>
          <w:tcPr>
            <w:tcW w:w="0" w:type="auto"/>
          </w:tcPr>
          <w:p w14:paraId="60DF551B" w14:textId="045EB615" w:rsidR="00630020" w:rsidRPr="00630020" w:rsidRDefault="00AE4F2E" w:rsidP="00CE68EF">
            <w:pPr>
              <w:spacing w:after="160" w:line="278" w:lineRule="auto"/>
              <w:rPr>
                <w:rFonts w:ascii="Apple Color Emoji" w:hAnsi="Apple Color Emoji" w:cs="Apple Color Emoji"/>
                <w:sz w:val="20"/>
                <w:szCs w:val="20"/>
                <w:lang w:val="es-419"/>
              </w:rPr>
            </w:pPr>
            <w:r w:rsidRPr="00AE4F2E">
              <w:rPr>
                <w:rFonts w:ascii="Apple Color Emoji" w:hAnsi="Apple Color Emoji" w:cs="Apple Color Emoji"/>
                <w:sz w:val="20"/>
                <w:szCs w:val="20"/>
                <w:lang w:val="es-419"/>
              </w:rPr>
              <w:t>✖</w:t>
            </w:r>
          </w:p>
        </w:tc>
        <w:tc>
          <w:tcPr>
            <w:tcW w:w="0" w:type="auto"/>
          </w:tcPr>
          <w:p w14:paraId="72D0E5AA" w14:textId="16531026" w:rsidR="00630020" w:rsidRPr="00630020" w:rsidRDefault="00B108ED" w:rsidP="00CE68EF">
            <w:pPr>
              <w:spacing w:after="160" w:line="278" w:lineRule="auto"/>
              <w:rPr>
                <w:rFonts w:ascii="Apple Color Emoji" w:hAnsi="Apple Color Emoji" w:cs="Apple Color Emoji"/>
                <w:sz w:val="20"/>
                <w:szCs w:val="20"/>
                <w:lang w:val="es-419"/>
              </w:rPr>
            </w:pPr>
            <w:r w:rsidRPr="00B108ED">
              <w:rPr>
                <w:rFonts w:ascii="Apple Color Emoji" w:hAnsi="Apple Color Emoji" w:cs="Apple Color Emoji"/>
                <w:sz w:val="20"/>
                <w:szCs w:val="20"/>
                <w:lang w:val="es-419"/>
              </w:rPr>
              <w:t>Limitada</w:t>
            </w:r>
          </w:p>
        </w:tc>
      </w:tr>
      <w:tr w:rsidR="00982072" w:rsidRPr="00EF1343" w14:paraId="02DD1335" w14:textId="77777777" w:rsidTr="00CE68EF">
        <w:tc>
          <w:tcPr>
            <w:tcW w:w="0" w:type="auto"/>
          </w:tcPr>
          <w:p w14:paraId="65EF596A" w14:textId="76831DDB" w:rsidR="00CE68EF" w:rsidRDefault="00CE68EF" w:rsidP="00CE68EF">
            <w:pPr>
              <w:spacing w:after="160" w:line="278" w:lineRule="auto"/>
              <w:rPr>
                <w:rFonts w:ascii="Arial Narrow" w:hAnsi="Arial Narrow"/>
                <w:b/>
                <w:bCs/>
                <w:sz w:val="20"/>
                <w:szCs w:val="20"/>
                <w:lang w:val="es-419"/>
              </w:rPr>
            </w:pPr>
            <w:r>
              <w:rPr>
                <w:rFonts w:ascii="Arial Narrow" w:hAnsi="Arial Narrow"/>
                <w:b/>
                <w:bCs/>
                <w:sz w:val="20"/>
                <w:szCs w:val="20"/>
                <w:lang w:val="es-419"/>
              </w:rPr>
              <w:t>Incentivos tributarios complementarios</w:t>
            </w:r>
          </w:p>
        </w:tc>
        <w:tc>
          <w:tcPr>
            <w:tcW w:w="0" w:type="auto"/>
          </w:tcPr>
          <w:p w14:paraId="5DC0CD3E" w14:textId="07B4C9A6" w:rsidR="00CE68EF" w:rsidRPr="003A1E07" w:rsidRDefault="00CE68EF" w:rsidP="00CE68EF">
            <w:pPr>
              <w:spacing w:after="160" w:line="278" w:lineRule="auto"/>
              <w:rPr>
                <w:rFonts w:ascii="Arial Narrow" w:hAnsi="Arial Narrow"/>
                <w:sz w:val="20"/>
                <w:szCs w:val="20"/>
                <w:lang w:val="es-419"/>
              </w:rPr>
            </w:pPr>
            <w:r>
              <w:rPr>
                <w:rFonts w:ascii="Arial Narrow" w:hAnsi="Arial Narrow"/>
                <w:sz w:val="20"/>
                <w:szCs w:val="20"/>
                <w:lang w:val="es-419"/>
              </w:rPr>
              <w:t>Patent Box</w:t>
            </w:r>
          </w:p>
        </w:tc>
        <w:tc>
          <w:tcPr>
            <w:tcW w:w="0" w:type="auto"/>
          </w:tcPr>
          <w:p w14:paraId="45101294" w14:textId="77777777" w:rsidR="00CE68EF" w:rsidRDefault="00CE68EF" w:rsidP="00CE68EF">
            <w:pPr>
              <w:spacing w:after="160" w:line="278" w:lineRule="auto"/>
              <w:rPr>
                <w:rFonts w:ascii="Arial Narrow" w:hAnsi="Arial Narrow"/>
                <w:sz w:val="20"/>
                <w:szCs w:val="20"/>
                <w:lang w:val="es-419"/>
              </w:rPr>
            </w:pPr>
            <w:r>
              <w:rPr>
                <w:rFonts w:ascii="Arial Narrow" w:hAnsi="Arial Narrow"/>
                <w:sz w:val="20"/>
                <w:szCs w:val="20"/>
                <w:lang w:val="es-419"/>
              </w:rPr>
              <w:t>Patent Box</w:t>
            </w:r>
          </w:p>
          <w:p w14:paraId="488EB231" w14:textId="1935035C" w:rsidR="00CE68EF" w:rsidRPr="00CE2887" w:rsidRDefault="00CE68EF" w:rsidP="00CE68EF">
            <w:pPr>
              <w:spacing w:after="160" w:line="278" w:lineRule="auto"/>
              <w:rPr>
                <w:rFonts w:ascii="Arial Narrow" w:hAnsi="Arial Narrow"/>
                <w:sz w:val="20"/>
                <w:szCs w:val="20"/>
                <w:lang w:val="es-419"/>
              </w:rPr>
            </w:pPr>
            <w:r w:rsidRPr="005C47CB">
              <w:rPr>
                <w:rFonts w:ascii="Arial Narrow" w:hAnsi="Arial Narrow"/>
                <w:sz w:val="20"/>
                <w:szCs w:val="20"/>
                <w:lang w:val="es-419"/>
              </w:rPr>
              <w:t>Incentivos sobre salarios de investigadores</w:t>
            </w:r>
          </w:p>
        </w:tc>
        <w:tc>
          <w:tcPr>
            <w:tcW w:w="0" w:type="auto"/>
          </w:tcPr>
          <w:p w14:paraId="52EFF208" w14:textId="77777777" w:rsidR="008C4E5D" w:rsidRDefault="003469A2" w:rsidP="00CE68EF">
            <w:pPr>
              <w:spacing w:after="160" w:line="278" w:lineRule="auto"/>
              <w:rPr>
                <w:rFonts w:ascii="Arial Narrow" w:hAnsi="Arial Narrow"/>
                <w:sz w:val="20"/>
                <w:szCs w:val="20"/>
                <w:lang w:val="es-419"/>
              </w:rPr>
            </w:pPr>
            <w:r>
              <w:rPr>
                <w:rFonts w:ascii="Arial Narrow" w:hAnsi="Arial Narrow"/>
                <w:sz w:val="20"/>
                <w:szCs w:val="20"/>
                <w:lang w:val="es-419"/>
              </w:rPr>
              <w:t>Patent Box</w:t>
            </w:r>
          </w:p>
          <w:p w14:paraId="2556E682" w14:textId="09B71879" w:rsidR="00DC3666" w:rsidRDefault="00B23C96" w:rsidP="00CE68EF">
            <w:pPr>
              <w:spacing w:after="160" w:line="278" w:lineRule="auto"/>
              <w:rPr>
                <w:rFonts w:ascii="Arial Narrow" w:hAnsi="Arial Narrow"/>
                <w:sz w:val="20"/>
                <w:szCs w:val="20"/>
                <w:lang w:val="es-419"/>
              </w:rPr>
            </w:pPr>
            <w:r>
              <w:rPr>
                <w:rFonts w:ascii="Arial Narrow" w:hAnsi="Arial Narrow"/>
                <w:sz w:val="20"/>
                <w:szCs w:val="20"/>
                <w:lang w:val="es-419"/>
              </w:rPr>
              <w:t>Depreciación acelerada</w:t>
            </w:r>
          </w:p>
        </w:tc>
        <w:tc>
          <w:tcPr>
            <w:tcW w:w="0" w:type="auto"/>
          </w:tcPr>
          <w:p w14:paraId="755FB1D2" w14:textId="77777777" w:rsidR="00EF1343" w:rsidRDefault="00EF1343" w:rsidP="00EF1343">
            <w:pPr>
              <w:spacing w:after="160" w:line="278" w:lineRule="auto"/>
              <w:rPr>
                <w:rFonts w:ascii="Arial Narrow" w:hAnsi="Arial Narrow"/>
                <w:sz w:val="20"/>
                <w:szCs w:val="20"/>
                <w:lang w:val="es-419"/>
              </w:rPr>
            </w:pPr>
            <w:r w:rsidRPr="00E207FC">
              <w:rPr>
                <w:rFonts w:ascii="Arial Narrow" w:hAnsi="Arial Narrow"/>
                <w:sz w:val="20"/>
                <w:szCs w:val="20"/>
                <w:lang w:val="es-419"/>
              </w:rPr>
              <w:t>Depreciación Acelerada</w:t>
            </w:r>
          </w:p>
          <w:p w14:paraId="03B0F4DF" w14:textId="7335B6F4" w:rsidR="00CE68EF" w:rsidRDefault="00EF1343" w:rsidP="00EF1343">
            <w:pPr>
              <w:spacing w:after="160" w:line="278" w:lineRule="auto"/>
              <w:rPr>
                <w:rFonts w:ascii="Arial Narrow" w:hAnsi="Arial Narrow"/>
                <w:sz w:val="20"/>
                <w:szCs w:val="20"/>
                <w:lang w:val="es-419"/>
              </w:rPr>
            </w:pPr>
            <w:r>
              <w:rPr>
                <w:rFonts w:ascii="Arial Narrow" w:hAnsi="Arial Narrow"/>
                <w:sz w:val="20"/>
                <w:szCs w:val="20"/>
                <w:lang w:val="es-419"/>
              </w:rPr>
              <w:t>Incentivos Industria Automotriz</w:t>
            </w:r>
          </w:p>
        </w:tc>
        <w:tc>
          <w:tcPr>
            <w:tcW w:w="0" w:type="auto"/>
          </w:tcPr>
          <w:p w14:paraId="11D5C180" w14:textId="2B997E24" w:rsidR="00CE68EF" w:rsidRDefault="00EF1343" w:rsidP="00CE68EF">
            <w:pPr>
              <w:spacing w:after="160" w:line="278" w:lineRule="auto"/>
              <w:rPr>
                <w:rFonts w:ascii="Arial Narrow" w:hAnsi="Arial Narrow"/>
                <w:sz w:val="20"/>
                <w:szCs w:val="20"/>
                <w:lang w:val="es-419"/>
              </w:rPr>
            </w:pPr>
            <w:r>
              <w:rPr>
                <w:rFonts w:ascii="Arial Narrow" w:hAnsi="Arial Narrow"/>
                <w:sz w:val="20"/>
                <w:szCs w:val="20"/>
                <w:lang w:val="es-419"/>
              </w:rPr>
              <w:t>No</w:t>
            </w:r>
          </w:p>
        </w:tc>
        <w:tc>
          <w:tcPr>
            <w:tcW w:w="0" w:type="auto"/>
          </w:tcPr>
          <w:p w14:paraId="1AE01C45" w14:textId="77777777" w:rsidR="00CE68EF" w:rsidRDefault="00EF1343" w:rsidP="00CE68EF">
            <w:pPr>
              <w:spacing w:after="160" w:line="278" w:lineRule="auto"/>
              <w:rPr>
                <w:rFonts w:ascii="Arial Narrow" w:hAnsi="Arial Narrow"/>
                <w:sz w:val="20"/>
                <w:szCs w:val="20"/>
                <w:lang w:val="es-419"/>
              </w:rPr>
            </w:pPr>
            <w:r>
              <w:rPr>
                <w:rFonts w:ascii="Arial Narrow" w:hAnsi="Arial Narrow"/>
                <w:sz w:val="20"/>
                <w:szCs w:val="20"/>
                <w:lang w:val="es-419"/>
              </w:rPr>
              <w:t>No</w:t>
            </w:r>
          </w:p>
          <w:p w14:paraId="506D0EC9" w14:textId="1C47197B" w:rsidR="003000EA" w:rsidRPr="003C3B73" w:rsidRDefault="003000EA" w:rsidP="00CE68EF">
            <w:pPr>
              <w:spacing w:after="160" w:line="278" w:lineRule="auto"/>
              <w:rPr>
                <w:rFonts w:ascii="Arial Narrow" w:hAnsi="Arial Narrow"/>
                <w:sz w:val="20"/>
                <w:szCs w:val="20"/>
                <w:lang w:val="es-419"/>
              </w:rPr>
            </w:pPr>
            <w:r>
              <w:rPr>
                <w:rFonts w:ascii="Arial Narrow" w:hAnsi="Arial Narrow"/>
                <w:sz w:val="20"/>
                <w:szCs w:val="20"/>
                <w:lang w:val="es-419"/>
              </w:rPr>
              <w:t>Exenciones para investigadores</w:t>
            </w:r>
          </w:p>
        </w:tc>
      </w:tr>
    </w:tbl>
    <w:p w14:paraId="7E038CF3" w14:textId="77777777" w:rsidR="00683606" w:rsidRPr="00683606" w:rsidRDefault="00683606" w:rsidP="00683606">
      <w:pPr>
        <w:jc w:val="both"/>
        <w:rPr>
          <w:rFonts w:ascii="Arial Narrow" w:hAnsi="Arial Narrow"/>
          <w:b/>
          <w:sz w:val="22"/>
          <w:szCs w:val="22"/>
          <w:lang w:val="es-BO"/>
        </w:rPr>
      </w:pPr>
    </w:p>
    <w:p w14:paraId="73FAEBB2" w14:textId="39CCF99E" w:rsidR="000F4CA5" w:rsidRDefault="000F4CA5" w:rsidP="00AB2446">
      <w:pPr>
        <w:jc w:val="both"/>
        <w:rPr>
          <w:rFonts w:ascii="Arial Narrow" w:hAnsi="Arial Narrow"/>
          <w:bCs/>
          <w:sz w:val="22"/>
          <w:szCs w:val="22"/>
          <w:lang w:val="es-BO"/>
        </w:rPr>
      </w:pPr>
      <w:commentRangeStart w:id="662"/>
      <w:r w:rsidRPr="000F4CA5">
        <w:rPr>
          <w:rFonts w:ascii="Arial Narrow" w:hAnsi="Arial Narrow"/>
          <w:bCs/>
          <w:sz w:val="22"/>
          <w:szCs w:val="22"/>
          <w:lang w:val="es-BO"/>
        </w:rPr>
        <w:t xml:space="preserve">El análisis comparativo de los seis estudios de caso revela, en primer lugar, una clara predominancia de esquemas basados en créditos tributarios. Cinco de los seis países analizados —Francia, España, Portugal, Chile y Colombia— utilizan créditos o descuentos tributarios como instrumento principal para incentivar la inversión empresarial en I+D+i. </w:t>
      </w:r>
      <w:commentRangeEnd w:id="662"/>
      <w:r w:rsidR="0066566E" w:rsidRPr="000F4CA5">
        <w:rPr>
          <w:rStyle w:val="CommentReference"/>
          <w:rFonts w:ascii="Arial Narrow" w:hAnsi="Arial Narrow"/>
          <w:bCs/>
          <w:sz w:val="22"/>
          <w:szCs w:val="22"/>
          <w:lang w:val="es-BO"/>
        </w:rPr>
        <w:commentReference w:id="662"/>
      </w:r>
      <w:r w:rsidRPr="000F4CA5">
        <w:rPr>
          <w:rFonts w:ascii="Arial Narrow" w:hAnsi="Arial Narrow"/>
          <w:bCs/>
          <w:sz w:val="22"/>
          <w:szCs w:val="22"/>
          <w:lang w:val="es-BO"/>
        </w:rPr>
        <w:t xml:space="preserve">Esta predominancia coincide con la tendencia observada en las economías de la OCDE, donde los créditos tributarios se han consolidado como el instrumento fiscal más difundido debido a su mayor transparencia, previsibilidad y vínculo directo con el gasto en I+D. En contraste, Brasil constituye el único caso del grupo que utiliza como instrumento central un sistema de superdeducciones sobre la base imponible, complementado con depreciación acelerada de activos. Este diseño, si bien </w:t>
      </w:r>
      <w:del w:id="663" w:author="Stagno Izaguirre, Daniel Alejandro" w:date="2026-06-18T17:41:00Z" w16du:dateUtc="2026-06-18T22:41:00Z">
        <w:r w:rsidRPr="000F4CA5" w:rsidDel="003D4D1B">
          <w:rPr>
            <w:rFonts w:ascii="Arial Narrow" w:hAnsi="Arial Narrow"/>
            <w:bCs/>
            <w:sz w:val="22"/>
            <w:szCs w:val="22"/>
            <w:lang w:val="es-BO"/>
          </w:rPr>
          <w:delText xml:space="preserve">puede </w:delText>
        </w:r>
      </w:del>
      <w:r w:rsidRPr="000F4CA5">
        <w:rPr>
          <w:rFonts w:ascii="Arial Narrow" w:hAnsi="Arial Narrow"/>
          <w:bCs/>
          <w:sz w:val="22"/>
          <w:szCs w:val="22"/>
          <w:lang w:val="es-BO"/>
        </w:rPr>
        <w:t>ofrece</w:t>
      </w:r>
      <w:del w:id="664" w:author="Stagno Izaguirre, Daniel Alejandro" w:date="2026-06-18T17:41:00Z" w16du:dateUtc="2026-06-18T22:41:00Z">
        <w:r w:rsidRPr="000F4CA5" w:rsidDel="003D4D1B">
          <w:rPr>
            <w:rFonts w:ascii="Arial Narrow" w:hAnsi="Arial Narrow"/>
            <w:bCs/>
            <w:sz w:val="22"/>
            <w:szCs w:val="22"/>
            <w:lang w:val="es-BO"/>
          </w:rPr>
          <w:delText>r</w:delText>
        </w:r>
      </w:del>
      <w:r w:rsidRPr="000F4CA5">
        <w:rPr>
          <w:rFonts w:ascii="Arial Narrow" w:hAnsi="Arial Narrow"/>
          <w:bCs/>
          <w:sz w:val="22"/>
          <w:szCs w:val="22"/>
          <w:lang w:val="es-BO"/>
        </w:rPr>
        <w:t xml:space="preserve"> niveles </w:t>
      </w:r>
      <w:del w:id="665" w:author="Stagno Izaguirre, Daniel Alejandro" w:date="2026-06-18T17:41:00Z" w16du:dateUtc="2026-06-18T22:41:00Z">
        <w:r w:rsidRPr="000F4CA5" w:rsidDel="0044049D">
          <w:rPr>
            <w:rFonts w:ascii="Arial Narrow" w:hAnsi="Arial Narrow"/>
            <w:bCs/>
            <w:sz w:val="22"/>
            <w:szCs w:val="22"/>
            <w:lang w:val="es-BO"/>
          </w:rPr>
          <w:delText xml:space="preserve">relevantes </w:delText>
        </w:r>
      </w:del>
      <w:ins w:id="666" w:author="Stagno Izaguirre, Daniel Alejandro" w:date="2026-06-18T17:41:00Z" w16du:dateUtc="2026-06-18T22:41:00Z">
        <w:r w:rsidR="0044049D">
          <w:rPr>
            <w:rFonts w:ascii="Arial Narrow" w:hAnsi="Arial Narrow"/>
            <w:bCs/>
            <w:sz w:val="22"/>
            <w:szCs w:val="22"/>
            <w:lang w:val="es-BO"/>
          </w:rPr>
          <w:t>altos</w:t>
        </w:r>
        <w:r w:rsidR="0044049D" w:rsidRPr="000F4CA5">
          <w:rPr>
            <w:rFonts w:ascii="Arial Narrow" w:hAnsi="Arial Narrow"/>
            <w:bCs/>
            <w:sz w:val="22"/>
            <w:szCs w:val="22"/>
            <w:lang w:val="es-BO"/>
          </w:rPr>
          <w:t xml:space="preserve"> </w:t>
        </w:r>
      </w:ins>
      <w:r w:rsidRPr="000F4CA5">
        <w:rPr>
          <w:rFonts w:ascii="Arial Narrow" w:hAnsi="Arial Narrow"/>
          <w:bCs/>
          <w:sz w:val="22"/>
          <w:szCs w:val="22"/>
          <w:lang w:val="es-BO"/>
        </w:rPr>
        <w:t>de generosidad para empresas rentables, introduce una limitación estructural al depender de la existencia de utilidades, reduciendo significativamente su alcance para empresas jóvenes o en etapas tempranas de innovación.</w:t>
      </w:r>
    </w:p>
    <w:p w14:paraId="7E650F0D" w14:textId="77777777" w:rsidR="000F4CA5" w:rsidRDefault="000F4CA5" w:rsidP="00AB2446">
      <w:pPr>
        <w:jc w:val="both"/>
        <w:rPr>
          <w:rFonts w:ascii="Arial Narrow" w:hAnsi="Arial Narrow"/>
          <w:bCs/>
          <w:sz w:val="22"/>
          <w:szCs w:val="22"/>
          <w:lang w:val="es-BO"/>
        </w:rPr>
      </w:pPr>
    </w:p>
    <w:p w14:paraId="12A81DDE" w14:textId="1FF226B6" w:rsidR="00525172" w:rsidRDefault="00796497" w:rsidP="00AB2446">
      <w:pPr>
        <w:jc w:val="both"/>
        <w:rPr>
          <w:rFonts w:ascii="Arial Narrow" w:hAnsi="Arial Narrow"/>
          <w:bCs/>
          <w:sz w:val="22"/>
          <w:szCs w:val="22"/>
          <w:lang w:val="es-BO"/>
        </w:rPr>
      </w:pPr>
      <w:r w:rsidRPr="00796497">
        <w:rPr>
          <w:rFonts w:ascii="Arial Narrow" w:hAnsi="Arial Narrow"/>
          <w:bCs/>
          <w:sz w:val="22"/>
          <w:szCs w:val="22"/>
          <w:lang w:val="es-BO"/>
        </w:rPr>
        <w:t xml:space="preserve">En segundo lugar, los países europeos tienden a adoptar estructuras de incentivos más </w:t>
      </w:r>
      <w:del w:id="667" w:author="Stagno Izaguirre, Daniel Alejandro" w:date="2026-06-18T17:43:00Z" w16du:dateUtc="2026-06-18T22:43:00Z">
        <w:r w:rsidRPr="00796497" w:rsidDel="00B055C5">
          <w:rPr>
            <w:rFonts w:ascii="Arial Narrow" w:hAnsi="Arial Narrow"/>
            <w:bCs/>
            <w:sz w:val="22"/>
            <w:szCs w:val="22"/>
            <w:lang w:val="es-BO"/>
          </w:rPr>
          <w:delText>sofisticadas</w:delText>
        </w:r>
      </w:del>
      <w:ins w:id="668" w:author="Stagno Izaguirre, Daniel Alejandro" w:date="2026-06-18T17:43:00Z" w16du:dateUtc="2026-06-18T22:43:00Z">
        <w:r w:rsidR="00B055C5">
          <w:rPr>
            <w:rFonts w:ascii="Arial Narrow" w:hAnsi="Arial Narrow"/>
            <w:bCs/>
            <w:sz w:val="22"/>
            <w:szCs w:val="22"/>
            <w:lang w:val="es-BO"/>
          </w:rPr>
          <w:t>complejas</w:t>
        </w:r>
      </w:ins>
      <w:r w:rsidRPr="00796497">
        <w:rPr>
          <w:rFonts w:ascii="Arial Narrow" w:hAnsi="Arial Narrow"/>
          <w:bCs/>
          <w:sz w:val="22"/>
          <w:szCs w:val="22"/>
          <w:lang w:val="es-BO"/>
        </w:rPr>
        <w:t xml:space="preserve">, particularmente a través de diseños híbridos que combinan componentes por volumen e incrementales. Este es el caso de España y Portugal, cuyos esquemas buscan equilibrar dos objetivos potencialmente contrapuestos: por un lado, ofrecer previsibilidad a las empresas que ya invierten en I+D mediante un componente base; y por otro, incentivar el aumento del esfuerzo innovador a través de tasas marginales más elevadas sobre el crecimiento del gasto. Francia, en cambio, opta por un esquema por volumen más simple, pero altamente generoso y con una cobertura amplia, lo que facilita su uso masivo y reduce costos administrativos. </w:t>
      </w:r>
      <w:commentRangeStart w:id="669"/>
      <w:r w:rsidRPr="00796497">
        <w:rPr>
          <w:rFonts w:ascii="Arial Narrow" w:hAnsi="Arial Narrow"/>
          <w:bCs/>
          <w:sz w:val="22"/>
          <w:szCs w:val="22"/>
          <w:lang w:val="es-BO"/>
        </w:rPr>
        <w:t>En contraste, los países latinoamericanos muestran diseños más heterogéneos y, en general, menos sofisticados: Chile adopta un esquema por volumen relativamente estable y equilibrado, mientras que Colombia introduce elementos diferenciadores —como el mayor beneficio para proyectos colaborativos— pero dentro de un sistema más complejo y con restricciones presupuestarias</w:t>
      </w:r>
      <w:r w:rsidR="001227F0">
        <w:rPr>
          <w:rFonts w:ascii="Arial Narrow" w:hAnsi="Arial Narrow"/>
          <w:bCs/>
          <w:sz w:val="22"/>
          <w:szCs w:val="22"/>
          <w:lang w:val="es-BO"/>
        </w:rPr>
        <w:t>.</w:t>
      </w:r>
      <w:commentRangeEnd w:id="669"/>
      <w:r w:rsidR="005005A0">
        <w:rPr>
          <w:rStyle w:val="CommentReference"/>
          <w:rFonts w:ascii="Arial Narrow" w:hAnsi="Arial Narrow"/>
          <w:bCs/>
          <w:sz w:val="22"/>
          <w:szCs w:val="22"/>
          <w:lang w:val="es-BO"/>
        </w:rPr>
        <w:commentReference w:id="669"/>
      </w:r>
    </w:p>
    <w:p w14:paraId="3240F41E" w14:textId="77777777" w:rsidR="001227F0" w:rsidRDefault="001227F0" w:rsidP="00AB2446">
      <w:pPr>
        <w:jc w:val="both"/>
        <w:rPr>
          <w:rFonts w:ascii="Arial Narrow" w:hAnsi="Arial Narrow"/>
          <w:bCs/>
          <w:sz w:val="22"/>
          <w:szCs w:val="22"/>
          <w:lang w:val="es-BO"/>
        </w:rPr>
      </w:pPr>
    </w:p>
    <w:p w14:paraId="7895913C" w14:textId="68155DC1" w:rsidR="001227F0" w:rsidRDefault="001227F0" w:rsidP="00AB2446">
      <w:pPr>
        <w:jc w:val="both"/>
        <w:rPr>
          <w:rFonts w:ascii="Arial Narrow" w:hAnsi="Arial Narrow"/>
          <w:bCs/>
          <w:sz w:val="22"/>
          <w:szCs w:val="22"/>
          <w:lang w:val="es-BO"/>
        </w:rPr>
      </w:pPr>
      <w:r w:rsidRPr="001227F0">
        <w:rPr>
          <w:rFonts w:ascii="Arial Narrow" w:hAnsi="Arial Narrow"/>
          <w:bCs/>
          <w:sz w:val="22"/>
          <w:szCs w:val="22"/>
          <w:lang w:val="es-BO"/>
        </w:rPr>
        <w:t xml:space="preserve">En tercer lugar, los casos analizados ponen de manifiesto diferencias sustantivas en el tratamiento de empresas con pérdidas y en la inclusión efectiva de pymes. Los países europeos destacan por incorporar mecanismos de reembolsabilidad y arrastre de créditos fiscales, lo que permite que empresas sin utilidades —frecuentemente startups o firmas intensivas en innovación— </w:t>
      </w:r>
      <w:commentRangeStart w:id="670"/>
      <w:r w:rsidRPr="001227F0">
        <w:rPr>
          <w:rFonts w:ascii="Arial Narrow" w:hAnsi="Arial Narrow"/>
          <w:bCs/>
          <w:sz w:val="22"/>
          <w:szCs w:val="22"/>
          <w:lang w:val="es-BO"/>
        </w:rPr>
        <w:t>puedan beneficiarse del incentivo.</w:t>
      </w:r>
      <w:commentRangeEnd w:id="670"/>
      <w:r w:rsidR="00602AAB">
        <w:rPr>
          <w:rStyle w:val="CommentReference"/>
          <w:rFonts w:ascii="Arial Narrow" w:hAnsi="Arial Narrow"/>
          <w:bCs/>
          <w:sz w:val="22"/>
          <w:szCs w:val="22"/>
          <w:lang w:val="es-BO"/>
        </w:rPr>
        <w:commentReference w:id="670"/>
      </w:r>
      <w:ins w:id="671" w:author="Stagno Izaguirre, Daniel Alejandro" w:date="2026-06-18T17:49:00Z" w16du:dateUtc="2026-06-18T22:49:00Z">
        <w:r w:rsidR="00602AAB">
          <w:rPr>
            <w:rFonts w:ascii="Arial Narrow" w:hAnsi="Arial Narrow"/>
            <w:bCs/>
            <w:sz w:val="22"/>
            <w:szCs w:val="22"/>
            <w:lang w:val="es-BO"/>
          </w:rPr>
          <w:t xml:space="preserve"> </w:t>
        </w:r>
      </w:ins>
      <w:ins w:id="672" w:author="Stagno Izaguirre, Daniel Alejandro" w:date="2026-06-18T17:50:00Z" w16du:dateUtc="2026-06-18T22:50:00Z">
        <w:r w:rsidR="00602AAB" w:rsidRPr="0031272A">
          <w:rPr>
            <w:rFonts w:ascii="Arial Narrow" w:hAnsi="Arial Narrow"/>
            <w:bCs/>
            <w:sz w:val="22"/>
            <w:szCs w:val="22"/>
            <w:highlight w:val="yellow"/>
            <w:lang w:val="es-BO"/>
            <w:rPrChange w:id="673" w:author="Stagno Izaguirre, Daniel Alejandro" w:date="2026-06-18T17:50:00Z" w16du:dateUtc="2026-06-18T22:50:00Z">
              <w:rPr>
                <w:rFonts w:ascii="Arial Narrow" w:hAnsi="Arial Narrow"/>
                <w:bCs/>
                <w:sz w:val="22"/>
                <w:szCs w:val="22"/>
                <w:lang w:val="es-BO"/>
              </w:rPr>
            </w:rPrChange>
          </w:rPr>
          <w:t xml:space="preserve">Ninguno de los países latinoamericanos estudiados incorpora este tipo de </w:t>
        </w:r>
        <w:commentRangeStart w:id="674"/>
        <w:r w:rsidR="00602AAB" w:rsidRPr="0031272A">
          <w:rPr>
            <w:rFonts w:ascii="Arial Narrow" w:hAnsi="Arial Narrow"/>
            <w:bCs/>
            <w:sz w:val="22"/>
            <w:szCs w:val="22"/>
            <w:highlight w:val="yellow"/>
            <w:lang w:val="es-BO"/>
            <w:rPrChange w:id="675" w:author="Stagno Izaguirre, Daniel Alejandro" w:date="2026-06-18T17:50:00Z" w16du:dateUtc="2026-06-18T22:50:00Z">
              <w:rPr>
                <w:rFonts w:ascii="Arial Narrow" w:hAnsi="Arial Narrow"/>
                <w:bCs/>
                <w:sz w:val="22"/>
                <w:szCs w:val="22"/>
                <w:lang w:val="es-BO"/>
              </w:rPr>
            </w:rPrChange>
          </w:rPr>
          <w:t>mecanismos</w:t>
        </w:r>
        <w:r w:rsidR="0031272A" w:rsidRPr="0031272A">
          <w:rPr>
            <w:rFonts w:ascii="Arial Narrow" w:hAnsi="Arial Narrow"/>
            <w:bCs/>
            <w:sz w:val="22"/>
            <w:szCs w:val="22"/>
            <w:highlight w:val="yellow"/>
            <w:lang w:val="es-BO"/>
            <w:rPrChange w:id="676" w:author="Stagno Izaguirre, Daniel Alejandro" w:date="2026-06-18T17:50:00Z" w16du:dateUtc="2026-06-18T22:50:00Z">
              <w:rPr>
                <w:rFonts w:ascii="Arial Narrow" w:hAnsi="Arial Narrow"/>
                <w:bCs/>
                <w:sz w:val="22"/>
                <w:szCs w:val="22"/>
                <w:lang w:val="es-BO"/>
              </w:rPr>
            </w:rPrChange>
          </w:rPr>
          <w:t>.</w:t>
        </w:r>
      </w:ins>
      <w:commentRangeEnd w:id="674"/>
      <w:r w:rsidR="00D943D4">
        <w:rPr>
          <w:rStyle w:val="CommentReference"/>
          <w:rFonts w:ascii="Arial Narrow" w:hAnsi="Arial Narrow"/>
          <w:bCs/>
          <w:sz w:val="22"/>
          <w:szCs w:val="22"/>
          <w:lang w:val="es-BO"/>
        </w:rPr>
        <w:commentReference w:id="674"/>
      </w:r>
    </w:p>
    <w:p w14:paraId="70A8432B" w14:textId="77777777" w:rsidR="007C0E74" w:rsidRDefault="007C0E74" w:rsidP="00AB2446">
      <w:pPr>
        <w:jc w:val="both"/>
        <w:rPr>
          <w:rFonts w:ascii="Arial Narrow" w:hAnsi="Arial Narrow"/>
          <w:bCs/>
          <w:sz w:val="22"/>
          <w:szCs w:val="22"/>
          <w:lang w:val="es-BO"/>
        </w:rPr>
      </w:pPr>
    </w:p>
    <w:p w14:paraId="7A350AD5" w14:textId="4903283C" w:rsidR="007C0E74" w:rsidRDefault="007C0E74" w:rsidP="00AB2446">
      <w:pPr>
        <w:jc w:val="both"/>
        <w:rPr>
          <w:rFonts w:ascii="Arial Narrow" w:hAnsi="Arial Narrow"/>
          <w:bCs/>
          <w:sz w:val="22"/>
          <w:szCs w:val="22"/>
          <w:lang w:val="es-BO"/>
        </w:rPr>
      </w:pPr>
      <w:r w:rsidRPr="007C0E74">
        <w:rPr>
          <w:rFonts w:ascii="Arial Narrow" w:hAnsi="Arial Narrow"/>
          <w:bCs/>
          <w:sz w:val="22"/>
          <w:szCs w:val="22"/>
          <w:lang w:val="es-BO"/>
        </w:rPr>
        <w:t>Francia y España, en particular, logran altos niveles de “simetría” del incentivo, manteniendo una generosidad relativamente elevada tanto para empresas rentables como para aquellas en pérdida. En contraste, Brasil presenta el caso más extremo de asimetría, donde el beneficio desaparece prácticamente en ausencia de utilidades. Colombia, por su parte, muestra un diseño parcialmente compensatorio al favorecer a pymes, aunque con menor alcance para grandes empresas. Estas diferencias no son menores, ya que determinan si el instrumento contribuye a dinamizar la entrada de nuevas firmas innovadoras o si se concentra en apoyar a empresas ya consolidadas.</w:t>
      </w:r>
    </w:p>
    <w:p w14:paraId="6CBFEFF3" w14:textId="77777777" w:rsidR="004F719F" w:rsidRDefault="004F719F" w:rsidP="00AB2446">
      <w:pPr>
        <w:jc w:val="both"/>
        <w:rPr>
          <w:rFonts w:ascii="Arial Narrow" w:hAnsi="Arial Narrow"/>
          <w:bCs/>
          <w:sz w:val="22"/>
          <w:szCs w:val="22"/>
          <w:lang w:val="es-BO"/>
        </w:rPr>
      </w:pPr>
    </w:p>
    <w:p w14:paraId="38A10D1B" w14:textId="7222C11C" w:rsidR="004F719F" w:rsidRDefault="004F719F" w:rsidP="00AB2446">
      <w:pPr>
        <w:jc w:val="both"/>
        <w:rPr>
          <w:rFonts w:ascii="Arial Narrow" w:hAnsi="Arial Narrow"/>
          <w:bCs/>
          <w:sz w:val="22"/>
          <w:szCs w:val="22"/>
          <w:lang w:val="es-BO"/>
        </w:rPr>
      </w:pPr>
      <w:r w:rsidRPr="004F719F">
        <w:rPr>
          <w:rFonts w:ascii="Arial Narrow" w:hAnsi="Arial Narrow"/>
          <w:bCs/>
          <w:sz w:val="22"/>
          <w:szCs w:val="22"/>
          <w:lang w:val="es-BO"/>
        </w:rPr>
        <w:t xml:space="preserve">Finalmente, los casos europeos ilustran cómo los incentivos tributarios a la I+D pueden formar parte de un </w:t>
      </w:r>
      <w:del w:id="677" w:author="Stagno Izaguirre, Daniel Alejandro" w:date="2026-06-18T17:53:00Z" w16du:dateUtc="2026-06-18T22:53:00Z">
        <w:r w:rsidRPr="004F719F" w:rsidDel="00BE67FA">
          <w:rPr>
            <w:rFonts w:ascii="Arial Narrow" w:hAnsi="Arial Narrow"/>
            <w:bCs/>
            <w:sz w:val="22"/>
            <w:szCs w:val="22"/>
            <w:lang w:val="es-BO"/>
          </w:rPr>
          <w:delText>eco</w:delText>
        </w:r>
      </w:del>
      <w:r w:rsidRPr="004F719F">
        <w:rPr>
          <w:rFonts w:ascii="Arial Narrow" w:hAnsi="Arial Narrow"/>
          <w:bCs/>
          <w:sz w:val="22"/>
          <w:szCs w:val="22"/>
          <w:lang w:val="es-BO"/>
        </w:rPr>
        <w:t xml:space="preserve">sistema más amplio de instrumentos </w:t>
      </w:r>
      <w:r>
        <w:rPr>
          <w:rFonts w:ascii="Arial Narrow" w:hAnsi="Arial Narrow"/>
          <w:bCs/>
          <w:sz w:val="22"/>
          <w:szCs w:val="22"/>
          <w:lang w:val="es-BO"/>
        </w:rPr>
        <w:t>tributarios</w:t>
      </w:r>
      <w:r w:rsidRPr="004F719F">
        <w:rPr>
          <w:rFonts w:ascii="Arial Narrow" w:hAnsi="Arial Narrow"/>
          <w:bCs/>
          <w:sz w:val="22"/>
          <w:szCs w:val="22"/>
          <w:lang w:val="es-BO"/>
        </w:rPr>
        <w:t xml:space="preserve"> a la innovación. En particular, la complementariedad con incentivos sobre salarios de investigadores y regímenes de patent box permite cubrir distintas etapas del proceso innovador, desde la generación de conocimiento hasta su explotación comercial. </w:t>
      </w:r>
      <w:commentRangeStart w:id="678"/>
      <w:r w:rsidRPr="004F719F">
        <w:rPr>
          <w:rFonts w:ascii="Arial Narrow" w:hAnsi="Arial Narrow"/>
          <w:bCs/>
          <w:sz w:val="22"/>
          <w:szCs w:val="22"/>
          <w:lang w:val="es-BO"/>
        </w:rPr>
        <w:t xml:space="preserve">Esta visión integral contrasta con los países latinoamericanos, donde los incentivos </w:t>
      </w:r>
      <w:r w:rsidR="000F594F">
        <w:rPr>
          <w:rFonts w:ascii="Arial Narrow" w:hAnsi="Arial Narrow"/>
          <w:bCs/>
          <w:sz w:val="22"/>
          <w:szCs w:val="22"/>
          <w:lang w:val="es-BO"/>
        </w:rPr>
        <w:t>tributario</w:t>
      </w:r>
      <w:r w:rsidR="00581FCA">
        <w:rPr>
          <w:rFonts w:ascii="Arial Narrow" w:hAnsi="Arial Narrow"/>
          <w:bCs/>
          <w:sz w:val="22"/>
          <w:szCs w:val="22"/>
          <w:lang w:val="es-BO"/>
        </w:rPr>
        <w:t>s</w:t>
      </w:r>
      <w:r w:rsidRPr="004F719F">
        <w:rPr>
          <w:rFonts w:ascii="Arial Narrow" w:hAnsi="Arial Narrow"/>
          <w:bCs/>
          <w:sz w:val="22"/>
          <w:szCs w:val="22"/>
          <w:lang w:val="es-BO"/>
        </w:rPr>
        <w:t xml:space="preserve"> tienden a ser más aislados y </w:t>
      </w:r>
      <w:r w:rsidR="00430021">
        <w:rPr>
          <w:rFonts w:ascii="Arial Narrow" w:hAnsi="Arial Narrow"/>
          <w:bCs/>
          <w:sz w:val="22"/>
          <w:szCs w:val="22"/>
          <w:lang w:val="es-BO"/>
        </w:rPr>
        <w:t>limitados al gasto en I+D</w:t>
      </w:r>
      <w:r w:rsidR="00076BD5">
        <w:rPr>
          <w:rFonts w:ascii="Arial Narrow" w:hAnsi="Arial Narrow"/>
          <w:bCs/>
          <w:sz w:val="22"/>
          <w:szCs w:val="22"/>
          <w:lang w:val="es-BO"/>
        </w:rPr>
        <w:t>+i.</w:t>
      </w:r>
      <w:commentRangeEnd w:id="678"/>
      <w:r w:rsidR="000D2D15">
        <w:rPr>
          <w:rStyle w:val="CommentReference"/>
          <w:rFonts w:ascii="Arial Narrow" w:hAnsi="Arial Narrow"/>
          <w:bCs/>
          <w:sz w:val="22"/>
          <w:szCs w:val="22"/>
          <w:lang w:val="es-BO"/>
        </w:rPr>
        <w:commentReference w:id="678"/>
      </w:r>
    </w:p>
    <w:p w14:paraId="6B56D534" w14:textId="77777777" w:rsidR="0091709C" w:rsidRDefault="0091709C" w:rsidP="00AB2446">
      <w:pPr>
        <w:jc w:val="both"/>
        <w:rPr>
          <w:rFonts w:ascii="Arial Narrow" w:hAnsi="Arial Narrow"/>
          <w:bCs/>
          <w:sz w:val="22"/>
          <w:szCs w:val="22"/>
          <w:lang w:val="es-BO"/>
        </w:rPr>
      </w:pPr>
    </w:p>
    <w:p w14:paraId="68316F96" w14:textId="1F409C3E" w:rsidR="00651AD4" w:rsidRPr="00AD6497" w:rsidRDefault="00AD6497" w:rsidP="00AD6497">
      <w:pPr>
        <w:pStyle w:val="Heading3"/>
        <w:rPr>
          <w:rFonts w:ascii="Arial Narrow" w:hAnsi="Arial Narrow"/>
          <w:b/>
          <w:bCs/>
          <w:color w:val="000000" w:themeColor="text1"/>
          <w:lang w:val="es-ES"/>
        </w:rPr>
      </w:pPr>
      <w:commentRangeStart w:id="679"/>
      <w:r>
        <w:rPr>
          <w:rFonts w:ascii="Arial Narrow" w:hAnsi="Arial Narrow"/>
          <w:b/>
          <w:bCs/>
          <w:color w:val="000000" w:themeColor="text1"/>
          <w:lang w:val="es-ES"/>
        </w:rPr>
        <w:t xml:space="preserve">1.7 </w:t>
      </w:r>
      <w:r w:rsidR="00651AD4" w:rsidRPr="00AD6497">
        <w:rPr>
          <w:rFonts w:ascii="Arial Narrow" w:hAnsi="Arial Narrow"/>
          <w:b/>
          <w:bCs/>
          <w:color w:val="000000" w:themeColor="text1"/>
          <w:lang w:val="es-ES"/>
        </w:rPr>
        <w:t>Recomendaciones de política</w:t>
      </w:r>
      <w:commentRangeEnd w:id="679"/>
      <w:r w:rsidR="008705D6" w:rsidRPr="00AD6497">
        <w:rPr>
          <w:rStyle w:val="CommentReference"/>
          <w:rFonts w:ascii="Arial Narrow" w:hAnsi="Arial Narrow"/>
          <w:b/>
          <w:bCs/>
          <w:color w:val="000000" w:themeColor="text1"/>
          <w:sz w:val="24"/>
          <w:szCs w:val="24"/>
          <w:lang w:val="es-ES"/>
        </w:rPr>
        <w:commentReference w:id="679"/>
      </w:r>
    </w:p>
    <w:p w14:paraId="0141E474" w14:textId="77777777" w:rsidR="00651AD4" w:rsidRDefault="00651AD4" w:rsidP="00AB2446">
      <w:pPr>
        <w:jc w:val="both"/>
        <w:rPr>
          <w:rFonts w:ascii="Arial Narrow" w:hAnsi="Arial Narrow"/>
          <w:bCs/>
          <w:sz w:val="22"/>
          <w:szCs w:val="22"/>
          <w:lang w:val="es-BO"/>
        </w:rPr>
      </w:pPr>
    </w:p>
    <w:p w14:paraId="0AE0DB0F" w14:textId="62033361" w:rsidR="00651AD4" w:rsidRDefault="0091709C" w:rsidP="00AB2446">
      <w:pPr>
        <w:jc w:val="both"/>
        <w:rPr>
          <w:rFonts w:ascii="Arial Narrow" w:hAnsi="Arial Narrow"/>
          <w:bCs/>
          <w:sz w:val="22"/>
          <w:szCs w:val="22"/>
          <w:lang w:val="es-BO"/>
        </w:rPr>
      </w:pPr>
      <w:r w:rsidRPr="0091709C">
        <w:rPr>
          <w:rFonts w:ascii="Arial Narrow" w:hAnsi="Arial Narrow"/>
          <w:bCs/>
          <w:sz w:val="22"/>
          <w:szCs w:val="22"/>
          <w:lang w:val="es-BO"/>
        </w:rPr>
        <w:t>Para los países de América Latina y el Caribe que buscan diseñar nuevos incentivos tributarios a la I+D+i</w:t>
      </w:r>
      <w:ins w:id="680" w:author="Stagno Izaguirre, Daniel Alejandro" w:date="2026-06-18T17:56:00Z" w16du:dateUtc="2026-06-18T22:56:00Z">
        <w:r w:rsidR="009923B7">
          <w:rPr>
            <w:rFonts w:ascii="Arial Narrow" w:hAnsi="Arial Narrow"/>
            <w:bCs/>
            <w:sz w:val="22"/>
            <w:szCs w:val="22"/>
            <w:lang w:val="es-BO"/>
          </w:rPr>
          <w:t>,</w:t>
        </w:r>
      </w:ins>
      <w:r w:rsidRPr="0091709C">
        <w:rPr>
          <w:rFonts w:ascii="Arial Narrow" w:hAnsi="Arial Narrow"/>
          <w:bCs/>
          <w:sz w:val="22"/>
          <w:szCs w:val="22"/>
          <w:lang w:val="es-BO"/>
        </w:rPr>
        <w:t xml:space="preserve"> </w:t>
      </w:r>
      <w:del w:id="681" w:author="Stagno Izaguirre, Daniel Alejandro" w:date="2026-06-18T17:56:00Z" w16du:dateUtc="2026-06-18T22:56:00Z">
        <w:r w:rsidRPr="0091709C" w:rsidDel="009923B7">
          <w:rPr>
            <w:rFonts w:ascii="Arial Narrow" w:hAnsi="Arial Narrow"/>
            <w:bCs/>
            <w:sz w:val="22"/>
            <w:szCs w:val="22"/>
            <w:lang w:val="es-BO"/>
          </w:rPr>
          <w:delText>o reestructurar</w:delText>
        </w:r>
      </w:del>
      <w:ins w:id="682" w:author="Stagno Izaguirre, Daniel Alejandro" w:date="2026-06-18T17:56:00Z" w16du:dateUtc="2026-06-18T22:56:00Z">
        <w:r w:rsidR="009923B7">
          <w:rPr>
            <w:rFonts w:ascii="Arial Narrow" w:hAnsi="Arial Narrow"/>
            <w:bCs/>
            <w:sz w:val="22"/>
            <w:szCs w:val="22"/>
            <w:lang w:val="es-BO"/>
          </w:rPr>
          <w:t>u optimizar el funcionamiento</w:t>
        </w:r>
      </w:ins>
      <w:r w:rsidRPr="0091709C">
        <w:rPr>
          <w:rFonts w:ascii="Arial Narrow" w:hAnsi="Arial Narrow"/>
          <w:bCs/>
          <w:sz w:val="22"/>
          <w:szCs w:val="22"/>
          <w:lang w:val="es-BO"/>
        </w:rPr>
        <w:t xml:space="preserve"> sus esquemas actuales, la </w:t>
      </w:r>
      <w:r w:rsidR="00651AD4" w:rsidRPr="00651AD4">
        <w:rPr>
          <w:rFonts w:ascii="Arial Narrow" w:hAnsi="Arial Narrow"/>
          <w:bCs/>
          <w:sz w:val="22"/>
          <w:szCs w:val="22"/>
          <w:lang w:val="es-BO"/>
        </w:rPr>
        <w:t>experiencia de los seis casos analizados sugiere que un buen diseño debe partir de una pregunta básica</w:t>
      </w:r>
      <w:commentRangeStart w:id="683"/>
      <w:commentRangeStart w:id="684"/>
      <w:r w:rsidR="00651AD4" w:rsidRPr="00651AD4">
        <w:rPr>
          <w:rFonts w:ascii="Arial Narrow" w:hAnsi="Arial Narrow"/>
          <w:bCs/>
          <w:sz w:val="22"/>
          <w:szCs w:val="22"/>
          <w:lang w:val="es-BO"/>
        </w:rPr>
        <w:t>: ¿se quiere premiar a las empresas que ya innovan o ampliar la base de empresas que invierten en I+D?</w:t>
      </w:r>
      <w:commentRangeEnd w:id="683"/>
      <w:r w:rsidR="00D00909" w:rsidRPr="00651AD4">
        <w:rPr>
          <w:rStyle w:val="CommentReference"/>
          <w:rFonts w:ascii="Arial Narrow" w:hAnsi="Arial Narrow"/>
          <w:bCs/>
          <w:sz w:val="22"/>
          <w:szCs w:val="22"/>
          <w:lang w:val="es-BO"/>
        </w:rPr>
        <w:commentReference w:id="683"/>
      </w:r>
      <w:commentRangeEnd w:id="684"/>
      <w:r w:rsidR="00013FD0" w:rsidRPr="00651AD4">
        <w:rPr>
          <w:rStyle w:val="CommentReference"/>
          <w:rFonts w:ascii="Arial Narrow" w:hAnsi="Arial Narrow"/>
          <w:bCs/>
          <w:sz w:val="22"/>
          <w:szCs w:val="22"/>
          <w:lang w:val="es-BO"/>
        </w:rPr>
        <w:commentReference w:id="684"/>
      </w:r>
      <w:r w:rsidR="00651AD4" w:rsidRPr="00651AD4">
        <w:rPr>
          <w:rFonts w:ascii="Arial Narrow" w:hAnsi="Arial Narrow"/>
          <w:bCs/>
          <w:sz w:val="22"/>
          <w:szCs w:val="22"/>
          <w:lang w:val="es-BO"/>
        </w:rPr>
        <w:t xml:space="preserve"> La respuesta a esa pregunta cambia por completo el diseño óptimo del instrumento.</w:t>
      </w:r>
    </w:p>
    <w:p w14:paraId="68B30CA3" w14:textId="77777777" w:rsidR="00953277" w:rsidRDefault="00953277" w:rsidP="00AB2446">
      <w:pPr>
        <w:jc w:val="both"/>
        <w:rPr>
          <w:rFonts w:ascii="Arial Narrow" w:hAnsi="Arial Narrow"/>
          <w:bCs/>
          <w:sz w:val="22"/>
          <w:szCs w:val="22"/>
          <w:lang w:val="es-BO"/>
        </w:rPr>
      </w:pPr>
    </w:p>
    <w:p w14:paraId="5A268FA7" w14:textId="1FCCB734" w:rsidR="00953277" w:rsidRDefault="00953277" w:rsidP="00AB2446">
      <w:pPr>
        <w:jc w:val="both"/>
        <w:rPr>
          <w:rFonts w:ascii="Arial Narrow" w:hAnsi="Arial Narrow"/>
          <w:bCs/>
          <w:sz w:val="22"/>
          <w:szCs w:val="22"/>
          <w:lang w:val="es-BO"/>
        </w:rPr>
      </w:pPr>
      <w:r w:rsidRPr="00953277">
        <w:rPr>
          <w:rFonts w:ascii="Arial Narrow" w:hAnsi="Arial Narrow"/>
          <w:bCs/>
          <w:sz w:val="22"/>
          <w:szCs w:val="22"/>
          <w:lang w:val="es-BO"/>
        </w:rPr>
        <w:t>Una primera recomendación es privilegiar esquemas basados en créditos tributarios antes que deducciones sobre la base imponible, especialmente en contextos donde predominan empresas medianas, pequeñas y jóvenes. Los créditos son más transparentes, más fáciles de comunicar y, sobre todo, menos dependientes del nivel de utilidades que las superdeducciones.</w:t>
      </w:r>
    </w:p>
    <w:p w14:paraId="2F64388D" w14:textId="77777777" w:rsidR="002E203D" w:rsidRDefault="002E203D" w:rsidP="00AB2446">
      <w:pPr>
        <w:jc w:val="both"/>
        <w:rPr>
          <w:rFonts w:ascii="Arial Narrow" w:hAnsi="Arial Narrow"/>
          <w:bCs/>
          <w:sz w:val="22"/>
          <w:szCs w:val="22"/>
          <w:lang w:val="es-BO"/>
        </w:rPr>
      </w:pPr>
    </w:p>
    <w:p w14:paraId="7C1065B9" w14:textId="7A423ED1" w:rsidR="002E203D" w:rsidRDefault="002E203D" w:rsidP="00AB2446">
      <w:pPr>
        <w:jc w:val="both"/>
        <w:rPr>
          <w:rFonts w:ascii="Arial Narrow" w:hAnsi="Arial Narrow"/>
          <w:bCs/>
          <w:sz w:val="22"/>
          <w:szCs w:val="22"/>
          <w:lang w:val="es-BO"/>
        </w:rPr>
      </w:pPr>
      <w:r w:rsidRPr="002E203D">
        <w:rPr>
          <w:rFonts w:ascii="Arial Narrow" w:hAnsi="Arial Narrow"/>
          <w:bCs/>
          <w:sz w:val="22"/>
          <w:szCs w:val="22"/>
          <w:lang w:val="es-BO"/>
        </w:rPr>
        <w:t>Una segunda recomendación es incorporar mecanismos explícitos para empresas con pérdidas, ya sea mediante reembolsabilidad parcial, arrastre amplio de créditos o esquemas equivalentes. Esta es probablemente una de las diferencias más importantes entre esquemas</w:t>
      </w:r>
      <w:commentRangeStart w:id="685"/>
      <w:r w:rsidRPr="002E203D">
        <w:rPr>
          <w:rFonts w:ascii="Arial Narrow" w:hAnsi="Arial Narrow"/>
          <w:bCs/>
          <w:sz w:val="22"/>
          <w:szCs w:val="22"/>
          <w:lang w:val="es-BO"/>
        </w:rPr>
        <w:t xml:space="preserve"> formales </w:t>
      </w:r>
      <w:commentRangeEnd w:id="685"/>
      <w:r w:rsidR="009F6E8D" w:rsidRPr="002E203D">
        <w:rPr>
          <w:rStyle w:val="CommentReference"/>
          <w:rFonts w:ascii="Arial Narrow" w:hAnsi="Arial Narrow"/>
          <w:bCs/>
          <w:sz w:val="22"/>
          <w:szCs w:val="22"/>
          <w:lang w:val="es-BO"/>
        </w:rPr>
        <w:commentReference w:id="685"/>
      </w:r>
      <w:r w:rsidRPr="002E203D">
        <w:rPr>
          <w:rFonts w:ascii="Arial Narrow" w:hAnsi="Arial Narrow"/>
          <w:bCs/>
          <w:sz w:val="22"/>
          <w:szCs w:val="22"/>
          <w:lang w:val="es-BO"/>
        </w:rPr>
        <w:t>y esquemas realmente inclusivos.</w:t>
      </w:r>
      <w:r w:rsidR="007D555A">
        <w:rPr>
          <w:rFonts w:ascii="Arial Narrow" w:hAnsi="Arial Narrow"/>
          <w:bCs/>
          <w:sz w:val="22"/>
          <w:szCs w:val="22"/>
          <w:lang w:val="es-BO"/>
        </w:rPr>
        <w:t xml:space="preserve"> </w:t>
      </w:r>
      <w:r w:rsidR="007D555A" w:rsidRPr="007D555A">
        <w:rPr>
          <w:rFonts w:ascii="Arial Narrow" w:hAnsi="Arial Narrow"/>
          <w:bCs/>
          <w:sz w:val="22"/>
          <w:szCs w:val="22"/>
          <w:lang w:val="es-BO"/>
        </w:rPr>
        <w:t xml:space="preserve">Para </w:t>
      </w:r>
      <w:del w:id="686" w:author="Stagno Izaguirre, Daniel Alejandro" w:date="2026-06-18T18:05:00Z" w16du:dateUtc="2026-06-18T23:05:00Z">
        <w:r w:rsidR="007D555A" w:rsidRPr="007D555A" w:rsidDel="009F6E8D">
          <w:rPr>
            <w:rFonts w:ascii="Arial Narrow" w:hAnsi="Arial Narrow"/>
            <w:bCs/>
            <w:sz w:val="22"/>
            <w:szCs w:val="22"/>
            <w:lang w:val="es-BO"/>
          </w:rPr>
          <w:delText>ALC</w:delText>
        </w:r>
      </w:del>
      <w:ins w:id="687" w:author="Stagno Izaguirre, Daniel Alejandro" w:date="2026-06-18T18:05:00Z" w16du:dateUtc="2026-06-18T23:05:00Z">
        <w:r w:rsidR="009F6E8D">
          <w:rPr>
            <w:rFonts w:ascii="Arial Narrow" w:hAnsi="Arial Narrow"/>
            <w:bCs/>
            <w:sz w:val="22"/>
            <w:szCs w:val="22"/>
            <w:lang w:val="es-BO"/>
          </w:rPr>
          <w:t>los países latinoamericanos</w:t>
        </w:r>
      </w:ins>
      <w:r w:rsidR="007D555A" w:rsidRPr="007D555A">
        <w:rPr>
          <w:rFonts w:ascii="Arial Narrow" w:hAnsi="Arial Narrow"/>
          <w:bCs/>
          <w:sz w:val="22"/>
          <w:szCs w:val="22"/>
          <w:lang w:val="es-BO"/>
        </w:rPr>
        <w:t>, donde buena parte del emprendimiento innovador ocurre en empresas con baja rentabilidad o utilidades volátiles, este elemento no es accesorio: puede definir si el instrumento apoya a empresas consolidadas o también habilita nuevas trayectorias de innovación.</w:t>
      </w:r>
    </w:p>
    <w:p w14:paraId="40FD1051" w14:textId="77777777" w:rsidR="00544FFE" w:rsidRDefault="00544FFE" w:rsidP="00AB2446">
      <w:pPr>
        <w:jc w:val="both"/>
        <w:rPr>
          <w:rFonts w:ascii="Arial Narrow" w:hAnsi="Arial Narrow"/>
          <w:bCs/>
          <w:sz w:val="22"/>
          <w:szCs w:val="22"/>
          <w:lang w:val="es-BO"/>
        </w:rPr>
      </w:pPr>
    </w:p>
    <w:p w14:paraId="75D2A902" w14:textId="37BF0AD4" w:rsidR="00544FFE" w:rsidRDefault="00544FFE" w:rsidP="00AB2446">
      <w:pPr>
        <w:jc w:val="both"/>
        <w:rPr>
          <w:rFonts w:ascii="Arial Narrow" w:hAnsi="Arial Narrow"/>
          <w:bCs/>
          <w:sz w:val="22"/>
          <w:szCs w:val="22"/>
          <w:lang w:val="es-BO"/>
        </w:rPr>
      </w:pPr>
      <w:commentRangeStart w:id="688"/>
      <w:r w:rsidRPr="00544FFE">
        <w:rPr>
          <w:rFonts w:ascii="Arial Narrow" w:hAnsi="Arial Narrow"/>
          <w:bCs/>
          <w:sz w:val="22"/>
          <w:szCs w:val="22"/>
          <w:lang w:val="es-BO"/>
        </w:rPr>
        <w:t>En tercer lugar, los nuevos esquemas deberían buscar un equilibrio entre simplicidad y adicionalidad.</w:t>
      </w:r>
      <w:r w:rsidR="001076FC">
        <w:rPr>
          <w:rFonts w:ascii="Arial Narrow" w:hAnsi="Arial Narrow"/>
          <w:bCs/>
          <w:sz w:val="22"/>
          <w:szCs w:val="22"/>
          <w:lang w:val="es-BO"/>
        </w:rPr>
        <w:t xml:space="preserve"> </w:t>
      </w:r>
      <w:commentRangeEnd w:id="688"/>
      <w:r w:rsidR="000B0A71">
        <w:rPr>
          <w:rStyle w:val="CommentReference"/>
          <w:rFonts w:ascii="Arial Narrow" w:hAnsi="Arial Narrow"/>
          <w:bCs/>
          <w:sz w:val="22"/>
          <w:szCs w:val="22"/>
          <w:lang w:val="es-BO"/>
        </w:rPr>
        <w:commentReference w:id="688"/>
      </w:r>
      <w:r w:rsidR="005560DB">
        <w:rPr>
          <w:rFonts w:ascii="Arial Narrow" w:hAnsi="Arial Narrow"/>
          <w:bCs/>
          <w:sz w:val="22"/>
          <w:szCs w:val="22"/>
          <w:lang w:val="es-BO"/>
        </w:rPr>
        <w:t>U</w:t>
      </w:r>
      <w:r w:rsidR="001076FC" w:rsidRPr="001076FC">
        <w:rPr>
          <w:rFonts w:ascii="Arial Narrow" w:hAnsi="Arial Narrow"/>
          <w:bCs/>
          <w:sz w:val="22"/>
          <w:szCs w:val="22"/>
          <w:lang w:val="es-BO"/>
        </w:rPr>
        <w:t>na buena alternativa puede ser un modelo híbrido sencillo, con un componente base relativamente claro y un componente incremental acotado</w:t>
      </w:r>
      <w:ins w:id="689" w:author="Stagno Izaguirre, Daniel Alejandro" w:date="2026-06-18T18:06:00Z" w16du:dateUtc="2026-06-18T23:06:00Z">
        <w:r w:rsidR="000B0A71">
          <w:rPr>
            <w:rFonts w:ascii="Arial Narrow" w:hAnsi="Arial Narrow"/>
            <w:bCs/>
            <w:sz w:val="22"/>
            <w:szCs w:val="22"/>
            <w:lang w:val="es-BO"/>
          </w:rPr>
          <w:t xml:space="preserve">. </w:t>
        </w:r>
        <w:r w:rsidR="000B0A71" w:rsidRPr="000B0A71">
          <w:rPr>
            <w:rFonts w:ascii="Arial Narrow" w:hAnsi="Arial Narrow"/>
            <w:bCs/>
            <w:sz w:val="22"/>
            <w:szCs w:val="22"/>
            <w:highlight w:val="yellow"/>
            <w:lang w:val="es-BO"/>
            <w:rPrChange w:id="690" w:author="Stagno Izaguirre, Daniel Alejandro" w:date="2026-06-18T18:06:00Z" w16du:dateUtc="2026-06-18T23:06:00Z">
              <w:rPr>
                <w:rFonts w:ascii="Arial Narrow" w:hAnsi="Arial Narrow"/>
                <w:bCs/>
                <w:sz w:val="22"/>
                <w:szCs w:val="22"/>
                <w:lang w:val="es-BO"/>
              </w:rPr>
            </w:rPrChange>
          </w:rPr>
          <w:t>Esto permitiría…</w:t>
        </w:r>
        <w:r w:rsidR="000B0A71">
          <w:rPr>
            <w:rFonts w:ascii="Arial Narrow" w:hAnsi="Arial Narrow"/>
            <w:bCs/>
            <w:sz w:val="22"/>
            <w:szCs w:val="22"/>
            <w:lang w:val="es-BO"/>
          </w:rPr>
          <w:t xml:space="preserve"> </w:t>
        </w:r>
      </w:ins>
      <w:del w:id="691" w:author="Stagno Izaguirre, Daniel Alejandro" w:date="2026-06-18T18:06:00Z" w16du:dateUtc="2026-06-18T23:06:00Z">
        <w:r w:rsidR="001076FC" w:rsidRPr="001076FC" w:rsidDel="000B0A71">
          <w:rPr>
            <w:rFonts w:ascii="Arial Narrow" w:hAnsi="Arial Narrow"/>
            <w:bCs/>
            <w:sz w:val="22"/>
            <w:szCs w:val="22"/>
            <w:lang w:val="es-BO"/>
          </w:rPr>
          <w:delText>,</w:delText>
        </w:r>
      </w:del>
      <w:r w:rsidR="001076FC" w:rsidRPr="001076FC">
        <w:rPr>
          <w:rFonts w:ascii="Arial Narrow" w:hAnsi="Arial Narrow"/>
          <w:bCs/>
          <w:sz w:val="22"/>
          <w:szCs w:val="22"/>
          <w:lang w:val="es-BO"/>
        </w:rPr>
        <w:t xml:space="preserve"> </w:t>
      </w:r>
      <w:ins w:id="692" w:author="Stagno Izaguirre, Daniel Alejandro" w:date="2026-06-18T18:06:00Z" w16du:dateUtc="2026-06-18T23:06:00Z">
        <w:r w:rsidR="000B0A71">
          <w:rPr>
            <w:rFonts w:ascii="Arial Narrow" w:hAnsi="Arial Narrow"/>
            <w:bCs/>
            <w:sz w:val="22"/>
            <w:szCs w:val="22"/>
            <w:lang w:val="es-BO"/>
          </w:rPr>
          <w:t xml:space="preserve">Los casos de </w:t>
        </w:r>
      </w:ins>
      <w:del w:id="693" w:author="Stagno Izaguirre, Daniel Alejandro" w:date="2026-06-18T18:06:00Z" w16du:dateUtc="2026-06-18T23:06:00Z">
        <w:r w:rsidR="001076FC" w:rsidRPr="001076FC" w:rsidDel="000B0A71">
          <w:rPr>
            <w:rFonts w:ascii="Arial Narrow" w:hAnsi="Arial Narrow"/>
            <w:bCs/>
            <w:sz w:val="22"/>
            <w:szCs w:val="22"/>
            <w:lang w:val="es-BO"/>
          </w:rPr>
          <w:delText xml:space="preserve">siguiendo las lecciones de </w:delText>
        </w:r>
      </w:del>
      <w:r w:rsidR="001076FC" w:rsidRPr="001076FC">
        <w:rPr>
          <w:rFonts w:ascii="Arial Narrow" w:hAnsi="Arial Narrow"/>
          <w:bCs/>
          <w:sz w:val="22"/>
          <w:szCs w:val="22"/>
          <w:lang w:val="es-BO"/>
        </w:rPr>
        <w:t>España y Portug</w:t>
      </w:r>
      <w:r w:rsidR="001C7DAD">
        <w:rPr>
          <w:rFonts w:ascii="Arial Narrow" w:hAnsi="Arial Narrow"/>
          <w:bCs/>
          <w:sz w:val="22"/>
          <w:szCs w:val="22"/>
          <w:lang w:val="es-BO"/>
        </w:rPr>
        <w:t>al</w:t>
      </w:r>
      <w:ins w:id="694" w:author="Stagno Izaguirre, Daniel Alejandro" w:date="2026-06-18T18:06:00Z" w16du:dateUtc="2026-06-18T23:06:00Z">
        <w:r w:rsidR="000B0A71">
          <w:rPr>
            <w:rFonts w:ascii="Arial Narrow" w:hAnsi="Arial Narrow"/>
            <w:bCs/>
            <w:sz w:val="22"/>
            <w:szCs w:val="22"/>
            <w:lang w:val="es-BO"/>
          </w:rPr>
          <w:t xml:space="preserve"> presentan ejemplos relevantes en este ámbito</w:t>
        </w:r>
      </w:ins>
      <w:r w:rsidR="001C7DAD">
        <w:rPr>
          <w:rFonts w:ascii="Arial Narrow" w:hAnsi="Arial Narrow"/>
          <w:bCs/>
          <w:sz w:val="22"/>
          <w:szCs w:val="22"/>
          <w:lang w:val="es-BO"/>
        </w:rPr>
        <w:t xml:space="preserve">. </w:t>
      </w:r>
    </w:p>
    <w:p w14:paraId="4485EC49" w14:textId="77777777" w:rsidR="00665BF4" w:rsidRDefault="00665BF4" w:rsidP="00AB2446">
      <w:pPr>
        <w:jc w:val="both"/>
        <w:rPr>
          <w:rFonts w:ascii="Arial Narrow" w:hAnsi="Arial Narrow"/>
          <w:bCs/>
          <w:sz w:val="22"/>
          <w:szCs w:val="22"/>
          <w:lang w:val="es-BO"/>
        </w:rPr>
      </w:pPr>
    </w:p>
    <w:p w14:paraId="38DE62F6" w14:textId="030C060A" w:rsidR="00665BF4" w:rsidRDefault="00665BF4" w:rsidP="00AB2446">
      <w:pPr>
        <w:jc w:val="both"/>
        <w:rPr>
          <w:rFonts w:ascii="Arial Narrow" w:hAnsi="Arial Narrow"/>
          <w:bCs/>
          <w:sz w:val="22"/>
          <w:szCs w:val="22"/>
          <w:lang w:val="es-BO"/>
        </w:rPr>
      </w:pPr>
      <w:r w:rsidRPr="00665BF4">
        <w:rPr>
          <w:rFonts w:ascii="Arial Narrow" w:hAnsi="Arial Narrow"/>
          <w:bCs/>
          <w:sz w:val="22"/>
          <w:szCs w:val="22"/>
          <w:lang w:val="es-BO"/>
        </w:rPr>
        <w:t>Una cuarta recomendación es definir con claridad el universo de actividades elegibles, pero evitando una visión excesivamente estrecha de la innovación. En todos los casos estudiados, la base conceptual principal sigue siendo el Manual de Frascati: investigación básica, aplicada y desarrollo experimental. Sin embargo, la evidencia de Colombia y España muestra que algunos países han ampliado parcialmente el alcance hacia innovación tecnológica, desarrollo tecnológico</w:t>
      </w:r>
      <w:r w:rsidR="009F78C8">
        <w:rPr>
          <w:rFonts w:ascii="Arial Narrow" w:hAnsi="Arial Narrow"/>
          <w:bCs/>
          <w:sz w:val="22"/>
          <w:szCs w:val="22"/>
          <w:lang w:val="es-BO"/>
        </w:rPr>
        <w:t xml:space="preserve">. </w:t>
      </w:r>
      <w:r w:rsidR="009F78C8" w:rsidRPr="009F78C8">
        <w:rPr>
          <w:rFonts w:ascii="Arial Narrow" w:hAnsi="Arial Narrow"/>
          <w:bCs/>
          <w:sz w:val="22"/>
          <w:szCs w:val="22"/>
          <w:lang w:val="es-BO"/>
        </w:rPr>
        <w:t>Para ALC, donde muchas firmas innovan más a través de adaptación, absorción tecnológica y mejoras de proceso que mediante I+D formal, podría ser razonable adoptar un esquema escalonado: un núcleo duro de incentivos para I+D estricta, complementado por instrumentos específicos para adopción tecnológica o innovación no basada en I+D</w:t>
      </w:r>
      <w:r w:rsidR="00EC42BE">
        <w:rPr>
          <w:rFonts w:ascii="Arial Narrow" w:hAnsi="Arial Narrow"/>
          <w:bCs/>
          <w:sz w:val="22"/>
          <w:szCs w:val="22"/>
          <w:lang w:val="es-BO"/>
        </w:rPr>
        <w:t>.</w:t>
      </w:r>
    </w:p>
    <w:p w14:paraId="4876AEAF" w14:textId="77777777" w:rsidR="00EC42BE" w:rsidRDefault="00EC42BE" w:rsidP="00AB2446">
      <w:pPr>
        <w:jc w:val="both"/>
        <w:rPr>
          <w:rFonts w:ascii="Arial Narrow" w:hAnsi="Arial Narrow"/>
          <w:bCs/>
          <w:sz w:val="22"/>
          <w:szCs w:val="22"/>
          <w:lang w:val="es-BO"/>
        </w:rPr>
      </w:pPr>
    </w:p>
    <w:p w14:paraId="1B3DF3C0" w14:textId="5FCC9B46" w:rsidR="00EC42BE" w:rsidRDefault="00EC42BE" w:rsidP="00AB2446">
      <w:pPr>
        <w:jc w:val="both"/>
        <w:rPr>
          <w:rFonts w:ascii="Arial Narrow" w:hAnsi="Arial Narrow"/>
          <w:bCs/>
          <w:sz w:val="22"/>
          <w:szCs w:val="22"/>
          <w:lang w:val="es-BO"/>
        </w:rPr>
      </w:pPr>
      <w:r w:rsidRPr="00EC42BE">
        <w:rPr>
          <w:rFonts w:ascii="Arial Narrow" w:hAnsi="Arial Narrow"/>
          <w:bCs/>
          <w:sz w:val="22"/>
          <w:szCs w:val="22"/>
          <w:lang w:val="es-BO"/>
        </w:rPr>
        <w:t xml:space="preserve">Una </w:t>
      </w:r>
      <w:r w:rsidR="00BB3371">
        <w:rPr>
          <w:rFonts w:ascii="Arial Narrow" w:hAnsi="Arial Narrow"/>
          <w:bCs/>
          <w:sz w:val="22"/>
          <w:szCs w:val="22"/>
          <w:lang w:val="es-BO"/>
        </w:rPr>
        <w:t>quinta</w:t>
      </w:r>
      <w:r w:rsidR="00315B91">
        <w:rPr>
          <w:rFonts w:ascii="Arial Narrow" w:hAnsi="Arial Narrow"/>
          <w:bCs/>
          <w:sz w:val="22"/>
          <w:szCs w:val="22"/>
          <w:lang w:val="es-BO"/>
        </w:rPr>
        <w:t xml:space="preserve"> </w:t>
      </w:r>
      <w:r w:rsidRPr="00EC42BE">
        <w:rPr>
          <w:rFonts w:ascii="Arial Narrow" w:hAnsi="Arial Narrow"/>
          <w:bCs/>
          <w:sz w:val="22"/>
          <w:szCs w:val="22"/>
          <w:lang w:val="es-BO"/>
        </w:rPr>
        <w:t>es introducir techos y límites de</w:t>
      </w:r>
      <w:commentRangeStart w:id="695"/>
      <w:r w:rsidRPr="00EC42BE">
        <w:rPr>
          <w:rFonts w:ascii="Arial Narrow" w:hAnsi="Arial Narrow"/>
          <w:bCs/>
          <w:sz w:val="22"/>
          <w:szCs w:val="22"/>
          <w:lang w:val="es-BO"/>
        </w:rPr>
        <w:t xml:space="preserve"> manera inteligente</w:t>
      </w:r>
      <w:commentRangeEnd w:id="695"/>
      <w:r w:rsidR="00AC1E47">
        <w:rPr>
          <w:rStyle w:val="CommentReference"/>
          <w:rFonts w:ascii="Arial Narrow" w:hAnsi="Arial Narrow"/>
          <w:bCs/>
          <w:sz w:val="22"/>
          <w:szCs w:val="22"/>
          <w:lang w:val="es-BO"/>
        </w:rPr>
        <w:commentReference w:id="695"/>
      </w:r>
      <w:r w:rsidR="00BB3371">
        <w:rPr>
          <w:rFonts w:ascii="Arial Narrow" w:hAnsi="Arial Narrow"/>
          <w:bCs/>
          <w:sz w:val="22"/>
          <w:szCs w:val="22"/>
          <w:lang w:val="es-BO"/>
        </w:rPr>
        <w:t xml:space="preserve">. </w:t>
      </w:r>
      <w:r w:rsidR="00BB3371" w:rsidRPr="00BB3371">
        <w:rPr>
          <w:rFonts w:ascii="Arial Narrow" w:hAnsi="Arial Narrow"/>
          <w:bCs/>
          <w:sz w:val="22"/>
          <w:szCs w:val="22"/>
          <w:lang w:val="es-BO"/>
        </w:rPr>
        <w:t>Para países de ALC con espacio fiscal limitado, puede ser más prudente comenzar con topes monetarios, techos por contribuyente o límites vinculados al tamaño de la empresa, antes que abrir esquemas totalmente ilimitados. La clave es que estos límites no destruyan previsibilidad: un incentivo muy generoso, pero altamente incierto o administrativamente congestionado, tiende a ser menos efectivo que uno algo más modesto pero estable y creíble.</w:t>
      </w:r>
    </w:p>
    <w:p w14:paraId="4B0F54B1" w14:textId="77777777" w:rsidR="00AB2446" w:rsidRDefault="00AB2446" w:rsidP="00AB2446">
      <w:pPr>
        <w:jc w:val="both"/>
        <w:rPr>
          <w:rFonts w:ascii="Arial Narrow" w:hAnsi="Arial Narrow"/>
          <w:bCs/>
          <w:sz w:val="22"/>
          <w:szCs w:val="22"/>
          <w:lang w:val="es-BO"/>
        </w:rPr>
      </w:pPr>
    </w:p>
    <w:p w14:paraId="40D106C2" w14:textId="65499B90" w:rsidR="00276125" w:rsidRPr="00276125" w:rsidRDefault="00276125" w:rsidP="00AB2446">
      <w:pPr>
        <w:jc w:val="both"/>
        <w:rPr>
          <w:rFonts w:ascii="Arial Narrow" w:hAnsi="Arial Narrow"/>
          <w:bCs/>
          <w:sz w:val="22"/>
          <w:szCs w:val="22"/>
          <w:lang w:val="es-BO"/>
        </w:rPr>
      </w:pPr>
      <w:commentRangeStart w:id="696"/>
      <w:r w:rsidRPr="00276125">
        <w:rPr>
          <w:rFonts w:ascii="Arial Narrow" w:hAnsi="Arial Narrow"/>
          <w:bCs/>
          <w:sz w:val="22"/>
          <w:szCs w:val="22"/>
          <w:lang w:val="es-BO"/>
        </w:rPr>
        <w:t>Una séptima y última recomendación es usar el incentivo tributario como parte de un policy mix y no como instrumento aislado</w:t>
      </w:r>
      <w:r>
        <w:rPr>
          <w:rFonts w:ascii="Arial Narrow" w:hAnsi="Arial Narrow"/>
          <w:bCs/>
          <w:sz w:val="22"/>
          <w:szCs w:val="22"/>
          <w:lang w:val="es-BO"/>
        </w:rPr>
        <w:t xml:space="preserve">. </w:t>
      </w:r>
      <w:r w:rsidR="006C6AFB">
        <w:rPr>
          <w:rFonts w:ascii="Arial Narrow" w:hAnsi="Arial Narrow"/>
          <w:bCs/>
          <w:sz w:val="22"/>
          <w:szCs w:val="22"/>
          <w:lang w:val="es-BO"/>
        </w:rPr>
        <w:t>E</w:t>
      </w:r>
      <w:r w:rsidR="006C6AFB" w:rsidRPr="006C6AFB">
        <w:rPr>
          <w:rFonts w:ascii="Arial Narrow" w:hAnsi="Arial Narrow"/>
          <w:bCs/>
          <w:sz w:val="22"/>
          <w:szCs w:val="22"/>
          <w:lang w:val="es-BO"/>
        </w:rPr>
        <w:t>sto es especialmente importante en ALC, donde muchas empresas no tienen todavía capacidades suficientes para formular y ejecutar proyectos de I+D elegibles. En estos contextos, el incentivo tributario puede ser muy útil para firmas medianamente sofisticadas, pero necesita convivir con instrumentos más directos para pymes, adopción tecnológica y formación de capacidades.</w:t>
      </w:r>
      <w:commentRangeEnd w:id="696"/>
      <w:r w:rsidR="00B12ECC" w:rsidRPr="00276125">
        <w:rPr>
          <w:rStyle w:val="CommentReference"/>
          <w:rFonts w:ascii="Arial Narrow" w:hAnsi="Arial Narrow"/>
          <w:bCs/>
          <w:sz w:val="22"/>
          <w:szCs w:val="22"/>
          <w:lang w:val="es-BO"/>
        </w:rPr>
        <w:commentReference w:id="696"/>
      </w:r>
    </w:p>
    <w:p w14:paraId="68E01E7B" w14:textId="77777777" w:rsidR="000A1E09" w:rsidRDefault="000A1E09" w:rsidP="00BA6136">
      <w:pPr>
        <w:jc w:val="both"/>
        <w:rPr>
          <w:ins w:id="697" w:author="Stagno Izaguirre, Daniel Alejandro" w:date="2026-06-18T18:13:00Z" w16du:dateUtc="2026-06-18T23:13:00Z"/>
          <w:rFonts w:ascii="Arial Narrow" w:hAnsi="Arial Narrow"/>
          <w:b/>
          <w:sz w:val="22"/>
          <w:szCs w:val="22"/>
          <w:lang w:val="es-BO"/>
        </w:rPr>
      </w:pPr>
    </w:p>
    <w:p w14:paraId="30AEBF79" w14:textId="204B9E38" w:rsidR="00B12ECC" w:rsidRDefault="00B12ECC" w:rsidP="00BA6136">
      <w:pPr>
        <w:jc w:val="both"/>
        <w:rPr>
          <w:rFonts w:ascii="Arial Narrow" w:hAnsi="Arial Narrow"/>
          <w:b/>
          <w:sz w:val="22"/>
          <w:szCs w:val="22"/>
          <w:lang w:val="es-BO"/>
        </w:rPr>
      </w:pPr>
    </w:p>
    <w:p w14:paraId="4B4E50B6" w14:textId="03B00E8C" w:rsidR="002140AB" w:rsidRDefault="002140AB">
      <w:pPr>
        <w:rPr>
          <w:rFonts w:ascii="Arial Narrow" w:hAnsi="Arial Narrow"/>
          <w:b/>
          <w:sz w:val="22"/>
          <w:szCs w:val="22"/>
          <w:lang w:val="es-BO"/>
        </w:rPr>
      </w:pPr>
      <w:r>
        <w:rPr>
          <w:rFonts w:ascii="Arial Narrow" w:hAnsi="Arial Narrow"/>
          <w:b/>
          <w:sz w:val="22"/>
          <w:szCs w:val="22"/>
          <w:lang w:val="es-BO"/>
        </w:rPr>
        <w:br w:type="page"/>
      </w:r>
    </w:p>
    <w:p w14:paraId="142ABC19" w14:textId="77777777" w:rsidR="000A1E09" w:rsidRDefault="000A1E09" w:rsidP="00BA6136">
      <w:pPr>
        <w:jc w:val="both"/>
        <w:rPr>
          <w:rFonts w:ascii="Arial Narrow" w:hAnsi="Arial Narrow"/>
          <w:b/>
          <w:sz w:val="22"/>
          <w:szCs w:val="22"/>
          <w:lang w:val="es-BO"/>
        </w:rPr>
      </w:pPr>
    </w:p>
    <w:p w14:paraId="423D9872" w14:textId="70589A9D" w:rsidR="001865E4" w:rsidRPr="008D1E4F" w:rsidRDefault="008B2D79" w:rsidP="008D1E4F">
      <w:pPr>
        <w:pStyle w:val="Heading2"/>
        <w:rPr>
          <w:rFonts w:ascii="Arial Narrow" w:hAnsi="Arial Narrow"/>
          <w:b/>
          <w:bCs/>
          <w:color w:val="auto"/>
          <w:lang w:val="es-419"/>
        </w:rPr>
      </w:pPr>
      <w:r>
        <w:rPr>
          <w:rFonts w:ascii="Arial Narrow" w:hAnsi="Arial Narrow"/>
          <w:b/>
          <w:bCs/>
          <w:color w:val="auto"/>
          <w:lang w:val="es-419"/>
        </w:rPr>
        <w:t xml:space="preserve">Cap. 2 </w:t>
      </w:r>
      <w:ins w:id="698" w:author="Stagno Izaguirre, Daniel Alejandro" w:date="2026-06-19T12:23:00Z" w16du:dateUtc="2026-06-19T17:23:00Z">
        <w:r w:rsidR="00922BEE">
          <w:rPr>
            <w:rFonts w:ascii="Arial Narrow" w:hAnsi="Arial Narrow"/>
            <w:b/>
            <w:bCs/>
            <w:color w:val="auto"/>
            <w:lang w:val="es-419"/>
          </w:rPr>
          <w:t>De</w:t>
        </w:r>
      </w:ins>
      <w:ins w:id="699" w:author="Stagno Izaguirre, Daniel Alejandro" w:date="2026-06-19T12:24:00Z" w16du:dateUtc="2026-06-19T17:24:00Z">
        <w:r w:rsidR="00922BEE">
          <w:rPr>
            <w:rFonts w:ascii="Arial Narrow" w:hAnsi="Arial Narrow"/>
            <w:b/>
            <w:bCs/>
            <w:color w:val="auto"/>
            <w:lang w:val="es-419"/>
          </w:rPr>
          <w:t xml:space="preserve">l diseño a la práctica: </w:t>
        </w:r>
      </w:ins>
      <w:del w:id="700" w:author="Stagno Izaguirre, Daniel Alejandro" w:date="2026-06-19T12:24:00Z" w16du:dateUtc="2026-06-19T17:24:00Z">
        <w:r w:rsidR="001865E4" w:rsidRPr="008D1E4F" w:rsidDel="00613960">
          <w:rPr>
            <w:rFonts w:ascii="Arial Narrow" w:hAnsi="Arial Narrow"/>
            <w:b/>
            <w:bCs/>
            <w:color w:val="auto"/>
            <w:lang w:val="es-419"/>
          </w:rPr>
          <w:delText>Incentivos tributarios de CTI en la práctica: lecciones de su implementación</w:delText>
        </w:r>
      </w:del>
      <w:ins w:id="701" w:author="Stagno Izaguirre, Daniel Alejandro" w:date="2026-06-19T12:24:00Z" w16du:dateUtc="2026-06-19T17:24:00Z">
        <w:r w:rsidR="00613960">
          <w:rPr>
            <w:rFonts w:ascii="Arial Narrow" w:hAnsi="Arial Narrow"/>
            <w:b/>
            <w:bCs/>
            <w:color w:val="auto"/>
            <w:lang w:val="es-419"/>
          </w:rPr>
          <w:t>implementación de los incentivos fiscales para la CTI</w:t>
        </w:r>
      </w:ins>
      <w:r w:rsidR="001865E4" w:rsidRPr="008D1E4F">
        <w:rPr>
          <w:rFonts w:ascii="Arial Narrow" w:hAnsi="Arial Narrow"/>
          <w:b/>
          <w:bCs/>
          <w:color w:val="auto"/>
          <w:lang w:val="es-419"/>
        </w:rPr>
        <w:t xml:space="preserve"> en </w:t>
      </w:r>
      <w:del w:id="702" w:author="Stagno Izaguirre, Daniel Alejandro" w:date="2026-06-19T12:24:00Z" w16du:dateUtc="2026-06-19T17:24:00Z">
        <w:r w:rsidR="001865E4" w:rsidRPr="008D1E4F" w:rsidDel="00613960">
          <w:rPr>
            <w:rFonts w:ascii="Arial Narrow" w:hAnsi="Arial Narrow"/>
            <w:b/>
            <w:bCs/>
            <w:color w:val="auto"/>
            <w:lang w:val="es-419"/>
          </w:rPr>
          <w:delText xml:space="preserve">LAC </w:delText>
        </w:r>
      </w:del>
      <w:ins w:id="703" w:author="Stagno Izaguirre, Daniel Alejandro" w:date="2026-06-19T12:24:00Z" w16du:dateUtc="2026-06-19T17:24:00Z">
        <w:r w:rsidR="00613960">
          <w:rPr>
            <w:rFonts w:ascii="Arial Narrow" w:hAnsi="Arial Narrow"/>
            <w:b/>
            <w:bCs/>
            <w:color w:val="auto"/>
            <w:lang w:val="es-419"/>
          </w:rPr>
          <w:t>América Latina</w:t>
        </w:r>
        <w:r w:rsidR="00613960" w:rsidRPr="008D1E4F">
          <w:rPr>
            <w:rFonts w:ascii="Arial Narrow" w:hAnsi="Arial Narrow"/>
            <w:b/>
            <w:bCs/>
            <w:color w:val="auto"/>
            <w:lang w:val="es-419"/>
          </w:rPr>
          <w:t xml:space="preserve"> </w:t>
        </w:r>
      </w:ins>
      <w:r w:rsidR="001865E4" w:rsidRPr="008D1E4F">
        <w:rPr>
          <w:rFonts w:ascii="Arial Narrow" w:hAnsi="Arial Narrow"/>
          <w:b/>
          <w:bCs/>
          <w:color w:val="auto"/>
          <w:lang w:val="es-419"/>
        </w:rPr>
        <w:t>y Europa</w:t>
      </w:r>
    </w:p>
    <w:p w14:paraId="65ECA332" w14:textId="77777777" w:rsidR="001865E4" w:rsidRDefault="001865E4" w:rsidP="00262D60">
      <w:pPr>
        <w:jc w:val="both"/>
        <w:rPr>
          <w:rFonts w:ascii="Arial Narrow" w:hAnsi="Arial Narrow" w:cs="Arial"/>
          <w:sz w:val="22"/>
          <w:szCs w:val="22"/>
          <w:lang w:val="es-419"/>
        </w:rPr>
      </w:pPr>
    </w:p>
    <w:p w14:paraId="7A2D080C" w14:textId="5F6350E6" w:rsidR="006A4084" w:rsidRPr="009A7B50" w:rsidRDefault="006A4084" w:rsidP="00930BCF">
      <w:pPr>
        <w:jc w:val="both"/>
        <w:rPr>
          <w:rFonts w:ascii="Arial Narrow" w:eastAsiaTheme="majorEastAsia" w:hAnsi="Arial Narrow" w:cstheme="majorBidi"/>
          <w:sz w:val="22"/>
          <w:szCs w:val="22"/>
          <w:lang w:val="es-419"/>
        </w:rPr>
        <w:pPrChange w:id="704" w:author="Stagno Izaguirre, Daniel Alejandro" w:date="2026-06-19T12:24:00Z" w16du:dateUtc="2026-06-19T17:24:00Z">
          <w:pPr/>
        </w:pPrChange>
      </w:pPr>
      <w:r w:rsidRPr="009A7B50">
        <w:rPr>
          <w:rFonts w:ascii="Arial Narrow" w:eastAsiaTheme="majorEastAsia" w:hAnsi="Arial Narrow" w:cstheme="majorBidi"/>
          <w:sz w:val="22"/>
          <w:szCs w:val="22"/>
          <w:lang w:val="es-419"/>
        </w:rPr>
        <w:t xml:space="preserve">El capítulo anterior analizó los fundamentos conceptuales y el diseño de los incentivos tributarios </w:t>
      </w:r>
      <w:ins w:id="705" w:author="Stagno Izaguirre, Daniel Alejandro" w:date="2026-06-19T12:13:00Z" w16du:dateUtc="2026-06-19T17:13:00Z">
        <w:r w:rsidR="009F4B48">
          <w:rPr>
            <w:rFonts w:ascii="Arial Narrow" w:eastAsiaTheme="majorEastAsia" w:hAnsi="Arial Narrow" w:cstheme="majorBidi"/>
            <w:sz w:val="22"/>
            <w:szCs w:val="22"/>
            <w:lang w:val="es-419"/>
          </w:rPr>
          <w:t>para l</w:t>
        </w:r>
      </w:ins>
      <w:r w:rsidRPr="009A7B50">
        <w:rPr>
          <w:rFonts w:ascii="Arial Narrow" w:eastAsiaTheme="majorEastAsia" w:hAnsi="Arial Narrow" w:cstheme="majorBidi"/>
          <w:sz w:val="22"/>
          <w:szCs w:val="22"/>
          <w:lang w:val="es-419"/>
        </w:rPr>
        <w:t>a CTI, destacando sus principales modalidades, racionalidad económica y tendencias internacionales. Sin embargo, la efectividad de estos instrumentos no depende únicamente de su diseño, sino, de manera crítica, de cómo se implementan en la práctica, cómo se gestionan institucionalmente y cómo se monitorean y evalúan sus resultados.</w:t>
      </w:r>
    </w:p>
    <w:p w14:paraId="0702C767" w14:textId="77777777" w:rsidR="009A7B50" w:rsidRDefault="009A7B50" w:rsidP="00930BCF">
      <w:pPr>
        <w:jc w:val="both"/>
        <w:rPr>
          <w:lang w:val="es-419"/>
        </w:rPr>
        <w:pPrChange w:id="706" w:author="Stagno Izaguirre, Daniel Alejandro" w:date="2026-06-19T12:24:00Z" w16du:dateUtc="2026-06-19T17:24:00Z">
          <w:pPr/>
        </w:pPrChange>
      </w:pPr>
    </w:p>
    <w:p w14:paraId="4372E810" w14:textId="159818F9" w:rsidR="006A4084" w:rsidRPr="009A7B50" w:rsidRDefault="006A4084" w:rsidP="00930BCF">
      <w:pPr>
        <w:jc w:val="both"/>
        <w:rPr>
          <w:rFonts w:ascii="Arial Narrow" w:eastAsiaTheme="majorEastAsia" w:hAnsi="Arial Narrow" w:cstheme="majorBidi"/>
          <w:sz w:val="22"/>
          <w:szCs w:val="22"/>
          <w:lang w:val="es-419"/>
        </w:rPr>
        <w:pPrChange w:id="707" w:author="Stagno Izaguirre, Daniel Alejandro" w:date="2026-06-19T12:24:00Z" w16du:dateUtc="2026-06-19T17:24:00Z">
          <w:pPr/>
        </w:pPrChange>
      </w:pPr>
      <w:r w:rsidRPr="009A7B50">
        <w:rPr>
          <w:rFonts w:ascii="Arial Narrow" w:eastAsiaTheme="majorEastAsia" w:hAnsi="Arial Narrow" w:cstheme="majorBidi"/>
          <w:sz w:val="22"/>
          <w:szCs w:val="22"/>
          <w:lang w:val="es-419"/>
        </w:rPr>
        <w:t>Este capítulo aborda precisamente esa dimensión operativa, a partir de un análisis comparativo de seis estudios de caso —Francia, España y Portugal en Europa, y Chile, Colombia y Brasil en América Latina— complementado con evidencia de la literatura internacional. El objetivo es identificar patrones comunes, diferencias estructurales y lecciones de política en torno a la gobernanza, los mecanismos de acceso, los sistemas de monitoreo y evaluación, y los resultados observados de estos instrumentos.</w:t>
      </w:r>
    </w:p>
    <w:p w14:paraId="2A3D8B2D" w14:textId="77777777" w:rsidR="006A4084" w:rsidRPr="00B85F74" w:rsidRDefault="006A4084" w:rsidP="00930BCF">
      <w:pPr>
        <w:jc w:val="both"/>
        <w:rPr>
          <w:lang w:val="es-419"/>
        </w:rPr>
        <w:pPrChange w:id="708" w:author="Stagno Izaguirre, Daniel Alejandro" w:date="2026-06-19T12:24:00Z" w16du:dateUtc="2026-06-19T17:24:00Z">
          <w:pPr/>
        </w:pPrChange>
      </w:pPr>
    </w:p>
    <w:p w14:paraId="38596C52" w14:textId="78CDA066" w:rsidR="00574401" w:rsidRPr="009A7B50" w:rsidDel="00EC7C22" w:rsidRDefault="006A4084" w:rsidP="00930BCF">
      <w:pPr>
        <w:jc w:val="both"/>
        <w:rPr>
          <w:del w:id="709" w:author="Stagno Izaguirre, Daniel Alejandro" w:date="2026-06-19T12:28:00Z" w16du:dateUtc="2026-06-19T17:28:00Z"/>
          <w:rFonts w:ascii="Arial Narrow" w:eastAsiaTheme="majorEastAsia" w:hAnsi="Arial Narrow" w:cstheme="majorBidi"/>
          <w:sz w:val="22"/>
          <w:szCs w:val="22"/>
          <w:lang w:val="es-419"/>
        </w:rPr>
        <w:pPrChange w:id="710" w:author="Stagno Izaguirre, Daniel Alejandro" w:date="2026-06-19T12:24:00Z" w16du:dateUtc="2026-06-19T17:24:00Z">
          <w:pPr/>
        </w:pPrChange>
      </w:pPr>
      <w:r w:rsidRPr="009A7B50">
        <w:rPr>
          <w:rFonts w:ascii="Arial Narrow" w:eastAsiaTheme="majorEastAsia" w:hAnsi="Arial Narrow" w:cstheme="majorBidi"/>
          <w:sz w:val="22"/>
          <w:szCs w:val="22"/>
          <w:lang w:val="es-419"/>
        </w:rPr>
        <w:t>En particular, el capítulo busca responder tres preguntas centrales: (i) ¿cómo se organizan institucionalmente los sistemas de incentivos tributarios a la CTI?, (ii) ¿qué mecanismos utilizan los países para asignar, controlar y evaluar estos beneficios?, y (iii) ¿qué lecciones pueden derivarse para mejorar su efectividad, especialmente en</w:t>
      </w:r>
      <w:r w:rsidR="00CC59CC" w:rsidRPr="009A7B50">
        <w:rPr>
          <w:rFonts w:ascii="Arial Narrow" w:eastAsiaTheme="majorEastAsia" w:hAnsi="Arial Narrow" w:cstheme="majorBidi"/>
          <w:sz w:val="22"/>
          <w:szCs w:val="22"/>
          <w:lang w:val="es-419"/>
        </w:rPr>
        <w:t xml:space="preserve"> el</w:t>
      </w:r>
      <w:r w:rsidRPr="009A7B50">
        <w:rPr>
          <w:rFonts w:ascii="Arial Narrow" w:eastAsiaTheme="majorEastAsia" w:hAnsi="Arial Narrow" w:cstheme="majorBidi"/>
          <w:sz w:val="22"/>
          <w:szCs w:val="22"/>
          <w:lang w:val="es-419"/>
        </w:rPr>
        <w:t xml:space="preserve"> contexto de </w:t>
      </w:r>
      <w:r w:rsidR="00CC59CC" w:rsidRPr="009A7B50">
        <w:rPr>
          <w:rFonts w:ascii="Arial Narrow" w:eastAsiaTheme="majorEastAsia" w:hAnsi="Arial Narrow" w:cstheme="majorBidi"/>
          <w:sz w:val="22"/>
          <w:szCs w:val="22"/>
          <w:lang w:val="es-419"/>
        </w:rPr>
        <w:t>ALC</w:t>
      </w:r>
      <w:r w:rsidRPr="009A7B50">
        <w:rPr>
          <w:rFonts w:ascii="Arial Narrow" w:eastAsiaTheme="majorEastAsia" w:hAnsi="Arial Narrow" w:cstheme="majorBidi"/>
          <w:sz w:val="22"/>
          <w:szCs w:val="22"/>
          <w:lang w:val="es-419"/>
        </w:rPr>
        <w:t>?</w:t>
      </w:r>
      <w:r w:rsidR="00574401" w:rsidRPr="009A7B50">
        <w:rPr>
          <w:rFonts w:ascii="Arial Narrow" w:eastAsiaTheme="majorEastAsia" w:hAnsi="Arial Narrow" w:cstheme="majorBidi"/>
          <w:sz w:val="22"/>
          <w:szCs w:val="22"/>
          <w:lang w:val="es-419"/>
        </w:rPr>
        <w:t>.</w:t>
      </w:r>
      <w:ins w:id="711" w:author="Stagno Izaguirre, Daniel Alejandro" w:date="2026-06-19T12:28:00Z" w16du:dateUtc="2026-06-19T17:28:00Z">
        <w:r w:rsidR="00EC7C22">
          <w:rPr>
            <w:rFonts w:ascii="Arial Narrow" w:eastAsiaTheme="majorEastAsia" w:hAnsi="Arial Narrow" w:cstheme="majorBidi"/>
            <w:sz w:val="22"/>
            <w:szCs w:val="22"/>
            <w:lang w:val="es-419"/>
          </w:rPr>
          <w:t xml:space="preserve"> </w:t>
        </w:r>
      </w:ins>
    </w:p>
    <w:p w14:paraId="03736BCC" w14:textId="77777777" w:rsidR="00574401" w:rsidRPr="009A7B50" w:rsidDel="00EC7C22" w:rsidRDefault="00574401" w:rsidP="00930BCF">
      <w:pPr>
        <w:jc w:val="both"/>
        <w:rPr>
          <w:del w:id="712" w:author="Stagno Izaguirre, Daniel Alejandro" w:date="2026-06-19T12:28:00Z" w16du:dateUtc="2026-06-19T17:28:00Z"/>
          <w:rFonts w:ascii="Arial Narrow" w:eastAsiaTheme="majorEastAsia" w:hAnsi="Arial Narrow" w:cstheme="majorBidi"/>
          <w:sz w:val="22"/>
          <w:szCs w:val="22"/>
          <w:lang w:val="es-419"/>
        </w:rPr>
        <w:pPrChange w:id="713" w:author="Stagno Izaguirre, Daniel Alejandro" w:date="2026-06-19T12:24:00Z" w16du:dateUtc="2026-06-19T17:24:00Z">
          <w:pPr/>
        </w:pPrChange>
      </w:pPr>
    </w:p>
    <w:p w14:paraId="2502C30F" w14:textId="530784D0" w:rsidR="006A4084" w:rsidRPr="009A7B50" w:rsidRDefault="006A4084" w:rsidP="00930BCF">
      <w:pPr>
        <w:jc w:val="both"/>
        <w:rPr>
          <w:rFonts w:ascii="Arial Narrow" w:eastAsiaTheme="majorEastAsia" w:hAnsi="Arial Narrow" w:cstheme="majorBidi"/>
          <w:sz w:val="22"/>
          <w:szCs w:val="22"/>
          <w:lang w:val="es-419"/>
        </w:rPr>
        <w:pPrChange w:id="714" w:author="Stagno Izaguirre, Daniel Alejandro" w:date="2026-06-19T12:24:00Z" w16du:dateUtc="2026-06-19T17:24:00Z">
          <w:pPr/>
        </w:pPrChange>
      </w:pPr>
      <w:r w:rsidRPr="009A7B50">
        <w:rPr>
          <w:rFonts w:ascii="Arial Narrow" w:eastAsiaTheme="majorEastAsia" w:hAnsi="Arial Narrow" w:cstheme="majorBidi"/>
          <w:sz w:val="22"/>
          <w:szCs w:val="22"/>
          <w:lang w:val="es-419"/>
        </w:rPr>
        <w:t xml:space="preserve">Sobre esta base, el capítulo se estructura en seis secciones. La primera examina la gobernanza y las entidades responsables; la segunda analiza los mecanismos de acceso y </w:t>
      </w:r>
      <w:r w:rsidR="002555EA" w:rsidRPr="009A7B50">
        <w:rPr>
          <w:rFonts w:ascii="Arial Narrow" w:eastAsiaTheme="majorEastAsia" w:hAnsi="Arial Narrow" w:cstheme="majorBidi"/>
          <w:sz w:val="22"/>
          <w:szCs w:val="22"/>
          <w:lang w:val="es-419"/>
        </w:rPr>
        <w:t>otorgación</w:t>
      </w:r>
      <w:r w:rsidRPr="009A7B50">
        <w:rPr>
          <w:rFonts w:ascii="Arial Narrow" w:eastAsiaTheme="majorEastAsia" w:hAnsi="Arial Narrow" w:cstheme="majorBidi"/>
          <w:sz w:val="22"/>
          <w:szCs w:val="22"/>
          <w:lang w:val="es-419"/>
        </w:rPr>
        <w:t xml:space="preserve">; la tercera aborda los sistemas de monitoreo y evaluación; la cuarta presenta evidencia sobre el uso y resultados del instrumento; la quinta discute capacidades, desafíos y limitaciones; y la sexta sintetiza conclusiones y recomendaciones </w:t>
      </w:r>
      <w:del w:id="715" w:author="Stagno Izaguirre, Daniel Alejandro" w:date="2026-06-19T12:28:00Z" w16du:dateUtc="2026-06-19T17:28:00Z">
        <w:r w:rsidRPr="009A7B50" w:rsidDel="00EC7C22">
          <w:rPr>
            <w:rFonts w:ascii="Arial Narrow" w:eastAsiaTheme="majorEastAsia" w:hAnsi="Arial Narrow" w:cstheme="majorBidi"/>
            <w:sz w:val="22"/>
            <w:szCs w:val="22"/>
            <w:lang w:val="es-419"/>
          </w:rPr>
          <w:delText>de política</w:delText>
        </w:r>
      </w:del>
      <w:ins w:id="716" w:author="Stagno Izaguirre, Daniel Alejandro" w:date="2026-06-19T12:28:00Z" w16du:dateUtc="2026-06-19T17:28:00Z">
        <w:r w:rsidR="00EC7C22">
          <w:rPr>
            <w:rFonts w:ascii="Arial Narrow" w:eastAsiaTheme="majorEastAsia" w:hAnsi="Arial Narrow" w:cstheme="majorBidi"/>
            <w:sz w:val="22"/>
            <w:szCs w:val="22"/>
            <w:lang w:val="es-419"/>
          </w:rPr>
          <w:t>para el diseño y operación de mecanismos de incentivos fiscales para la CTI</w:t>
        </w:r>
      </w:ins>
      <w:r w:rsidRPr="009A7B50">
        <w:rPr>
          <w:rFonts w:ascii="Arial Narrow" w:eastAsiaTheme="majorEastAsia" w:hAnsi="Arial Narrow" w:cstheme="majorBidi"/>
          <w:sz w:val="22"/>
          <w:szCs w:val="22"/>
          <w:lang w:val="es-419"/>
        </w:rPr>
        <w:t>, con énfasis en su relevancia para América Latina y el Caribe.</w:t>
      </w:r>
    </w:p>
    <w:p w14:paraId="3FE5812A" w14:textId="77777777" w:rsidR="006A4084" w:rsidRDefault="006A4084" w:rsidP="000A3406">
      <w:pPr>
        <w:rPr>
          <w:lang w:val="es-419"/>
        </w:rPr>
      </w:pPr>
    </w:p>
    <w:p w14:paraId="21545D61" w14:textId="5DBEAA51" w:rsidR="006A4084" w:rsidRPr="000A3406" w:rsidRDefault="006B6D22" w:rsidP="000A3406">
      <w:pPr>
        <w:pStyle w:val="Heading3"/>
        <w:rPr>
          <w:rFonts w:ascii="Arial Narrow" w:hAnsi="Arial Narrow"/>
          <w:b/>
          <w:bCs/>
          <w:color w:val="000000" w:themeColor="text1"/>
          <w:lang w:val="es-ES"/>
        </w:rPr>
      </w:pPr>
      <w:r w:rsidRPr="000A3406">
        <w:rPr>
          <w:rFonts w:ascii="Arial Narrow" w:hAnsi="Arial Narrow"/>
          <w:b/>
          <w:bCs/>
          <w:color w:val="000000" w:themeColor="text1"/>
          <w:lang w:val="es-ES"/>
        </w:rPr>
        <w:t xml:space="preserve">2.1 </w:t>
      </w:r>
      <w:r w:rsidR="009B7EF4" w:rsidRPr="000A3406">
        <w:rPr>
          <w:rFonts w:ascii="Arial Narrow" w:hAnsi="Arial Narrow"/>
          <w:b/>
          <w:bCs/>
          <w:color w:val="000000" w:themeColor="text1"/>
          <w:lang w:val="es-ES"/>
        </w:rPr>
        <w:t>Arreglos institucionales y gobernanza de los incentivos tributarios de CTI</w:t>
      </w:r>
    </w:p>
    <w:p w14:paraId="044E6420" w14:textId="77777777" w:rsidR="006B6D22" w:rsidRDefault="006B6D22" w:rsidP="006B6D22">
      <w:pPr>
        <w:rPr>
          <w:lang w:val="es-419"/>
        </w:rPr>
      </w:pPr>
    </w:p>
    <w:p w14:paraId="655BCCFD" w14:textId="1003F360" w:rsidR="006B6D22" w:rsidRDefault="0053757C" w:rsidP="006C4BD8">
      <w:pPr>
        <w:jc w:val="both"/>
        <w:rPr>
          <w:rFonts w:ascii="Arial Narrow" w:eastAsiaTheme="majorEastAsia" w:hAnsi="Arial Narrow" w:cstheme="majorBidi"/>
          <w:sz w:val="22"/>
          <w:szCs w:val="22"/>
          <w:lang w:val="es-419"/>
        </w:rPr>
      </w:pPr>
      <w:r w:rsidRPr="0053757C">
        <w:rPr>
          <w:rFonts w:ascii="Arial Narrow" w:eastAsiaTheme="majorEastAsia" w:hAnsi="Arial Narrow" w:cstheme="majorBidi"/>
          <w:sz w:val="22"/>
          <w:szCs w:val="22"/>
          <w:lang w:val="es-419"/>
        </w:rPr>
        <w:t>La implementación de incentivos tributarios para la CTI requiere una arquitectura institucional compleja que articula funciones fiscales, técnicas y de control</w:t>
      </w:r>
      <w:r>
        <w:rPr>
          <w:rFonts w:ascii="Arial Narrow" w:eastAsiaTheme="majorEastAsia" w:hAnsi="Arial Narrow" w:cstheme="majorBidi"/>
          <w:sz w:val="22"/>
          <w:szCs w:val="22"/>
          <w:lang w:val="es-419"/>
        </w:rPr>
        <w:t xml:space="preserve">. </w:t>
      </w:r>
      <w:commentRangeStart w:id="717"/>
      <w:del w:id="718" w:author="Stagno Izaguirre, Daniel Alejandro" w:date="2026-06-19T12:34:00Z" w16du:dateUtc="2026-06-19T17:34:00Z">
        <w:r w:rsidR="006B6D22" w:rsidRPr="006B6D22" w:rsidDel="00D66554">
          <w:rPr>
            <w:rFonts w:ascii="Arial Narrow" w:eastAsiaTheme="majorEastAsia" w:hAnsi="Arial Narrow" w:cstheme="majorBidi"/>
            <w:sz w:val="22"/>
            <w:szCs w:val="22"/>
            <w:lang w:val="es-419"/>
          </w:rPr>
          <w:delText xml:space="preserve">La </w:delText>
        </w:r>
        <w:r w:rsidR="00920D62" w:rsidDel="00D66554">
          <w:rPr>
            <w:rFonts w:ascii="Arial Narrow" w:eastAsiaTheme="majorEastAsia" w:hAnsi="Arial Narrow" w:cstheme="majorBidi"/>
            <w:sz w:val="22"/>
            <w:szCs w:val="22"/>
            <w:lang w:val="es-419"/>
          </w:rPr>
          <w:delText>literatur</w:delText>
        </w:r>
      </w:del>
      <w:del w:id="719" w:author="Stagno Izaguirre, Daniel Alejandro" w:date="2026-06-19T12:30:00Z" w16du:dateUtc="2026-06-19T17:30:00Z">
        <w:r w:rsidR="00920D62" w:rsidDel="00D67148">
          <w:rPr>
            <w:rFonts w:ascii="Arial Narrow" w:eastAsiaTheme="majorEastAsia" w:hAnsi="Arial Narrow" w:cstheme="majorBidi"/>
            <w:sz w:val="22"/>
            <w:szCs w:val="22"/>
            <w:lang w:val="es-419"/>
          </w:rPr>
          <w:delText>t</w:delText>
        </w:r>
      </w:del>
      <w:del w:id="720" w:author="Stagno Izaguirre, Daniel Alejandro" w:date="2026-06-19T12:34:00Z" w16du:dateUtc="2026-06-19T17:34:00Z">
        <w:r w:rsidR="00920D62" w:rsidDel="00D66554">
          <w:rPr>
            <w:rFonts w:ascii="Arial Narrow" w:eastAsiaTheme="majorEastAsia" w:hAnsi="Arial Narrow" w:cstheme="majorBidi"/>
            <w:sz w:val="22"/>
            <w:szCs w:val="22"/>
            <w:lang w:val="es-419"/>
          </w:rPr>
          <w:delText>a</w:delText>
        </w:r>
        <w:r w:rsidR="00700A9E" w:rsidDel="00D66554">
          <w:rPr>
            <w:rFonts w:ascii="Arial Narrow" w:eastAsiaTheme="majorEastAsia" w:hAnsi="Arial Narrow" w:cstheme="majorBidi"/>
            <w:sz w:val="22"/>
            <w:szCs w:val="22"/>
            <w:lang w:val="es-419"/>
          </w:rPr>
          <w:delText xml:space="preserve"> internacional</w:delText>
        </w:r>
        <w:r w:rsidR="006B6D22" w:rsidRPr="006B6D22" w:rsidDel="00D66554">
          <w:rPr>
            <w:rFonts w:ascii="Arial Narrow" w:eastAsiaTheme="majorEastAsia" w:hAnsi="Arial Narrow" w:cstheme="majorBidi"/>
            <w:sz w:val="22"/>
            <w:szCs w:val="22"/>
            <w:lang w:val="es-419"/>
          </w:rPr>
          <w:delText xml:space="preserve"> muestra </w:delText>
        </w:r>
        <w:r w:rsidR="00E96FAD" w:rsidDel="00D66554">
          <w:rPr>
            <w:rFonts w:ascii="Arial Narrow" w:eastAsiaTheme="majorEastAsia" w:hAnsi="Arial Narrow" w:cstheme="majorBidi"/>
            <w:sz w:val="22"/>
            <w:szCs w:val="22"/>
            <w:lang w:val="es-419"/>
          </w:rPr>
          <w:delText>que</w:delText>
        </w:r>
      </w:del>
      <w:ins w:id="721" w:author="Stagno Izaguirre, Daniel Alejandro" w:date="2026-06-19T12:34:00Z" w16du:dateUtc="2026-06-19T17:34:00Z">
        <w:r w:rsidR="00D66554">
          <w:rPr>
            <w:rFonts w:ascii="Arial Narrow" w:eastAsiaTheme="majorEastAsia" w:hAnsi="Arial Narrow" w:cstheme="majorBidi"/>
            <w:sz w:val="22"/>
            <w:szCs w:val="22"/>
            <w:lang w:val="es-419"/>
          </w:rPr>
          <w:t>Por lo tanto,</w:t>
        </w:r>
      </w:ins>
      <w:r w:rsidR="00E96FAD">
        <w:rPr>
          <w:rFonts w:ascii="Arial Narrow" w:eastAsiaTheme="majorEastAsia" w:hAnsi="Arial Narrow" w:cstheme="majorBidi"/>
          <w:sz w:val="22"/>
          <w:szCs w:val="22"/>
          <w:lang w:val="es-419"/>
        </w:rPr>
        <w:t xml:space="preserve"> </w:t>
      </w:r>
      <w:r w:rsidR="00700A9E">
        <w:rPr>
          <w:rFonts w:ascii="Arial Narrow" w:eastAsiaTheme="majorEastAsia" w:hAnsi="Arial Narrow" w:cstheme="majorBidi"/>
          <w:sz w:val="22"/>
          <w:szCs w:val="22"/>
          <w:lang w:val="es-419"/>
        </w:rPr>
        <w:t>la</w:t>
      </w:r>
      <w:r w:rsidR="006B6D22" w:rsidRPr="006B6D22">
        <w:rPr>
          <w:rFonts w:ascii="Arial Narrow" w:eastAsiaTheme="majorEastAsia" w:hAnsi="Arial Narrow" w:cstheme="majorBidi"/>
          <w:sz w:val="22"/>
          <w:szCs w:val="22"/>
          <w:lang w:val="es-419"/>
        </w:rPr>
        <w:t xml:space="preserve"> gobernanza </w:t>
      </w:r>
      <w:ins w:id="722" w:author="Stagno Izaguirre, Daniel Alejandro" w:date="2026-06-19T12:34:00Z" w16du:dateUtc="2026-06-19T17:34:00Z">
        <w:r w:rsidR="00D66554">
          <w:rPr>
            <w:rFonts w:ascii="Arial Narrow" w:eastAsiaTheme="majorEastAsia" w:hAnsi="Arial Narrow" w:cstheme="majorBidi"/>
            <w:sz w:val="22"/>
            <w:szCs w:val="22"/>
            <w:lang w:val="es-419"/>
          </w:rPr>
          <w:t>d</w:t>
        </w:r>
      </w:ins>
      <w:r w:rsidR="00700A9E">
        <w:rPr>
          <w:rFonts w:ascii="Arial Narrow" w:eastAsiaTheme="majorEastAsia" w:hAnsi="Arial Narrow" w:cstheme="majorBidi"/>
          <w:sz w:val="22"/>
          <w:szCs w:val="22"/>
          <w:lang w:val="es-419"/>
        </w:rPr>
        <w:t>e</w:t>
      </w:r>
      <w:ins w:id="723" w:author="Stagno Izaguirre, Daniel Alejandro" w:date="2026-06-19T12:34:00Z" w16du:dateUtc="2026-06-19T17:34:00Z">
        <w:r w:rsidR="00D66554">
          <w:rPr>
            <w:rFonts w:ascii="Arial Narrow" w:eastAsiaTheme="majorEastAsia" w:hAnsi="Arial Narrow" w:cstheme="majorBidi"/>
            <w:sz w:val="22"/>
            <w:szCs w:val="22"/>
            <w:lang w:val="es-419"/>
          </w:rPr>
          <w:t xml:space="preserve"> este tipo de instrumentos</w:t>
        </w:r>
      </w:ins>
      <w:r w:rsidR="00700A9E">
        <w:rPr>
          <w:rFonts w:ascii="Arial Narrow" w:eastAsiaTheme="majorEastAsia" w:hAnsi="Arial Narrow" w:cstheme="majorBidi"/>
          <w:sz w:val="22"/>
          <w:szCs w:val="22"/>
          <w:lang w:val="es-419"/>
        </w:rPr>
        <w:t xml:space="preserve"> </w:t>
      </w:r>
      <w:del w:id="724" w:author="Stagno Izaguirre, Daniel Alejandro" w:date="2026-06-19T12:30:00Z" w16du:dateUtc="2026-06-19T17:30:00Z">
        <w:r w:rsidR="00700A9E" w:rsidDel="009A2CE2">
          <w:rPr>
            <w:rFonts w:ascii="Arial Narrow" w:eastAsiaTheme="majorEastAsia" w:hAnsi="Arial Narrow" w:cstheme="majorBidi"/>
            <w:sz w:val="22"/>
            <w:szCs w:val="22"/>
            <w:lang w:val="es-419"/>
          </w:rPr>
          <w:delText>implementacion</w:delText>
        </w:r>
      </w:del>
      <w:ins w:id="725" w:author="Stagno Izaguirre, Daniel Alejandro" w:date="2026-06-19T12:34:00Z" w16du:dateUtc="2026-06-19T17:34:00Z">
        <w:r w:rsidR="00D66554">
          <w:rPr>
            <w:rFonts w:ascii="Arial Narrow" w:eastAsiaTheme="majorEastAsia" w:hAnsi="Arial Narrow" w:cstheme="majorBidi"/>
            <w:sz w:val="22"/>
            <w:szCs w:val="22"/>
            <w:lang w:val="es-419"/>
          </w:rPr>
          <w:t>suele requerir</w:t>
        </w:r>
      </w:ins>
      <w:del w:id="726" w:author="Stagno Izaguirre, Daniel Alejandro" w:date="2026-06-19T12:34:00Z" w16du:dateUtc="2026-06-19T17:34:00Z">
        <w:r w:rsidR="00700A9E" w:rsidDel="00D66554">
          <w:rPr>
            <w:rFonts w:ascii="Arial Narrow" w:eastAsiaTheme="majorEastAsia" w:hAnsi="Arial Narrow" w:cstheme="majorBidi"/>
            <w:sz w:val="22"/>
            <w:szCs w:val="22"/>
            <w:lang w:val="es-419"/>
          </w:rPr>
          <w:delText xml:space="preserve"> de esquemas de ince</w:delText>
        </w:r>
        <w:r w:rsidR="00885F5A" w:rsidDel="00D66554">
          <w:rPr>
            <w:rFonts w:ascii="Arial Narrow" w:eastAsiaTheme="majorEastAsia" w:hAnsi="Arial Narrow" w:cstheme="majorBidi"/>
            <w:sz w:val="22"/>
            <w:szCs w:val="22"/>
            <w:lang w:val="es-419"/>
          </w:rPr>
          <w:delText xml:space="preserve">ntos se </w:delText>
        </w:r>
        <w:r w:rsidR="006B6D22" w:rsidRPr="006B6D22" w:rsidDel="00D66554">
          <w:rPr>
            <w:rFonts w:ascii="Arial Narrow" w:eastAsiaTheme="majorEastAsia" w:hAnsi="Arial Narrow" w:cstheme="majorBidi"/>
            <w:sz w:val="22"/>
            <w:szCs w:val="22"/>
            <w:lang w:val="es-419"/>
          </w:rPr>
          <w:delText>bas</w:delText>
        </w:r>
        <w:r w:rsidR="00885F5A" w:rsidDel="00D66554">
          <w:rPr>
            <w:rFonts w:ascii="Arial Narrow" w:eastAsiaTheme="majorEastAsia" w:hAnsi="Arial Narrow" w:cstheme="majorBidi"/>
            <w:sz w:val="22"/>
            <w:szCs w:val="22"/>
            <w:lang w:val="es-419"/>
          </w:rPr>
          <w:delText>a</w:delText>
        </w:r>
      </w:del>
      <w:r w:rsidR="006B6D22" w:rsidRPr="006B6D22">
        <w:rPr>
          <w:rFonts w:ascii="Arial Narrow" w:eastAsiaTheme="majorEastAsia" w:hAnsi="Arial Narrow" w:cstheme="majorBidi"/>
          <w:sz w:val="22"/>
          <w:szCs w:val="22"/>
          <w:lang w:val="es-419"/>
        </w:rPr>
        <w:t xml:space="preserve"> </w:t>
      </w:r>
      <w:del w:id="727" w:author="Stagno Izaguirre, Daniel Alejandro" w:date="2026-06-19T12:34:00Z" w16du:dateUtc="2026-06-19T17:34:00Z">
        <w:r w:rsidR="006B6D22" w:rsidRPr="006B6D22" w:rsidDel="00D66554">
          <w:rPr>
            <w:rFonts w:ascii="Arial Narrow" w:eastAsiaTheme="majorEastAsia" w:hAnsi="Arial Narrow" w:cstheme="majorBidi"/>
            <w:sz w:val="22"/>
            <w:szCs w:val="22"/>
            <w:lang w:val="es-419"/>
          </w:rPr>
          <w:delText xml:space="preserve">en </w:delText>
        </w:r>
      </w:del>
      <w:r w:rsidR="006B6D22" w:rsidRPr="006B6D22">
        <w:rPr>
          <w:rFonts w:ascii="Arial Narrow" w:eastAsiaTheme="majorEastAsia" w:hAnsi="Arial Narrow" w:cstheme="majorBidi"/>
          <w:sz w:val="22"/>
          <w:szCs w:val="22"/>
          <w:lang w:val="es-419"/>
        </w:rPr>
        <w:t xml:space="preserve">la interacción de </w:t>
      </w:r>
      <w:del w:id="728" w:author="Stagno Izaguirre, Daniel Alejandro" w:date="2026-06-19T12:34:00Z" w16du:dateUtc="2026-06-19T17:34:00Z">
        <w:r w:rsidR="006B6D22" w:rsidRPr="006B6D22" w:rsidDel="00942B24">
          <w:rPr>
            <w:rFonts w:ascii="Arial Narrow" w:eastAsiaTheme="majorEastAsia" w:hAnsi="Arial Narrow" w:cstheme="majorBidi"/>
            <w:sz w:val="22"/>
            <w:szCs w:val="22"/>
            <w:lang w:val="es-419"/>
          </w:rPr>
          <w:delText xml:space="preserve">tres tipos de entidades: (i) </w:delText>
        </w:r>
      </w:del>
      <w:r w:rsidR="006B6D22" w:rsidRPr="006B6D22">
        <w:rPr>
          <w:rFonts w:ascii="Arial Narrow" w:eastAsiaTheme="majorEastAsia" w:hAnsi="Arial Narrow" w:cstheme="majorBidi"/>
          <w:sz w:val="22"/>
          <w:szCs w:val="22"/>
          <w:lang w:val="es-419"/>
        </w:rPr>
        <w:t xml:space="preserve">autoridades de política fiscal (generalmente el Ministerio de Finanzas o Hacienda), </w:t>
      </w:r>
      <w:del w:id="729" w:author="Stagno Izaguirre, Daniel Alejandro" w:date="2026-06-19T12:34:00Z" w16du:dateUtc="2026-06-19T17:34:00Z">
        <w:r w:rsidR="006B6D22" w:rsidRPr="006B6D22" w:rsidDel="00942B24">
          <w:rPr>
            <w:rFonts w:ascii="Arial Narrow" w:eastAsiaTheme="majorEastAsia" w:hAnsi="Arial Narrow" w:cstheme="majorBidi"/>
            <w:sz w:val="22"/>
            <w:szCs w:val="22"/>
            <w:lang w:val="es-419"/>
          </w:rPr>
          <w:delText xml:space="preserve">(ii) </w:delText>
        </w:r>
      </w:del>
      <w:r w:rsidR="006B6D22" w:rsidRPr="006B6D22">
        <w:rPr>
          <w:rFonts w:ascii="Arial Narrow" w:eastAsiaTheme="majorEastAsia" w:hAnsi="Arial Narrow" w:cstheme="majorBidi"/>
          <w:sz w:val="22"/>
          <w:szCs w:val="22"/>
          <w:lang w:val="es-419"/>
        </w:rPr>
        <w:t xml:space="preserve">administraciones tributarias, y </w:t>
      </w:r>
      <w:ins w:id="730" w:author="Stagno Izaguirre, Daniel Alejandro" w:date="2026-06-19T12:35:00Z" w16du:dateUtc="2026-06-19T17:35:00Z">
        <w:r w:rsidR="00942B24">
          <w:rPr>
            <w:rFonts w:ascii="Arial Narrow" w:eastAsiaTheme="majorEastAsia" w:hAnsi="Arial Narrow" w:cstheme="majorBidi"/>
            <w:sz w:val="22"/>
            <w:szCs w:val="22"/>
            <w:lang w:val="es-419"/>
          </w:rPr>
          <w:t>or</w:t>
        </w:r>
      </w:ins>
      <w:del w:id="731" w:author="Stagno Izaguirre, Daniel Alejandro" w:date="2026-06-19T12:35:00Z" w16du:dateUtc="2026-06-19T17:35:00Z">
        <w:r w:rsidR="006B6D22" w:rsidRPr="006B6D22" w:rsidDel="00942B24">
          <w:rPr>
            <w:rFonts w:ascii="Arial Narrow" w:eastAsiaTheme="majorEastAsia" w:hAnsi="Arial Narrow" w:cstheme="majorBidi"/>
            <w:sz w:val="22"/>
            <w:szCs w:val="22"/>
            <w:lang w:val="es-419"/>
          </w:rPr>
          <w:delText>(iii) or</w:delText>
        </w:r>
      </w:del>
      <w:r w:rsidR="006B6D22" w:rsidRPr="006B6D22">
        <w:rPr>
          <w:rFonts w:ascii="Arial Narrow" w:eastAsiaTheme="majorEastAsia" w:hAnsi="Arial Narrow" w:cstheme="majorBidi"/>
          <w:sz w:val="22"/>
          <w:szCs w:val="22"/>
          <w:lang w:val="es-419"/>
        </w:rPr>
        <w:t>ganismos especializados en ciencia, tecnología e innovación.</w:t>
      </w:r>
      <w:commentRangeEnd w:id="717"/>
      <w:r w:rsidR="00942B24">
        <w:rPr>
          <w:rStyle w:val="CommentReference"/>
          <w:rFonts w:ascii="Arial Narrow" w:eastAsiaTheme="majorEastAsia" w:hAnsi="Arial Narrow" w:cstheme="majorBidi"/>
          <w:sz w:val="22"/>
          <w:szCs w:val="22"/>
          <w:lang w:val="es-419"/>
        </w:rPr>
        <w:commentReference w:id="717"/>
      </w:r>
    </w:p>
    <w:p w14:paraId="7F77B8BC" w14:textId="77777777" w:rsidR="002402BB" w:rsidRDefault="002402BB" w:rsidP="006C4BD8">
      <w:pPr>
        <w:jc w:val="both"/>
        <w:rPr>
          <w:rFonts w:ascii="Arial Narrow" w:eastAsiaTheme="majorEastAsia" w:hAnsi="Arial Narrow" w:cstheme="majorBidi"/>
          <w:sz w:val="22"/>
          <w:szCs w:val="22"/>
          <w:lang w:val="es-419"/>
        </w:rPr>
      </w:pPr>
    </w:p>
    <w:p w14:paraId="5B1866C8" w14:textId="296C3504" w:rsidR="001C5A9E" w:rsidRDefault="00C750E4" w:rsidP="006C4BD8">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E</w:t>
      </w:r>
      <w:r w:rsidRPr="00C750E4">
        <w:rPr>
          <w:rFonts w:ascii="Arial Narrow" w:eastAsiaTheme="majorEastAsia" w:hAnsi="Arial Narrow" w:cstheme="majorBidi"/>
          <w:sz w:val="22"/>
          <w:szCs w:val="22"/>
          <w:lang w:val="es-419"/>
        </w:rPr>
        <w:t>l liderazgo en el diseño y ajuste de estos instrumentos debería recaer en los Ministerios de Finanzas o Hacienda, dado su rol central en asegurar la coherencia del incentivo con el sistema tributario y su sostenibilidad fiscal</w:t>
      </w:r>
      <w:r w:rsidR="002402BB" w:rsidRPr="002402BB">
        <w:rPr>
          <w:rFonts w:ascii="Arial Narrow" w:eastAsiaTheme="majorEastAsia" w:hAnsi="Arial Narrow" w:cstheme="majorBidi"/>
          <w:sz w:val="22"/>
          <w:szCs w:val="22"/>
          <w:lang w:val="es-419"/>
        </w:rPr>
        <w:t xml:space="preserve">. </w:t>
      </w:r>
      <w:r w:rsidR="00EA12A0">
        <w:rPr>
          <w:rFonts w:ascii="Arial Narrow" w:eastAsiaTheme="majorEastAsia" w:hAnsi="Arial Narrow" w:cstheme="majorBidi"/>
          <w:sz w:val="22"/>
          <w:szCs w:val="22"/>
          <w:lang w:val="es-419"/>
        </w:rPr>
        <w:t xml:space="preserve">A nivel operativo, los </w:t>
      </w:r>
      <w:del w:id="732" w:author="Stagno Izaguirre, Daniel Alejandro" w:date="2026-06-19T12:36:00Z" w16du:dateUtc="2026-06-19T17:36:00Z">
        <w:r w:rsidR="00EA12A0" w:rsidDel="00AD351E">
          <w:rPr>
            <w:rFonts w:ascii="Arial Narrow" w:eastAsiaTheme="majorEastAsia" w:hAnsi="Arial Narrow" w:cstheme="majorBidi"/>
            <w:sz w:val="22"/>
            <w:szCs w:val="22"/>
            <w:lang w:val="es-419"/>
          </w:rPr>
          <w:delText>paises</w:delText>
        </w:r>
      </w:del>
      <w:ins w:id="733" w:author="Stagno Izaguirre, Daniel Alejandro" w:date="2026-06-19T12:36:00Z" w16du:dateUtc="2026-06-19T17:36:00Z">
        <w:r w:rsidR="00AD351E">
          <w:rPr>
            <w:rFonts w:ascii="Arial Narrow" w:eastAsiaTheme="majorEastAsia" w:hAnsi="Arial Narrow" w:cstheme="majorBidi"/>
            <w:sz w:val="22"/>
            <w:szCs w:val="22"/>
            <w:lang w:val="es-419"/>
          </w:rPr>
          <w:t>países</w:t>
        </w:r>
      </w:ins>
      <w:r w:rsidR="00EA12A0">
        <w:rPr>
          <w:rFonts w:ascii="Arial Narrow" w:eastAsiaTheme="majorEastAsia" w:hAnsi="Arial Narrow" w:cstheme="majorBidi"/>
          <w:sz w:val="22"/>
          <w:szCs w:val="22"/>
          <w:lang w:val="es-419"/>
        </w:rPr>
        <w:t xml:space="preserve"> analizados </w:t>
      </w:r>
      <w:r w:rsidR="009F26F5" w:rsidRPr="009F26F5">
        <w:rPr>
          <w:rFonts w:ascii="Arial Narrow" w:eastAsiaTheme="majorEastAsia" w:hAnsi="Arial Narrow" w:cstheme="majorBidi"/>
          <w:sz w:val="22"/>
          <w:szCs w:val="22"/>
          <w:lang w:val="es-419"/>
        </w:rPr>
        <w:t>operan a través de una arquitectura institucional dual, que articula funciones fiscales y técnicas mediante la interacción entre las administraciones tributarias y las agencias especializadas en CTI</w:t>
      </w:r>
      <w:r w:rsidR="00FF53F2">
        <w:rPr>
          <w:rFonts w:ascii="Arial Narrow" w:eastAsiaTheme="majorEastAsia" w:hAnsi="Arial Narrow" w:cstheme="majorBidi"/>
          <w:sz w:val="22"/>
          <w:szCs w:val="22"/>
          <w:lang w:val="es-419"/>
        </w:rPr>
        <w:t>.</w:t>
      </w:r>
    </w:p>
    <w:p w14:paraId="18AA7413" w14:textId="77777777" w:rsidR="001C5A9E" w:rsidRDefault="001C5A9E" w:rsidP="006C4BD8">
      <w:pPr>
        <w:jc w:val="both"/>
        <w:rPr>
          <w:rFonts w:ascii="Arial Narrow" w:eastAsiaTheme="majorEastAsia" w:hAnsi="Arial Narrow" w:cstheme="majorBidi"/>
          <w:sz w:val="22"/>
          <w:szCs w:val="22"/>
          <w:lang w:val="es-419"/>
        </w:rPr>
      </w:pPr>
    </w:p>
    <w:p w14:paraId="406921C9" w14:textId="0B2D9FBD" w:rsidR="002F2F87" w:rsidRPr="00A106EC" w:rsidDel="002F113C" w:rsidRDefault="00B46EEB" w:rsidP="006C4BD8">
      <w:pPr>
        <w:jc w:val="both"/>
        <w:rPr>
          <w:del w:id="734" w:author="Stagno Izaguirre, Daniel Alejandro" w:date="2026-06-19T12:39:00Z" w16du:dateUtc="2026-06-19T17:39:00Z"/>
          <w:rFonts w:ascii="Arial Narrow" w:hAnsi="Arial Narrow" w:cs="Arial"/>
          <w:sz w:val="22"/>
          <w:szCs w:val="22"/>
          <w:lang w:val="es-419"/>
        </w:rPr>
      </w:pPr>
      <w:r>
        <w:rPr>
          <w:rFonts w:ascii="Arial Narrow" w:eastAsiaTheme="majorEastAsia" w:hAnsi="Arial Narrow" w:cstheme="majorBidi"/>
          <w:sz w:val="22"/>
          <w:szCs w:val="22"/>
          <w:lang w:val="es-419"/>
        </w:rPr>
        <w:t>L</w:t>
      </w:r>
      <w:r w:rsidR="002402BB" w:rsidRPr="002402BB">
        <w:rPr>
          <w:rFonts w:ascii="Arial Narrow" w:eastAsiaTheme="majorEastAsia" w:hAnsi="Arial Narrow" w:cstheme="majorBidi"/>
          <w:sz w:val="22"/>
          <w:szCs w:val="22"/>
          <w:lang w:val="es-419"/>
        </w:rPr>
        <w:t xml:space="preserve">as administraciones tributarias </w:t>
      </w:r>
      <w:r>
        <w:rPr>
          <w:rFonts w:ascii="Arial Narrow" w:eastAsiaTheme="majorEastAsia" w:hAnsi="Arial Narrow" w:cstheme="majorBidi"/>
          <w:sz w:val="22"/>
          <w:szCs w:val="22"/>
          <w:lang w:val="es-419"/>
        </w:rPr>
        <w:t>suelen ser las</w:t>
      </w:r>
      <w:r w:rsidR="002402BB" w:rsidRPr="002402BB">
        <w:rPr>
          <w:rFonts w:ascii="Arial Narrow" w:eastAsiaTheme="majorEastAsia" w:hAnsi="Arial Narrow" w:cstheme="majorBidi"/>
          <w:sz w:val="22"/>
          <w:szCs w:val="22"/>
          <w:lang w:val="es-419"/>
        </w:rPr>
        <w:t xml:space="preserve"> responsables de la implementación operativa del instrumento, incluyendo la recepción de solicitudes, la aplicación del beneficio y los procesos de fiscalización. </w:t>
      </w:r>
      <w:r w:rsidR="004A03DB">
        <w:rPr>
          <w:rFonts w:ascii="Arial Narrow" w:eastAsiaTheme="majorEastAsia" w:hAnsi="Arial Narrow" w:cstheme="majorBidi"/>
          <w:sz w:val="22"/>
          <w:szCs w:val="22"/>
          <w:lang w:val="es-419"/>
        </w:rPr>
        <w:t xml:space="preserve">La </w:t>
      </w:r>
      <w:r w:rsidR="004A03DB" w:rsidRPr="00367027">
        <w:rPr>
          <w:rFonts w:ascii="Arial Narrow" w:hAnsi="Arial Narrow" w:cs="Arial"/>
          <w:sz w:val="22"/>
          <w:szCs w:val="22"/>
          <w:lang w:val="es-419"/>
        </w:rPr>
        <w:t>infraestructura ya establecida para la tributación empresarial las convierte en un canal práctico para aplicar ampliamente estos incentivos</w:t>
      </w:r>
      <w:r w:rsidR="004A03DB">
        <w:rPr>
          <w:rFonts w:ascii="Arial Narrow" w:hAnsi="Arial Narrow" w:cs="Arial"/>
          <w:sz w:val="22"/>
          <w:szCs w:val="22"/>
          <w:lang w:val="es-419"/>
        </w:rPr>
        <w:t xml:space="preserve"> o apuntar a cierto tipo de firmas (como PYMEs</w:t>
      </w:r>
      <w:ins w:id="735" w:author="Stagno Izaguirre, Daniel Alejandro" w:date="2026-06-19T12:37:00Z" w16du:dateUtc="2026-06-19T17:37:00Z">
        <w:r w:rsidR="004E70DE">
          <w:rPr>
            <w:rFonts w:ascii="Arial Narrow" w:hAnsi="Arial Narrow" w:cs="Arial"/>
            <w:sz w:val="22"/>
            <w:szCs w:val="22"/>
            <w:lang w:val="es-419"/>
          </w:rPr>
          <w:t xml:space="preserve"> o firmas </w:t>
        </w:r>
      </w:ins>
      <w:ins w:id="736" w:author="Stagno Izaguirre, Daniel Alejandro" w:date="2026-06-19T12:38:00Z" w16du:dateUtc="2026-06-19T17:38:00Z">
        <w:r w:rsidR="003572BC">
          <w:rPr>
            <w:rFonts w:ascii="Arial Narrow" w:hAnsi="Arial Narrow" w:cs="Arial"/>
            <w:sz w:val="22"/>
            <w:szCs w:val="22"/>
            <w:lang w:val="es-419"/>
          </w:rPr>
          <w:t xml:space="preserve">ubicadas </w:t>
        </w:r>
      </w:ins>
      <w:ins w:id="737" w:author="Stagno Izaguirre, Daniel Alejandro" w:date="2026-06-19T12:37:00Z" w16du:dateUtc="2026-06-19T17:37:00Z">
        <w:r w:rsidR="004E70DE">
          <w:rPr>
            <w:rFonts w:ascii="Arial Narrow" w:hAnsi="Arial Narrow" w:cs="Arial"/>
            <w:sz w:val="22"/>
            <w:szCs w:val="22"/>
            <w:lang w:val="es-419"/>
          </w:rPr>
          <w:t xml:space="preserve">en territorios </w:t>
        </w:r>
      </w:ins>
      <w:ins w:id="738" w:author="Stagno Izaguirre, Daniel Alejandro" w:date="2026-06-19T12:38:00Z" w16du:dateUtc="2026-06-19T17:38:00Z">
        <w:r w:rsidR="003572BC">
          <w:rPr>
            <w:rFonts w:ascii="Arial Narrow" w:hAnsi="Arial Narrow" w:cs="Arial"/>
            <w:sz w:val="22"/>
            <w:szCs w:val="22"/>
            <w:lang w:val="es-419"/>
          </w:rPr>
          <w:t>específicos</w:t>
        </w:r>
      </w:ins>
      <w:r w:rsidR="004A03DB">
        <w:rPr>
          <w:rFonts w:ascii="Arial Narrow" w:hAnsi="Arial Narrow" w:cs="Arial"/>
          <w:sz w:val="22"/>
          <w:szCs w:val="22"/>
          <w:lang w:val="es-419"/>
        </w:rPr>
        <w:t xml:space="preserve">) </w:t>
      </w:r>
      <w:sdt>
        <w:sdtPr>
          <w:rPr>
            <w:rFonts w:ascii="Arial Narrow" w:hAnsi="Arial Narrow" w:cs="Arial"/>
            <w:sz w:val="22"/>
            <w:szCs w:val="22"/>
            <w:lang w:val="es-419"/>
          </w:rPr>
          <w:id w:val="1218624391"/>
          <w:citation/>
        </w:sdtPr>
        <w:sdtEndPr/>
        <w:sdtContent>
          <w:r w:rsidR="004A03DB">
            <w:rPr>
              <w:rFonts w:ascii="Arial Narrow" w:hAnsi="Arial Narrow" w:cs="Arial"/>
              <w:sz w:val="22"/>
              <w:szCs w:val="22"/>
              <w:lang w:val="es-419"/>
            </w:rPr>
            <w:fldChar w:fldCharType="begin"/>
          </w:r>
          <w:r w:rsidR="004A03DB" w:rsidRPr="00E70E2F">
            <w:rPr>
              <w:rFonts w:ascii="Arial Narrow" w:hAnsi="Arial Narrow" w:cs="Arial"/>
              <w:sz w:val="22"/>
              <w:szCs w:val="22"/>
              <w:lang w:val="es-419"/>
            </w:rPr>
            <w:instrText xml:space="preserve"> CITATION Wha15 \l 1033 </w:instrText>
          </w:r>
          <w:r w:rsidR="004A03DB">
            <w:rPr>
              <w:rFonts w:ascii="Arial Narrow" w:hAnsi="Arial Narrow" w:cs="Arial"/>
              <w:sz w:val="22"/>
              <w:szCs w:val="22"/>
              <w:lang w:val="es-419"/>
            </w:rPr>
            <w:fldChar w:fldCharType="separate"/>
          </w:r>
          <w:r w:rsidR="004A03DB" w:rsidRPr="00E70E2F">
            <w:rPr>
              <w:rFonts w:ascii="Arial Narrow" w:hAnsi="Arial Narrow" w:cs="Arial"/>
              <w:noProof/>
              <w:sz w:val="22"/>
              <w:szCs w:val="22"/>
              <w:lang w:val="es-419"/>
            </w:rPr>
            <w:t>(What works cenntre for local economic growth, 2015)</w:t>
          </w:r>
          <w:r w:rsidR="004A03DB">
            <w:rPr>
              <w:rFonts w:ascii="Arial Narrow" w:hAnsi="Arial Narrow" w:cs="Arial"/>
              <w:sz w:val="22"/>
              <w:szCs w:val="22"/>
              <w:lang w:val="es-419"/>
            </w:rPr>
            <w:fldChar w:fldCharType="end"/>
          </w:r>
        </w:sdtContent>
      </w:sdt>
      <w:r w:rsidR="002F2F87">
        <w:rPr>
          <w:rFonts w:ascii="Arial Narrow" w:hAnsi="Arial Narrow" w:cs="Arial"/>
          <w:sz w:val="22"/>
          <w:szCs w:val="22"/>
          <w:lang w:val="es-419"/>
        </w:rPr>
        <w:t xml:space="preserve">. </w:t>
      </w:r>
      <w:r>
        <w:rPr>
          <w:rFonts w:ascii="Arial Narrow" w:eastAsiaTheme="majorEastAsia" w:hAnsi="Arial Narrow" w:cstheme="majorBidi"/>
          <w:sz w:val="22"/>
          <w:szCs w:val="22"/>
          <w:lang w:val="es-419"/>
        </w:rPr>
        <w:t>Por su parte</w:t>
      </w:r>
      <w:r w:rsidR="002402BB" w:rsidRPr="002402BB">
        <w:rPr>
          <w:rFonts w:ascii="Arial Narrow" w:eastAsiaTheme="majorEastAsia" w:hAnsi="Arial Narrow" w:cstheme="majorBidi"/>
          <w:sz w:val="22"/>
          <w:szCs w:val="22"/>
          <w:lang w:val="es-419"/>
        </w:rPr>
        <w:t xml:space="preserve">, las agencias de CTI intervienen en aquellos sistemas donde se requiere una evaluación técnica de las actividades o proyectos de I+D, particularmente en esquemas con aprobación ex ante o </w:t>
      </w:r>
      <w:r w:rsidR="004A1BEE">
        <w:rPr>
          <w:rFonts w:ascii="Arial Narrow" w:hAnsi="Arial Narrow" w:cs="Arial"/>
          <w:sz w:val="22"/>
          <w:szCs w:val="22"/>
          <w:lang w:val="es-419"/>
        </w:rPr>
        <w:t>mecanismos competitivos de selección</w:t>
      </w:r>
      <w:r w:rsidR="002F2F87">
        <w:rPr>
          <w:rFonts w:ascii="Arial Narrow" w:eastAsiaTheme="majorEastAsia" w:hAnsi="Arial Narrow" w:cstheme="majorBidi"/>
          <w:sz w:val="22"/>
          <w:szCs w:val="22"/>
          <w:lang w:val="es-419"/>
        </w:rPr>
        <w:t xml:space="preserve">. </w:t>
      </w:r>
    </w:p>
    <w:p w14:paraId="2B07491C" w14:textId="77777777" w:rsidR="002F2F87" w:rsidDel="002F113C" w:rsidRDefault="002F2F87" w:rsidP="006C4BD8">
      <w:pPr>
        <w:jc w:val="both"/>
        <w:rPr>
          <w:del w:id="739" w:author="Stagno Izaguirre, Daniel Alejandro" w:date="2026-06-19T12:39:00Z" w16du:dateUtc="2026-06-19T17:39:00Z"/>
          <w:rFonts w:ascii="Arial Narrow" w:eastAsiaTheme="majorEastAsia" w:hAnsi="Arial Narrow" w:cstheme="majorBidi"/>
          <w:sz w:val="22"/>
          <w:szCs w:val="22"/>
          <w:lang w:val="es-419"/>
        </w:rPr>
      </w:pPr>
    </w:p>
    <w:p w14:paraId="54692033" w14:textId="1C420004" w:rsidR="002402BB" w:rsidRDefault="005429EB" w:rsidP="006C4BD8">
      <w:pPr>
        <w:jc w:val="both"/>
        <w:rPr>
          <w:ins w:id="740" w:author="Stagno Izaguirre, Daniel Alejandro" w:date="2026-06-19T12:39:00Z" w16du:dateUtc="2026-06-19T17:39:00Z"/>
          <w:rFonts w:ascii="Arial Narrow" w:eastAsiaTheme="majorEastAsia" w:hAnsi="Arial Narrow" w:cstheme="majorBidi"/>
          <w:sz w:val="22"/>
          <w:szCs w:val="22"/>
          <w:lang w:val="es-419"/>
        </w:rPr>
      </w:pPr>
      <w:r w:rsidRPr="005429EB">
        <w:rPr>
          <w:rFonts w:ascii="Arial Narrow" w:eastAsiaTheme="majorEastAsia" w:hAnsi="Arial Narrow" w:cstheme="majorBidi"/>
          <w:sz w:val="22"/>
          <w:szCs w:val="22"/>
          <w:lang w:val="es-419"/>
        </w:rPr>
        <w:t xml:space="preserve">Esta división responde a la necesidad de combinar capacidades complementarias: por un lado, la gestión del instrumento dentro del sistema tributario; y por otro, la evaluación de la elegibilidad de las </w:t>
      </w:r>
      <w:r>
        <w:rPr>
          <w:rFonts w:ascii="Arial Narrow" w:eastAsiaTheme="majorEastAsia" w:hAnsi="Arial Narrow" w:cstheme="majorBidi"/>
          <w:sz w:val="22"/>
          <w:szCs w:val="22"/>
          <w:lang w:val="es-419"/>
        </w:rPr>
        <w:t xml:space="preserve">proyecto y </w:t>
      </w:r>
      <w:r w:rsidRPr="005429EB">
        <w:rPr>
          <w:rFonts w:ascii="Arial Narrow" w:eastAsiaTheme="majorEastAsia" w:hAnsi="Arial Narrow" w:cstheme="majorBidi"/>
          <w:sz w:val="22"/>
          <w:szCs w:val="22"/>
          <w:lang w:val="es-419"/>
        </w:rPr>
        <w:t>actividades de I+D, que requiere conocimiento técnico especializado.</w:t>
      </w:r>
    </w:p>
    <w:p w14:paraId="08483FCD" w14:textId="77777777" w:rsidR="002F113C" w:rsidRDefault="002F113C" w:rsidP="006C4BD8">
      <w:pPr>
        <w:jc w:val="both"/>
        <w:rPr>
          <w:ins w:id="741" w:author="Stagno Izaguirre, Daniel Alejandro" w:date="2026-06-19T12:39:00Z" w16du:dateUtc="2026-06-19T17:39:00Z"/>
          <w:rFonts w:ascii="Arial Narrow" w:eastAsiaTheme="majorEastAsia" w:hAnsi="Arial Narrow" w:cstheme="majorBidi"/>
          <w:sz w:val="22"/>
          <w:szCs w:val="22"/>
          <w:lang w:val="es-419"/>
        </w:rPr>
      </w:pPr>
    </w:p>
    <w:p w14:paraId="6763C05C" w14:textId="47897E23" w:rsidR="002F113C" w:rsidRPr="002F2F87" w:rsidRDefault="00782844" w:rsidP="006C4BD8">
      <w:pPr>
        <w:jc w:val="both"/>
        <w:rPr>
          <w:rFonts w:ascii="Arial Narrow" w:hAnsi="Arial Narrow" w:cs="Arial"/>
          <w:sz w:val="22"/>
          <w:szCs w:val="22"/>
          <w:lang w:val="es-419"/>
        </w:rPr>
      </w:pPr>
      <w:commentRangeStart w:id="742"/>
      <w:ins w:id="743" w:author="Stagno Izaguirre, Daniel Alejandro" w:date="2026-06-19T12:39:00Z" w16du:dateUtc="2026-06-19T17:39:00Z">
        <w:r w:rsidRPr="00782844">
          <w:rPr>
            <w:rFonts w:ascii="Arial Narrow" w:eastAsiaTheme="majorEastAsia" w:hAnsi="Arial Narrow" w:cstheme="majorBidi"/>
            <w:sz w:val="22"/>
            <w:szCs w:val="22"/>
            <w:highlight w:val="yellow"/>
            <w:lang w:val="es-419"/>
            <w:rPrChange w:id="744" w:author="Stagno Izaguirre, Daniel Alejandro" w:date="2026-06-19T12:39:00Z" w16du:dateUtc="2026-06-19T17:39:00Z">
              <w:rPr>
                <w:rFonts w:ascii="Arial Narrow" w:eastAsiaTheme="majorEastAsia" w:hAnsi="Arial Narrow" w:cstheme="majorBidi"/>
                <w:sz w:val="22"/>
                <w:szCs w:val="22"/>
                <w:lang w:val="es-419"/>
              </w:rPr>
            </w:rPrChange>
          </w:rPr>
          <w:t>Esquema</w:t>
        </w:r>
      </w:ins>
      <w:commentRangeEnd w:id="742"/>
      <w:r w:rsidR="007C698E" w:rsidRPr="002F2F87">
        <w:rPr>
          <w:rStyle w:val="CommentReference"/>
          <w:rFonts w:ascii="Arial Narrow" w:hAnsi="Arial Narrow" w:cs="Arial"/>
          <w:sz w:val="22"/>
          <w:szCs w:val="22"/>
          <w:lang w:val="es-419"/>
        </w:rPr>
        <w:commentReference w:id="742"/>
      </w:r>
    </w:p>
    <w:p w14:paraId="24E9E71E" w14:textId="77777777" w:rsidR="009672FE" w:rsidRDefault="009672FE" w:rsidP="006C4BD8">
      <w:pPr>
        <w:jc w:val="both"/>
        <w:rPr>
          <w:rFonts w:ascii="Arial Narrow" w:eastAsiaTheme="majorEastAsia" w:hAnsi="Arial Narrow" w:cstheme="majorBidi"/>
          <w:sz w:val="22"/>
          <w:szCs w:val="22"/>
          <w:lang w:val="es-419"/>
        </w:rPr>
      </w:pPr>
    </w:p>
    <w:p w14:paraId="620F630E" w14:textId="1D901854" w:rsidR="00217020" w:rsidDel="00217020" w:rsidRDefault="00217020" w:rsidP="00217020">
      <w:pPr>
        <w:jc w:val="both"/>
        <w:rPr>
          <w:del w:id="745" w:author="Stagno Izaguirre, Daniel Alejandro" w:date="2026-06-19T13:16:00Z" w16du:dateUtc="2026-06-19T18:16:00Z"/>
          <w:moveTo w:id="746" w:author="Stagno Izaguirre, Daniel Alejandro" w:date="2026-06-19T13:16:00Z" w16du:dateUtc="2026-06-19T18:16:00Z"/>
          <w:rFonts w:ascii="Arial Narrow" w:eastAsiaTheme="majorEastAsia" w:hAnsi="Arial Narrow" w:cstheme="majorBidi"/>
          <w:sz w:val="22"/>
          <w:szCs w:val="22"/>
          <w:lang w:val="es-419"/>
        </w:rPr>
      </w:pPr>
      <w:moveToRangeStart w:id="747" w:author="Stagno Izaguirre, Daniel Alejandro" w:date="2026-06-19T13:16:00Z" w:name="move232767400"/>
      <w:moveTo w:id="748" w:author="Stagno Izaguirre, Daniel Alejandro" w:date="2026-06-19T13:16:00Z" w16du:dateUtc="2026-06-19T18:16:00Z">
        <w:r>
          <w:rPr>
            <w:rFonts w:ascii="Arial Narrow" w:eastAsiaTheme="majorEastAsia" w:hAnsi="Arial Narrow" w:cstheme="majorBidi"/>
            <w:sz w:val="22"/>
            <w:szCs w:val="22"/>
            <w:lang w:val="es-419"/>
          </w:rPr>
          <w:t>Los estudios de caso</w:t>
        </w:r>
        <w:r w:rsidRPr="001B086E">
          <w:rPr>
            <w:rFonts w:ascii="Arial Narrow" w:eastAsiaTheme="majorEastAsia" w:hAnsi="Arial Narrow" w:cstheme="majorBidi"/>
            <w:sz w:val="22"/>
            <w:szCs w:val="22"/>
            <w:lang w:val="es-419"/>
          </w:rPr>
          <w:t xml:space="preserve"> reflejan distintos equilibrios en la distribución de funciones entre entidades fiscales y técnicas. Mientras algunos países privilegian una gestión centrada en la administración tributaria, otros asignan un rol más protagónico a las agencias de CTI o adoptan esquemas interinstitucionales más complejos</w:t>
        </w:r>
      </w:moveTo>
      <w:ins w:id="749" w:author="Stagno Izaguirre, Daniel Alejandro" w:date="2026-06-19T13:17:00Z" w16du:dateUtc="2026-06-19T18:17:00Z">
        <w:r w:rsidR="00AD5C5F">
          <w:rPr>
            <w:rFonts w:ascii="Arial Narrow" w:eastAsiaTheme="majorEastAsia" w:hAnsi="Arial Narrow" w:cstheme="majorBidi"/>
            <w:sz w:val="22"/>
            <w:szCs w:val="22"/>
            <w:lang w:val="es-419"/>
          </w:rPr>
          <w:t>. En particu</w:t>
        </w:r>
      </w:ins>
      <w:ins w:id="750" w:author="Stagno Izaguirre, Daniel Alejandro" w:date="2026-06-19T13:19:00Z" w16du:dateUtc="2026-06-19T18:19:00Z">
        <w:r w:rsidR="00155F6D">
          <w:rPr>
            <w:rFonts w:ascii="Arial Narrow" w:eastAsiaTheme="majorEastAsia" w:hAnsi="Arial Narrow" w:cstheme="majorBidi"/>
            <w:sz w:val="22"/>
            <w:szCs w:val="22"/>
            <w:lang w:val="es-419"/>
          </w:rPr>
          <w:t>lar</w:t>
        </w:r>
      </w:ins>
      <w:moveTo w:id="751" w:author="Stagno Izaguirre, Daniel Alejandro" w:date="2026-06-19T13:16:00Z" w16du:dateUtc="2026-06-19T18:16:00Z">
        <w:del w:id="752" w:author="Stagno Izaguirre, Daniel Alejandro" w:date="2026-06-19T13:16:00Z" w16du:dateUtc="2026-06-19T18:16:00Z">
          <w:r w:rsidRPr="001B086E" w:rsidDel="00217020">
            <w:rPr>
              <w:rFonts w:ascii="Arial Narrow" w:eastAsiaTheme="majorEastAsia" w:hAnsi="Arial Narrow" w:cstheme="majorBidi"/>
              <w:sz w:val="22"/>
              <w:szCs w:val="22"/>
              <w:lang w:val="es-419"/>
            </w:rPr>
            <w:delText>.</w:delText>
          </w:r>
        </w:del>
      </w:moveTo>
    </w:p>
    <w:moveToRangeEnd w:id="747"/>
    <w:p w14:paraId="0022A5A7" w14:textId="1C6E0DDE" w:rsidR="009672FE" w:rsidRPr="009672FE" w:rsidRDefault="009672FE" w:rsidP="009672FE">
      <w:pPr>
        <w:jc w:val="both"/>
        <w:rPr>
          <w:rFonts w:ascii="Arial Narrow" w:eastAsiaTheme="majorEastAsia" w:hAnsi="Arial Narrow" w:cstheme="majorBidi"/>
          <w:sz w:val="22"/>
          <w:szCs w:val="22"/>
          <w:lang w:val="es-419"/>
        </w:rPr>
      </w:pPr>
      <w:del w:id="753" w:author="Stagno Izaguirre, Daniel Alejandro" w:date="2026-06-19T13:16:00Z" w16du:dateUtc="2026-06-19T18:16:00Z">
        <w:r w:rsidRPr="009672FE" w:rsidDel="00217020">
          <w:rPr>
            <w:rFonts w:ascii="Arial Narrow" w:eastAsiaTheme="majorEastAsia" w:hAnsi="Arial Narrow" w:cstheme="majorBidi"/>
            <w:sz w:val="22"/>
            <w:szCs w:val="22"/>
            <w:lang w:val="es-419"/>
          </w:rPr>
          <w:delText>No obstante, existen diferencias significativas en el rol que desempeña cada tipo de entidad en el proceso de implementación</w:delText>
        </w:r>
      </w:del>
      <w:r w:rsidRPr="009672FE">
        <w:rPr>
          <w:rFonts w:ascii="Arial Narrow" w:eastAsiaTheme="majorEastAsia" w:hAnsi="Arial Narrow" w:cstheme="majorBidi"/>
          <w:sz w:val="22"/>
          <w:szCs w:val="22"/>
          <w:lang w:val="es-419"/>
        </w:rPr>
        <w:t>:</w:t>
      </w:r>
    </w:p>
    <w:p w14:paraId="4C39B4E2" w14:textId="77777777" w:rsidR="009672FE" w:rsidRPr="009672FE" w:rsidRDefault="009672FE" w:rsidP="009672FE">
      <w:pPr>
        <w:jc w:val="both"/>
        <w:rPr>
          <w:rFonts w:ascii="Arial Narrow" w:eastAsiaTheme="majorEastAsia" w:hAnsi="Arial Narrow" w:cstheme="majorBidi"/>
          <w:sz w:val="22"/>
          <w:szCs w:val="22"/>
          <w:lang w:val="es-419"/>
        </w:rPr>
      </w:pPr>
    </w:p>
    <w:p w14:paraId="5CDD2B4D" w14:textId="77777777" w:rsidR="009672FE" w:rsidRPr="009672FE" w:rsidRDefault="009672FE" w:rsidP="009672FE">
      <w:pPr>
        <w:pStyle w:val="ListParagraph"/>
        <w:numPr>
          <w:ilvl w:val="0"/>
          <w:numId w:val="52"/>
        </w:numPr>
        <w:jc w:val="both"/>
        <w:rPr>
          <w:rFonts w:ascii="Arial Narrow" w:eastAsiaTheme="majorEastAsia" w:hAnsi="Arial Narrow" w:cstheme="majorBidi"/>
          <w:b/>
          <w:bCs/>
          <w:sz w:val="22"/>
          <w:szCs w:val="22"/>
          <w:lang w:val="es-419"/>
        </w:rPr>
      </w:pPr>
      <w:r w:rsidRPr="009672FE">
        <w:rPr>
          <w:rFonts w:ascii="Arial Narrow" w:eastAsiaTheme="majorEastAsia" w:hAnsi="Arial Narrow" w:cstheme="majorBidi"/>
          <w:b/>
          <w:bCs/>
          <w:sz w:val="22"/>
          <w:szCs w:val="22"/>
          <w:lang w:val="es-419"/>
        </w:rPr>
        <w:t>Predominio de la administración tributaria (modelo fiscal):</w:t>
      </w:r>
    </w:p>
    <w:p w14:paraId="1B0C13AA" w14:textId="3988D56A" w:rsidR="000F091A" w:rsidRDefault="009672FE" w:rsidP="000F091A">
      <w:pPr>
        <w:ind w:left="720"/>
        <w:jc w:val="both"/>
        <w:rPr>
          <w:rFonts w:ascii="Arial Narrow" w:eastAsiaTheme="majorEastAsia" w:hAnsi="Arial Narrow" w:cstheme="majorBidi"/>
          <w:sz w:val="22"/>
          <w:szCs w:val="22"/>
          <w:lang w:val="es-419"/>
        </w:rPr>
      </w:pPr>
      <w:r w:rsidRPr="009672FE">
        <w:rPr>
          <w:rFonts w:ascii="Arial Narrow" w:eastAsiaTheme="majorEastAsia" w:hAnsi="Arial Narrow" w:cstheme="majorBidi"/>
          <w:sz w:val="22"/>
          <w:szCs w:val="22"/>
          <w:lang w:val="es-419"/>
        </w:rPr>
        <w:t xml:space="preserve">En Francia, la autoridad tributaria </w:t>
      </w:r>
      <w:r w:rsidR="00067E8C" w:rsidRPr="00067E8C">
        <w:rPr>
          <w:rFonts w:ascii="Arial Narrow" w:eastAsiaTheme="majorEastAsia" w:hAnsi="Arial Narrow" w:cstheme="majorBidi"/>
          <w:sz w:val="22"/>
          <w:szCs w:val="22"/>
          <w:lang w:val="es-419"/>
        </w:rPr>
        <w:t xml:space="preserve">(DGFiP) </w:t>
      </w:r>
      <w:r w:rsidRPr="009672FE">
        <w:rPr>
          <w:rFonts w:ascii="Arial Narrow" w:eastAsiaTheme="majorEastAsia" w:hAnsi="Arial Narrow" w:cstheme="majorBidi"/>
          <w:sz w:val="22"/>
          <w:szCs w:val="22"/>
          <w:lang w:val="es-419"/>
        </w:rPr>
        <w:t xml:space="preserve">cumple un rol central en la implementación del instrumento. </w:t>
      </w:r>
      <w:r w:rsidR="00067E8C" w:rsidRPr="00067E8C">
        <w:rPr>
          <w:rFonts w:ascii="Arial Narrow" w:eastAsiaTheme="majorEastAsia" w:hAnsi="Arial Narrow" w:cstheme="majorBidi"/>
          <w:sz w:val="22"/>
          <w:szCs w:val="22"/>
          <w:lang w:val="es-419"/>
        </w:rPr>
        <w:t xml:space="preserve">El incentivo se gestiona principalmente dentro del sistema tributario, y los controles se realizan de manera posterior mediante procesos de fiscalización. </w:t>
      </w:r>
      <w:r w:rsidR="00294EE3">
        <w:rPr>
          <w:rFonts w:ascii="Arial Narrow" w:eastAsiaTheme="majorEastAsia" w:hAnsi="Arial Narrow" w:cstheme="majorBidi"/>
          <w:sz w:val="22"/>
          <w:szCs w:val="22"/>
          <w:lang w:val="es-419"/>
        </w:rPr>
        <w:t>El involucramiento</w:t>
      </w:r>
      <w:r w:rsidR="000F091A">
        <w:rPr>
          <w:rFonts w:ascii="Arial Narrow" w:eastAsiaTheme="majorEastAsia" w:hAnsi="Arial Narrow" w:cstheme="majorBidi"/>
          <w:sz w:val="22"/>
          <w:szCs w:val="22"/>
          <w:lang w:val="es-419"/>
        </w:rPr>
        <w:t xml:space="preserve"> del </w:t>
      </w:r>
      <w:r w:rsidR="000F091A" w:rsidRPr="000F091A">
        <w:rPr>
          <w:rFonts w:ascii="Arial Narrow" w:eastAsiaTheme="majorEastAsia" w:hAnsi="Arial Narrow" w:cstheme="majorBidi"/>
          <w:sz w:val="22"/>
          <w:szCs w:val="22"/>
          <w:lang w:val="es-419"/>
        </w:rPr>
        <w:t>Ministerio de Educación Superior e investigación (MESR)</w:t>
      </w:r>
      <w:r w:rsidR="00294EE3">
        <w:rPr>
          <w:rFonts w:ascii="Arial Narrow" w:eastAsiaTheme="majorEastAsia" w:hAnsi="Arial Narrow" w:cstheme="majorBidi"/>
          <w:sz w:val="22"/>
          <w:szCs w:val="22"/>
          <w:lang w:val="es-419"/>
        </w:rPr>
        <w:t xml:space="preserve">, como entidad </w:t>
      </w:r>
      <w:del w:id="754" w:author="Stagno Izaguirre, Daniel Alejandro" w:date="2026-06-19T13:14:00Z" w16du:dateUtc="2026-06-19T18:14:00Z">
        <w:r w:rsidR="00294EE3" w:rsidDel="008865D2">
          <w:rPr>
            <w:rFonts w:ascii="Arial Narrow" w:eastAsiaTheme="majorEastAsia" w:hAnsi="Arial Narrow" w:cstheme="majorBidi"/>
            <w:sz w:val="22"/>
            <w:szCs w:val="22"/>
            <w:lang w:val="es-419"/>
          </w:rPr>
          <w:delText>tecnica</w:delText>
        </w:r>
      </w:del>
      <w:ins w:id="755" w:author="Stagno Izaguirre, Daniel Alejandro" w:date="2026-06-19T13:14:00Z" w16du:dateUtc="2026-06-19T18:14:00Z">
        <w:r w:rsidR="008865D2">
          <w:rPr>
            <w:rFonts w:ascii="Arial Narrow" w:eastAsiaTheme="majorEastAsia" w:hAnsi="Arial Narrow" w:cstheme="majorBidi"/>
            <w:sz w:val="22"/>
            <w:szCs w:val="22"/>
            <w:lang w:val="es-419"/>
          </w:rPr>
          <w:t>técnica</w:t>
        </w:r>
      </w:ins>
      <w:r w:rsidR="00294EE3">
        <w:rPr>
          <w:rFonts w:ascii="Arial Narrow" w:eastAsiaTheme="majorEastAsia" w:hAnsi="Arial Narrow" w:cstheme="majorBidi"/>
          <w:sz w:val="22"/>
          <w:szCs w:val="22"/>
          <w:lang w:val="es-419"/>
        </w:rPr>
        <w:t>, es</w:t>
      </w:r>
      <w:r w:rsidR="000F091A" w:rsidRPr="000F091A">
        <w:rPr>
          <w:rFonts w:ascii="Arial Narrow" w:eastAsiaTheme="majorEastAsia" w:hAnsi="Arial Narrow" w:cstheme="majorBidi"/>
          <w:sz w:val="22"/>
          <w:szCs w:val="22"/>
          <w:lang w:val="es-419"/>
        </w:rPr>
        <w:t xml:space="preserve"> a solicitud del DGFIP</w:t>
      </w:r>
      <w:r w:rsidR="00B03271">
        <w:rPr>
          <w:rFonts w:ascii="Arial Narrow" w:eastAsiaTheme="majorEastAsia" w:hAnsi="Arial Narrow" w:cstheme="majorBidi"/>
          <w:sz w:val="22"/>
          <w:szCs w:val="22"/>
          <w:lang w:val="es-419"/>
        </w:rPr>
        <w:t xml:space="preserve"> y con carácter </w:t>
      </w:r>
      <w:del w:id="756" w:author="Stagno Izaguirre, Daniel Alejandro" w:date="2026-06-19T13:14:00Z" w16du:dateUtc="2026-06-19T18:14:00Z">
        <w:r w:rsidR="00B03271" w:rsidDel="008865D2">
          <w:rPr>
            <w:rFonts w:ascii="Arial Narrow" w:eastAsiaTheme="majorEastAsia" w:hAnsi="Arial Narrow" w:cstheme="majorBidi"/>
            <w:sz w:val="22"/>
            <w:szCs w:val="22"/>
            <w:lang w:val="es-419"/>
          </w:rPr>
          <w:delText>consulit</w:delText>
        </w:r>
        <w:r w:rsidR="00483521" w:rsidDel="008865D2">
          <w:rPr>
            <w:rFonts w:ascii="Arial Narrow" w:eastAsiaTheme="majorEastAsia" w:hAnsi="Arial Narrow" w:cstheme="majorBidi"/>
            <w:sz w:val="22"/>
            <w:szCs w:val="22"/>
            <w:lang w:val="es-419"/>
          </w:rPr>
          <w:delText>ivo</w:delText>
        </w:r>
      </w:del>
      <w:ins w:id="757" w:author="Stagno Izaguirre, Daniel Alejandro" w:date="2026-06-19T13:14:00Z" w16du:dateUtc="2026-06-19T18:14:00Z">
        <w:r w:rsidR="008865D2">
          <w:rPr>
            <w:rFonts w:ascii="Arial Narrow" w:eastAsiaTheme="majorEastAsia" w:hAnsi="Arial Narrow" w:cstheme="majorBidi"/>
            <w:sz w:val="22"/>
            <w:szCs w:val="22"/>
            <w:lang w:val="es-419"/>
          </w:rPr>
          <w:t>consultivo</w:t>
        </w:r>
      </w:ins>
      <w:r w:rsidR="000F091A" w:rsidRPr="000F091A">
        <w:rPr>
          <w:rFonts w:ascii="Arial Narrow" w:eastAsiaTheme="majorEastAsia" w:hAnsi="Arial Narrow" w:cstheme="majorBidi"/>
          <w:sz w:val="22"/>
          <w:szCs w:val="22"/>
          <w:lang w:val="es-419"/>
        </w:rPr>
        <w:t xml:space="preserve"> en el marco de control fiscal o </w:t>
      </w:r>
      <w:del w:id="758" w:author="Stagno Izaguirre, Daniel Alejandro" w:date="2026-06-19T13:14:00Z" w16du:dateUtc="2026-06-19T18:14:00Z">
        <w:r w:rsidR="00294EE3" w:rsidDel="008865D2">
          <w:rPr>
            <w:rFonts w:ascii="Arial Narrow" w:eastAsiaTheme="majorEastAsia" w:hAnsi="Arial Narrow" w:cstheme="majorBidi"/>
            <w:sz w:val="22"/>
            <w:szCs w:val="22"/>
            <w:lang w:val="es-419"/>
          </w:rPr>
          <w:delText>certi</w:delText>
        </w:r>
        <w:r w:rsidR="00236701" w:rsidDel="008865D2">
          <w:rPr>
            <w:rFonts w:ascii="Arial Narrow" w:eastAsiaTheme="majorEastAsia" w:hAnsi="Arial Narrow" w:cstheme="majorBidi"/>
            <w:sz w:val="22"/>
            <w:szCs w:val="22"/>
            <w:lang w:val="es-419"/>
          </w:rPr>
          <w:delText>ficacion</w:delText>
        </w:r>
      </w:del>
      <w:ins w:id="759" w:author="Stagno Izaguirre, Daniel Alejandro" w:date="2026-06-19T13:14:00Z" w16du:dateUtc="2026-06-19T18:14:00Z">
        <w:r w:rsidR="008865D2">
          <w:rPr>
            <w:rFonts w:ascii="Arial Narrow" w:eastAsiaTheme="majorEastAsia" w:hAnsi="Arial Narrow" w:cstheme="majorBidi"/>
            <w:sz w:val="22"/>
            <w:szCs w:val="22"/>
            <w:lang w:val="es-419"/>
          </w:rPr>
          <w:t>certificación</w:t>
        </w:r>
      </w:ins>
      <w:r w:rsidR="00483521">
        <w:rPr>
          <w:rFonts w:ascii="Arial Narrow" w:eastAsiaTheme="majorEastAsia" w:hAnsi="Arial Narrow" w:cstheme="majorBidi"/>
          <w:sz w:val="22"/>
          <w:szCs w:val="22"/>
          <w:lang w:val="es-419"/>
        </w:rPr>
        <w:t xml:space="preserve"> previa</w:t>
      </w:r>
      <w:r w:rsidR="00236701">
        <w:rPr>
          <w:rFonts w:ascii="Arial Narrow" w:eastAsiaTheme="majorEastAsia" w:hAnsi="Arial Narrow" w:cstheme="majorBidi"/>
          <w:sz w:val="22"/>
          <w:szCs w:val="22"/>
          <w:lang w:val="es-419"/>
        </w:rPr>
        <w:t>.</w:t>
      </w:r>
    </w:p>
    <w:p w14:paraId="4452B5DE" w14:textId="326A5774" w:rsidR="00236701" w:rsidRPr="00865A1C" w:rsidRDefault="00865A1C" w:rsidP="00236701">
      <w:pPr>
        <w:pStyle w:val="ListParagraph"/>
        <w:numPr>
          <w:ilvl w:val="0"/>
          <w:numId w:val="52"/>
        </w:numPr>
        <w:jc w:val="both"/>
        <w:rPr>
          <w:rFonts w:ascii="Arial Narrow" w:eastAsiaTheme="majorEastAsia" w:hAnsi="Arial Narrow" w:cstheme="majorBidi"/>
          <w:b/>
          <w:bCs/>
          <w:sz w:val="22"/>
          <w:szCs w:val="22"/>
          <w:lang w:val="es-419"/>
        </w:rPr>
      </w:pPr>
      <w:r w:rsidRPr="00865A1C">
        <w:rPr>
          <w:rFonts w:ascii="Arial Narrow" w:eastAsiaTheme="majorEastAsia" w:hAnsi="Arial Narrow" w:cstheme="majorBidi"/>
          <w:b/>
          <w:bCs/>
          <w:sz w:val="22"/>
          <w:szCs w:val="22"/>
          <w:lang w:val="es-419"/>
        </w:rPr>
        <w:t>Predominio de la agencia técnica (modelo técnico-fiscal):</w:t>
      </w:r>
    </w:p>
    <w:p w14:paraId="1E84BD93" w14:textId="5C741B76" w:rsidR="000F091A" w:rsidRDefault="006B00A3" w:rsidP="004E63E3">
      <w:pPr>
        <w:ind w:left="720"/>
        <w:jc w:val="both"/>
        <w:rPr>
          <w:rFonts w:ascii="Arial Narrow" w:eastAsiaTheme="majorEastAsia" w:hAnsi="Arial Narrow" w:cstheme="majorBidi"/>
          <w:sz w:val="22"/>
          <w:szCs w:val="22"/>
          <w:lang w:val="es-419"/>
        </w:rPr>
      </w:pPr>
      <w:r w:rsidRPr="006B00A3">
        <w:rPr>
          <w:rFonts w:ascii="Arial Narrow" w:eastAsiaTheme="majorEastAsia" w:hAnsi="Arial Narrow" w:cstheme="majorBidi"/>
          <w:sz w:val="22"/>
          <w:szCs w:val="22"/>
          <w:lang w:val="es-419"/>
        </w:rPr>
        <w:t xml:space="preserve">En Chile, Portugal, </w:t>
      </w:r>
      <w:r w:rsidR="00253540">
        <w:rPr>
          <w:rFonts w:ascii="Arial Narrow" w:eastAsiaTheme="majorEastAsia" w:hAnsi="Arial Narrow" w:cstheme="majorBidi"/>
          <w:sz w:val="22"/>
          <w:szCs w:val="22"/>
          <w:lang w:val="es-419"/>
        </w:rPr>
        <w:t xml:space="preserve">España, </w:t>
      </w:r>
      <w:r w:rsidRPr="006B00A3">
        <w:rPr>
          <w:rFonts w:ascii="Arial Narrow" w:eastAsiaTheme="majorEastAsia" w:hAnsi="Arial Narrow" w:cstheme="majorBidi"/>
          <w:sz w:val="22"/>
          <w:szCs w:val="22"/>
          <w:lang w:val="es-419"/>
        </w:rPr>
        <w:t xml:space="preserve">Brasil, las agencias especializadas en CTI tienen un rol más activo en la operación del instrumento. En Chile, la Corporación de Fomento de la Producción (CORFO); en Portugal, la Agência Nacional de Inovação (ANI); </w:t>
      </w:r>
      <w:r w:rsidR="00253540">
        <w:rPr>
          <w:rFonts w:ascii="Arial Narrow" w:eastAsiaTheme="majorEastAsia" w:hAnsi="Arial Narrow" w:cstheme="majorBidi"/>
          <w:sz w:val="22"/>
          <w:szCs w:val="22"/>
          <w:lang w:val="es-419"/>
        </w:rPr>
        <w:t xml:space="preserve">en España </w:t>
      </w:r>
      <w:r w:rsidR="00474C1A">
        <w:rPr>
          <w:rFonts w:ascii="Arial Narrow" w:eastAsiaTheme="majorEastAsia" w:hAnsi="Arial Narrow" w:cstheme="majorBidi"/>
          <w:sz w:val="22"/>
          <w:szCs w:val="22"/>
          <w:lang w:val="es-419"/>
        </w:rPr>
        <w:t xml:space="preserve">el </w:t>
      </w:r>
      <w:r w:rsidR="00474C1A" w:rsidRPr="00474C1A">
        <w:rPr>
          <w:rFonts w:ascii="Arial Narrow" w:eastAsiaTheme="majorEastAsia" w:hAnsi="Arial Narrow" w:cstheme="majorBidi"/>
          <w:sz w:val="22"/>
          <w:szCs w:val="22"/>
          <w:lang w:val="es-419"/>
        </w:rPr>
        <w:t>Ministerio de Ciencia, Innovación y Universidades (MICIU)</w:t>
      </w:r>
      <w:r w:rsidR="00474C1A">
        <w:rPr>
          <w:rFonts w:ascii="Arial Narrow" w:eastAsiaTheme="majorEastAsia" w:hAnsi="Arial Narrow" w:cstheme="majorBidi"/>
          <w:sz w:val="22"/>
          <w:szCs w:val="22"/>
          <w:lang w:val="es-419"/>
        </w:rPr>
        <w:t xml:space="preserve">; </w:t>
      </w:r>
      <w:r w:rsidRPr="006B00A3">
        <w:rPr>
          <w:rFonts w:ascii="Arial Narrow" w:eastAsiaTheme="majorEastAsia" w:hAnsi="Arial Narrow" w:cstheme="majorBidi"/>
          <w:sz w:val="22"/>
          <w:szCs w:val="22"/>
          <w:lang w:val="es-419"/>
        </w:rPr>
        <w:t>y en Brasil, el Ministério da Ciência, Tecnologia e Inovações (MCTI), participan de manera directa en la revisión</w:t>
      </w:r>
      <w:r w:rsidR="00F61BF1">
        <w:rPr>
          <w:rFonts w:ascii="Arial Narrow" w:eastAsiaTheme="majorEastAsia" w:hAnsi="Arial Narrow" w:cstheme="majorBidi"/>
          <w:sz w:val="22"/>
          <w:szCs w:val="22"/>
          <w:lang w:val="es-419"/>
        </w:rPr>
        <w:t xml:space="preserve">, ex ante o ex post, </w:t>
      </w:r>
      <w:r w:rsidRPr="006B00A3">
        <w:rPr>
          <w:rFonts w:ascii="Arial Narrow" w:eastAsiaTheme="majorEastAsia" w:hAnsi="Arial Narrow" w:cstheme="majorBidi"/>
          <w:sz w:val="22"/>
          <w:szCs w:val="22"/>
          <w:lang w:val="es-419"/>
        </w:rPr>
        <w:t xml:space="preserve">de </w:t>
      </w:r>
      <w:r w:rsidR="00F61BF1">
        <w:rPr>
          <w:rFonts w:ascii="Arial Narrow" w:eastAsiaTheme="majorEastAsia" w:hAnsi="Arial Narrow" w:cstheme="majorBidi"/>
          <w:sz w:val="22"/>
          <w:szCs w:val="22"/>
          <w:lang w:val="es-419"/>
        </w:rPr>
        <w:t xml:space="preserve">proyectos o </w:t>
      </w:r>
      <w:r w:rsidRPr="006B00A3">
        <w:rPr>
          <w:rFonts w:ascii="Arial Narrow" w:eastAsiaTheme="majorEastAsia" w:hAnsi="Arial Narrow" w:cstheme="majorBidi"/>
          <w:sz w:val="22"/>
          <w:szCs w:val="22"/>
          <w:lang w:val="es-419"/>
        </w:rPr>
        <w:t>actividades de I+D</w:t>
      </w:r>
      <w:r w:rsidR="00F61BF1">
        <w:rPr>
          <w:rFonts w:ascii="Arial Narrow" w:eastAsiaTheme="majorEastAsia" w:hAnsi="Arial Narrow" w:cstheme="majorBidi"/>
          <w:sz w:val="22"/>
          <w:szCs w:val="22"/>
          <w:lang w:val="es-419"/>
        </w:rPr>
        <w:t xml:space="preserve"> con carácter vincula</w:t>
      </w:r>
      <w:r w:rsidR="00C1664C">
        <w:rPr>
          <w:rFonts w:ascii="Arial Narrow" w:eastAsiaTheme="majorEastAsia" w:hAnsi="Arial Narrow" w:cstheme="majorBidi"/>
          <w:sz w:val="22"/>
          <w:szCs w:val="22"/>
          <w:lang w:val="es-419"/>
        </w:rPr>
        <w:t xml:space="preserve">nte. </w:t>
      </w:r>
      <w:r w:rsidR="00C1664C" w:rsidRPr="00C1664C">
        <w:rPr>
          <w:rFonts w:ascii="Arial Narrow" w:eastAsiaTheme="majorEastAsia" w:hAnsi="Arial Narrow" w:cstheme="majorBidi"/>
          <w:sz w:val="22"/>
          <w:szCs w:val="22"/>
          <w:lang w:val="es-419"/>
        </w:rPr>
        <w:t>En estos casos, las administraciones tributarias</w:t>
      </w:r>
      <w:r w:rsidR="00EC0C3E">
        <w:rPr>
          <w:rFonts w:ascii="Arial Narrow" w:eastAsiaTheme="majorEastAsia" w:hAnsi="Arial Narrow" w:cstheme="majorBidi"/>
          <w:sz w:val="22"/>
          <w:szCs w:val="22"/>
          <w:lang w:val="es-419"/>
        </w:rPr>
        <w:t xml:space="preserve"> </w:t>
      </w:r>
      <w:r w:rsidR="0090793A">
        <w:rPr>
          <w:rFonts w:ascii="Arial Narrow" w:eastAsiaTheme="majorEastAsia" w:hAnsi="Arial Narrow" w:cstheme="majorBidi"/>
          <w:sz w:val="22"/>
          <w:szCs w:val="22"/>
          <w:lang w:val="es-419"/>
        </w:rPr>
        <w:t>c</w:t>
      </w:r>
      <w:r w:rsidR="00EC0C3E" w:rsidRPr="00EC0C3E">
        <w:rPr>
          <w:rFonts w:ascii="Arial Narrow" w:eastAsiaTheme="majorEastAsia" w:hAnsi="Arial Narrow" w:cstheme="majorBidi"/>
          <w:sz w:val="22"/>
          <w:szCs w:val="22"/>
          <w:lang w:val="es-419"/>
        </w:rPr>
        <w:t>umplen principalmente funciones de aplicación del beneficio y fiscalización</w:t>
      </w:r>
    </w:p>
    <w:p w14:paraId="71A1B2CE" w14:textId="2D1474F3" w:rsidR="00EC0C3E" w:rsidRDefault="00EC0C3E" w:rsidP="00EC0C3E">
      <w:pPr>
        <w:pStyle w:val="ListParagraph"/>
        <w:numPr>
          <w:ilvl w:val="0"/>
          <w:numId w:val="52"/>
        </w:numPr>
        <w:jc w:val="both"/>
        <w:rPr>
          <w:rFonts w:ascii="Arial Narrow" w:eastAsiaTheme="majorEastAsia" w:hAnsi="Arial Narrow" w:cstheme="majorBidi"/>
          <w:b/>
          <w:bCs/>
          <w:sz w:val="22"/>
          <w:szCs w:val="22"/>
          <w:lang w:val="es-419"/>
        </w:rPr>
      </w:pPr>
      <w:r w:rsidRPr="00EC0C3E">
        <w:rPr>
          <w:rFonts w:ascii="Arial Narrow" w:eastAsiaTheme="majorEastAsia" w:hAnsi="Arial Narrow" w:cstheme="majorBidi"/>
          <w:b/>
          <w:bCs/>
          <w:sz w:val="22"/>
          <w:szCs w:val="22"/>
          <w:lang w:val="es-419"/>
        </w:rPr>
        <w:t>Modelos interinstitucionales complejos (modelo colegiado):</w:t>
      </w:r>
    </w:p>
    <w:p w14:paraId="790609B9" w14:textId="676D62F5" w:rsidR="00F02F20" w:rsidRDefault="00F02F20" w:rsidP="00F02F20">
      <w:pPr>
        <w:pStyle w:val="ListParagraph"/>
        <w:jc w:val="both"/>
        <w:rPr>
          <w:rFonts w:ascii="Arial Narrow" w:eastAsiaTheme="majorEastAsia" w:hAnsi="Arial Narrow" w:cstheme="majorBidi"/>
          <w:sz w:val="22"/>
          <w:szCs w:val="22"/>
          <w:lang w:val="es-419"/>
        </w:rPr>
      </w:pPr>
      <w:r w:rsidRPr="00F02F20">
        <w:rPr>
          <w:rFonts w:ascii="Arial Narrow" w:eastAsiaTheme="majorEastAsia" w:hAnsi="Arial Narrow" w:cstheme="majorBidi"/>
          <w:sz w:val="22"/>
          <w:szCs w:val="22"/>
          <w:lang w:val="es-419"/>
        </w:rPr>
        <w:t xml:space="preserve">Colombia presenta un esquema de gobernanza más estructurado, basado en la articulación de múltiples entidades a través del Consejo Nacional de Beneficios Tributarios en Ciencia, Tecnología e Innovación (CNBT), liderado por el Ministerio de Ciencia, Tecnología e Innovación (MinCiencias). En este modelo, la </w:t>
      </w:r>
      <w:r w:rsidR="00BB216E">
        <w:rPr>
          <w:rFonts w:ascii="Arial Narrow" w:eastAsiaTheme="majorEastAsia" w:hAnsi="Arial Narrow" w:cstheme="majorBidi"/>
          <w:sz w:val="22"/>
          <w:szCs w:val="22"/>
          <w:lang w:val="es-419"/>
        </w:rPr>
        <w:t>CNTB gestiona el instrumento</w:t>
      </w:r>
      <w:r w:rsidRPr="00F02F20">
        <w:rPr>
          <w:rFonts w:ascii="Arial Narrow" w:eastAsiaTheme="majorEastAsia" w:hAnsi="Arial Narrow" w:cstheme="majorBidi"/>
          <w:sz w:val="22"/>
          <w:szCs w:val="22"/>
          <w:lang w:val="es-419"/>
        </w:rPr>
        <w:t>, mientras que la Dirección de Impuestos y Aduanas Nacionales (DIAN) es responsable de</w:t>
      </w:r>
      <w:r w:rsidR="00387662">
        <w:rPr>
          <w:rFonts w:ascii="Arial Narrow" w:eastAsiaTheme="majorEastAsia" w:hAnsi="Arial Narrow" w:cstheme="majorBidi"/>
          <w:sz w:val="22"/>
          <w:szCs w:val="22"/>
          <w:lang w:val="es-419"/>
        </w:rPr>
        <w:t xml:space="preserve">l </w:t>
      </w:r>
      <w:r w:rsidRPr="00F02F20">
        <w:rPr>
          <w:rFonts w:ascii="Arial Narrow" w:eastAsiaTheme="majorEastAsia" w:hAnsi="Arial Narrow" w:cstheme="majorBidi"/>
          <w:sz w:val="22"/>
          <w:szCs w:val="22"/>
          <w:lang w:val="es-419"/>
        </w:rPr>
        <w:t>control tributario del beneficio.</w:t>
      </w:r>
    </w:p>
    <w:p w14:paraId="2709CEEE" w14:textId="77777777" w:rsidR="001B086E" w:rsidRDefault="001B086E" w:rsidP="001B086E">
      <w:pPr>
        <w:jc w:val="both"/>
        <w:rPr>
          <w:ins w:id="760" w:author="Stagno Izaguirre, Daniel Alejandro" w:date="2026-06-19T13:19:00Z" w16du:dateUtc="2026-06-19T18:19:00Z"/>
          <w:rFonts w:ascii="Arial Narrow" w:eastAsiaTheme="majorEastAsia" w:hAnsi="Arial Narrow" w:cstheme="majorBidi"/>
          <w:sz w:val="22"/>
          <w:szCs w:val="22"/>
          <w:lang w:val="es-419"/>
        </w:rPr>
      </w:pPr>
    </w:p>
    <w:p w14:paraId="30E0D069" w14:textId="597A1C92" w:rsidR="00E81206" w:rsidRDefault="00E81206" w:rsidP="001B086E">
      <w:pPr>
        <w:jc w:val="both"/>
        <w:rPr>
          <w:rFonts w:ascii="Arial Narrow" w:eastAsiaTheme="majorEastAsia" w:hAnsi="Arial Narrow" w:cstheme="majorBidi"/>
          <w:sz w:val="22"/>
          <w:szCs w:val="22"/>
          <w:lang w:val="es-419"/>
        </w:rPr>
      </w:pPr>
      <w:commentRangeStart w:id="761"/>
      <w:ins w:id="762" w:author="Stagno Izaguirre, Daniel Alejandro" w:date="2026-06-19T13:19:00Z" w16du:dateUtc="2026-06-19T18:19:00Z">
        <w:r w:rsidRPr="00F02AE1">
          <w:rPr>
            <w:rFonts w:ascii="Arial Narrow" w:eastAsiaTheme="majorEastAsia" w:hAnsi="Arial Narrow" w:cstheme="majorBidi"/>
            <w:sz w:val="22"/>
            <w:szCs w:val="22"/>
            <w:highlight w:val="yellow"/>
            <w:lang w:val="es-419"/>
            <w:rPrChange w:id="763" w:author="Stagno Izaguirre, Daniel Alejandro" w:date="2026-06-19T13:21:00Z" w16du:dateUtc="2026-06-19T18:21:00Z">
              <w:rPr>
                <w:rFonts w:ascii="Arial Narrow" w:eastAsiaTheme="majorEastAsia" w:hAnsi="Arial Narrow" w:cstheme="majorBidi"/>
                <w:sz w:val="22"/>
                <w:szCs w:val="22"/>
                <w:lang w:val="es-419"/>
              </w:rPr>
            </w:rPrChange>
          </w:rPr>
          <w:t>Ventajas/desventajas</w:t>
        </w:r>
      </w:ins>
      <w:commentRangeEnd w:id="761"/>
      <w:r w:rsidR="00F02AE1">
        <w:rPr>
          <w:rStyle w:val="CommentReference"/>
          <w:rFonts w:ascii="Arial Narrow" w:eastAsiaTheme="majorEastAsia" w:hAnsi="Arial Narrow" w:cstheme="majorBidi"/>
          <w:sz w:val="22"/>
          <w:szCs w:val="22"/>
          <w:lang w:val="es-419"/>
        </w:rPr>
        <w:commentReference w:id="761"/>
      </w:r>
    </w:p>
    <w:p w14:paraId="129B7E62" w14:textId="405DA406" w:rsidR="001B086E" w:rsidDel="00217020" w:rsidRDefault="001B086E" w:rsidP="001B086E">
      <w:pPr>
        <w:jc w:val="both"/>
        <w:rPr>
          <w:moveFrom w:id="764" w:author="Stagno Izaguirre, Daniel Alejandro" w:date="2026-06-19T13:16:00Z" w16du:dateUtc="2026-06-19T18:16:00Z"/>
          <w:rFonts w:ascii="Arial Narrow" w:eastAsiaTheme="majorEastAsia" w:hAnsi="Arial Narrow" w:cstheme="majorBidi"/>
          <w:sz w:val="22"/>
          <w:szCs w:val="22"/>
          <w:lang w:val="es-419"/>
        </w:rPr>
      </w:pPr>
      <w:moveFromRangeStart w:id="765" w:author="Stagno Izaguirre, Daniel Alejandro" w:date="2026-06-19T13:16:00Z" w:name="move232767400"/>
      <w:moveFrom w:id="766" w:author="Stagno Izaguirre, Daniel Alejandro" w:date="2026-06-19T13:16:00Z" w16du:dateUtc="2026-06-19T18:16:00Z">
        <w:r w:rsidDel="00217020">
          <w:rPr>
            <w:rFonts w:ascii="Arial Narrow" w:eastAsiaTheme="majorEastAsia" w:hAnsi="Arial Narrow" w:cstheme="majorBidi"/>
            <w:sz w:val="22"/>
            <w:szCs w:val="22"/>
            <w:lang w:val="es-419"/>
          </w:rPr>
          <w:t>Los estudios de caso</w:t>
        </w:r>
        <w:r w:rsidRPr="001B086E" w:rsidDel="00217020">
          <w:rPr>
            <w:rFonts w:ascii="Arial Narrow" w:eastAsiaTheme="majorEastAsia" w:hAnsi="Arial Narrow" w:cstheme="majorBidi"/>
            <w:sz w:val="22"/>
            <w:szCs w:val="22"/>
            <w:lang w:val="es-419"/>
          </w:rPr>
          <w:t xml:space="preserve"> reflejan distintos equilibrios en la distribución de funciones entre entidades fiscales y técnicas. Mientras algunos países privilegian una gestión centrada en la administración tributaria, otros asignan un rol más protagónico a las agencias de CTI o adoptan esquemas interinstitucionales más complejos.</w:t>
        </w:r>
      </w:moveFrom>
    </w:p>
    <w:moveFromRangeEnd w:id="765"/>
    <w:p w14:paraId="3E30A314" w14:textId="77777777" w:rsidR="00225E8D" w:rsidRDefault="00225E8D" w:rsidP="001B086E">
      <w:pPr>
        <w:jc w:val="both"/>
        <w:rPr>
          <w:rFonts w:ascii="Arial Narrow" w:eastAsiaTheme="majorEastAsia" w:hAnsi="Arial Narrow" w:cstheme="majorBidi"/>
          <w:sz w:val="22"/>
          <w:szCs w:val="22"/>
          <w:lang w:val="es-419"/>
        </w:rPr>
      </w:pPr>
    </w:p>
    <w:p w14:paraId="693137FC" w14:textId="62959422" w:rsidR="00D33FD7" w:rsidRPr="00232668" w:rsidRDefault="00D33FD7" w:rsidP="00232668">
      <w:pPr>
        <w:pStyle w:val="Heading3"/>
        <w:rPr>
          <w:rFonts w:ascii="Arial Narrow" w:hAnsi="Arial Narrow"/>
          <w:b/>
          <w:bCs/>
          <w:color w:val="000000" w:themeColor="text1"/>
          <w:lang w:val="es-419"/>
        </w:rPr>
      </w:pPr>
      <w:r w:rsidRPr="00232668">
        <w:rPr>
          <w:rFonts w:ascii="Arial Narrow" w:hAnsi="Arial Narrow"/>
          <w:b/>
          <w:bCs/>
          <w:color w:val="000000" w:themeColor="text1"/>
          <w:lang w:val="es-419"/>
        </w:rPr>
        <w:t>2.2. Modalidades de acceso y procesos de obtención del incentivo</w:t>
      </w:r>
    </w:p>
    <w:p w14:paraId="203D9B4F" w14:textId="77777777" w:rsidR="00D33FD7" w:rsidRPr="00D33FD7" w:rsidRDefault="00D33FD7" w:rsidP="00D33FD7">
      <w:pPr>
        <w:jc w:val="both"/>
        <w:rPr>
          <w:rFonts w:ascii="Arial Narrow" w:eastAsiaTheme="majorEastAsia" w:hAnsi="Arial Narrow" w:cstheme="majorBidi"/>
          <w:sz w:val="22"/>
          <w:szCs w:val="22"/>
          <w:lang w:val="es-419"/>
        </w:rPr>
      </w:pPr>
    </w:p>
    <w:p w14:paraId="42B26E46" w14:textId="3CF88004" w:rsidR="0019662F" w:rsidRPr="00D33FD7" w:rsidRDefault="00953F3E" w:rsidP="0019662F">
      <w:pPr>
        <w:jc w:val="both"/>
        <w:rPr>
          <w:rFonts w:ascii="Arial Narrow" w:eastAsiaTheme="majorEastAsia" w:hAnsi="Arial Narrow" w:cstheme="majorBidi"/>
          <w:sz w:val="22"/>
          <w:szCs w:val="22"/>
          <w:lang w:val="es-419"/>
        </w:rPr>
      </w:pPr>
      <w:r w:rsidRPr="00953F3E">
        <w:rPr>
          <w:rFonts w:ascii="Arial Narrow" w:eastAsiaTheme="majorEastAsia" w:hAnsi="Arial Narrow" w:cstheme="majorBidi"/>
          <w:sz w:val="22"/>
          <w:szCs w:val="22"/>
          <w:lang w:val="es-419"/>
        </w:rPr>
        <w:t xml:space="preserve">El procedimiento para obtener incentivos fiscales a la I+D varía significativamente entre jurisdicciones, y generalmente se clasifica en </w:t>
      </w:r>
      <w:r w:rsidR="00573D0F">
        <w:rPr>
          <w:rFonts w:ascii="Arial Narrow" w:eastAsiaTheme="majorEastAsia" w:hAnsi="Arial Narrow" w:cstheme="majorBidi"/>
          <w:sz w:val="22"/>
          <w:szCs w:val="22"/>
          <w:lang w:val="es-419"/>
        </w:rPr>
        <w:t>tres</w:t>
      </w:r>
      <w:r w:rsidRPr="00953F3E">
        <w:rPr>
          <w:rFonts w:ascii="Arial Narrow" w:eastAsiaTheme="majorEastAsia" w:hAnsi="Arial Narrow" w:cstheme="majorBidi"/>
          <w:sz w:val="22"/>
          <w:szCs w:val="22"/>
          <w:lang w:val="es-419"/>
        </w:rPr>
        <w:t xml:space="preserve"> grandes categorías: </w:t>
      </w:r>
      <w:r w:rsidR="00CF5594">
        <w:rPr>
          <w:rFonts w:ascii="Arial Narrow" w:eastAsiaTheme="majorEastAsia" w:hAnsi="Arial Narrow" w:cstheme="majorBidi"/>
          <w:sz w:val="22"/>
          <w:szCs w:val="22"/>
          <w:lang w:val="es-419"/>
        </w:rPr>
        <w:t xml:space="preserve">acceso </w:t>
      </w:r>
      <w:del w:id="767" w:author="Stagno Izaguirre, Daniel Alejandro" w:date="2026-06-19T13:25:00Z" w16du:dateUtc="2026-06-19T18:25:00Z">
        <w:r w:rsidR="00CF5594" w:rsidDel="003A1D35">
          <w:rPr>
            <w:rFonts w:ascii="Arial Narrow" w:eastAsiaTheme="majorEastAsia" w:hAnsi="Arial Narrow" w:cstheme="majorBidi"/>
            <w:sz w:val="22"/>
            <w:szCs w:val="22"/>
            <w:lang w:val="es-419"/>
          </w:rPr>
          <w:delText xml:space="preserve">autonomaticico </w:delText>
        </w:r>
      </w:del>
      <w:ins w:id="768" w:author="Stagno Izaguirre, Daniel Alejandro" w:date="2026-06-19T13:25:00Z" w16du:dateUtc="2026-06-19T18:25:00Z">
        <w:r w:rsidR="003A1D35">
          <w:rPr>
            <w:rFonts w:ascii="Arial Narrow" w:eastAsiaTheme="majorEastAsia" w:hAnsi="Arial Narrow" w:cstheme="majorBidi"/>
            <w:sz w:val="22"/>
            <w:szCs w:val="22"/>
            <w:lang w:val="es-419"/>
          </w:rPr>
          <w:t xml:space="preserve">automático </w:t>
        </w:r>
      </w:ins>
      <w:r w:rsidR="00CF5594">
        <w:rPr>
          <w:rFonts w:ascii="Arial Narrow" w:eastAsiaTheme="majorEastAsia" w:hAnsi="Arial Narrow" w:cstheme="majorBidi"/>
          <w:sz w:val="22"/>
          <w:szCs w:val="22"/>
          <w:lang w:val="es-419"/>
        </w:rPr>
        <w:t>bas</w:t>
      </w:r>
      <w:ins w:id="769" w:author="Stagno Izaguirre, Daniel Alejandro" w:date="2026-06-19T13:25:00Z" w16du:dateUtc="2026-06-19T18:25:00Z">
        <w:r w:rsidR="003A1D35">
          <w:rPr>
            <w:rFonts w:ascii="Arial Narrow" w:eastAsiaTheme="majorEastAsia" w:hAnsi="Arial Narrow" w:cstheme="majorBidi"/>
            <w:sz w:val="22"/>
            <w:szCs w:val="22"/>
            <w:lang w:val="es-419"/>
          </w:rPr>
          <w:t>ad</w:t>
        </w:r>
      </w:ins>
      <w:r w:rsidR="00CF5594">
        <w:rPr>
          <w:rFonts w:ascii="Arial Narrow" w:eastAsiaTheme="majorEastAsia" w:hAnsi="Arial Narrow" w:cstheme="majorBidi"/>
          <w:sz w:val="22"/>
          <w:szCs w:val="22"/>
          <w:lang w:val="es-419"/>
        </w:rPr>
        <w:t xml:space="preserve">o en </w:t>
      </w:r>
      <w:r w:rsidRPr="00953F3E">
        <w:rPr>
          <w:rFonts w:ascii="Arial Narrow" w:eastAsiaTheme="majorEastAsia" w:hAnsi="Arial Narrow" w:cstheme="majorBidi"/>
          <w:sz w:val="22"/>
          <w:szCs w:val="22"/>
          <w:lang w:val="es-419"/>
        </w:rPr>
        <w:t>auto</w:t>
      </w:r>
      <w:r w:rsidR="00CF5594">
        <w:rPr>
          <w:rFonts w:ascii="Arial Narrow" w:eastAsiaTheme="majorEastAsia" w:hAnsi="Arial Narrow" w:cstheme="majorBidi"/>
          <w:sz w:val="22"/>
          <w:szCs w:val="22"/>
          <w:lang w:val="es-419"/>
        </w:rPr>
        <w:t>declaración</w:t>
      </w:r>
      <w:r w:rsidRPr="00953F3E">
        <w:rPr>
          <w:rFonts w:ascii="Arial Narrow" w:eastAsiaTheme="majorEastAsia" w:hAnsi="Arial Narrow" w:cstheme="majorBidi"/>
          <w:sz w:val="22"/>
          <w:szCs w:val="22"/>
          <w:lang w:val="es-419"/>
        </w:rPr>
        <w:t xml:space="preserve"> (con auditoría ex post) y aprobación</w:t>
      </w:r>
      <w:ins w:id="770" w:author="Stagno Izaguirre, Daniel Alejandro" w:date="2026-06-19T13:25:00Z" w16du:dateUtc="2026-06-19T18:25:00Z">
        <w:r w:rsidR="00F365CE">
          <w:rPr>
            <w:rFonts w:ascii="Arial Narrow" w:eastAsiaTheme="majorEastAsia" w:hAnsi="Arial Narrow" w:cstheme="majorBidi"/>
            <w:sz w:val="22"/>
            <w:szCs w:val="22"/>
            <w:lang w:val="es-419"/>
          </w:rPr>
          <w:t>;</w:t>
        </w:r>
      </w:ins>
      <w:del w:id="771" w:author="Stagno Izaguirre, Daniel Alejandro" w:date="2026-06-19T13:25:00Z" w16du:dateUtc="2026-06-19T18:25:00Z">
        <w:r w:rsidR="00573D0F" w:rsidDel="00F365CE">
          <w:rPr>
            <w:rFonts w:ascii="Arial Narrow" w:eastAsiaTheme="majorEastAsia" w:hAnsi="Arial Narrow" w:cstheme="majorBidi"/>
            <w:sz w:val="22"/>
            <w:szCs w:val="22"/>
            <w:lang w:val="es-419"/>
          </w:rPr>
          <w:delText>,</w:delText>
        </w:r>
      </w:del>
      <w:r w:rsidRPr="00953F3E">
        <w:rPr>
          <w:rFonts w:ascii="Arial Narrow" w:eastAsiaTheme="majorEastAsia" w:hAnsi="Arial Narrow" w:cstheme="majorBidi"/>
          <w:sz w:val="22"/>
          <w:szCs w:val="22"/>
          <w:lang w:val="es-419"/>
        </w:rPr>
        <w:t xml:space="preserve"> certificación previa obligatoria (con revisión ex ante</w:t>
      </w:r>
      <w:del w:id="772" w:author="Stagno Izaguirre, Daniel Alejandro" w:date="2026-06-19T13:26:00Z" w16du:dateUtc="2026-06-19T18:26:00Z">
        <w:r w:rsidRPr="00953F3E" w:rsidDel="00F365CE">
          <w:rPr>
            <w:rFonts w:ascii="Arial Narrow" w:eastAsiaTheme="majorEastAsia" w:hAnsi="Arial Narrow" w:cstheme="majorBidi"/>
            <w:sz w:val="22"/>
            <w:szCs w:val="22"/>
            <w:lang w:val="es-419"/>
          </w:rPr>
          <w:delText>)</w:delText>
        </w:r>
        <w:r w:rsidR="00573D0F" w:rsidDel="00F365CE">
          <w:rPr>
            <w:rFonts w:ascii="Arial Narrow" w:eastAsiaTheme="majorEastAsia" w:hAnsi="Arial Narrow" w:cstheme="majorBidi"/>
            <w:sz w:val="22"/>
            <w:szCs w:val="22"/>
            <w:lang w:val="es-419"/>
          </w:rPr>
          <w:delText xml:space="preserve">, </w:delText>
        </w:r>
      </w:del>
      <w:ins w:id="773" w:author="Stagno Izaguirre, Daniel Alejandro" w:date="2026-06-19T13:26:00Z" w16du:dateUtc="2026-06-19T18:26:00Z">
        <w:r w:rsidR="00F365CE" w:rsidRPr="00953F3E">
          <w:rPr>
            <w:rFonts w:ascii="Arial Narrow" w:eastAsiaTheme="majorEastAsia" w:hAnsi="Arial Narrow" w:cstheme="majorBidi"/>
            <w:sz w:val="22"/>
            <w:szCs w:val="22"/>
            <w:lang w:val="es-419"/>
          </w:rPr>
          <w:t>)</w:t>
        </w:r>
        <w:r w:rsidR="00F365CE">
          <w:rPr>
            <w:rFonts w:ascii="Arial Narrow" w:eastAsiaTheme="majorEastAsia" w:hAnsi="Arial Narrow" w:cstheme="majorBidi"/>
            <w:sz w:val="22"/>
            <w:szCs w:val="22"/>
            <w:lang w:val="es-419"/>
          </w:rPr>
          <w:t xml:space="preserve">; </w:t>
        </w:r>
      </w:ins>
      <w:r w:rsidR="00573D0F">
        <w:rPr>
          <w:rFonts w:ascii="Arial Narrow" w:eastAsiaTheme="majorEastAsia" w:hAnsi="Arial Narrow" w:cstheme="majorBidi"/>
          <w:sz w:val="22"/>
          <w:szCs w:val="22"/>
          <w:lang w:val="es-419"/>
        </w:rPr>
        <w:t xml:space="preserve">y modelos </w:t>
      </w:r>
      <w:del w:id="774" w:author="Stagno Izaguirre, Daniel Alejandro" w:date="2026-06-19T13:26:00Z" w16du:dateUtc="2026-06-19T18:26:00Z">
        <w:r w:rsidR="00573D0F" w:rsidDel="00F365CE">
          <w:rPr>
            <w:rFonts w:ascii="Arial Narrow" w:eastAsiaTheme="majorEastAsia" w:hAnsi="Arial Narrow" w:cstheme="majorBidi"/>
            <w:sz w:val="22"/>
            <w:szCs w:val="22"/>
            <w:lang w:val="es-419"/>
          </w:rPr>
          <w:delText>hibridos</w:delText>
        </w:r>
      </w:del>
      <w:ins w:id="775" w:author="Stagno Izaguirre, Daniel Alejandro" w:date="2026-06-19T13:26:00Z" w16du:dateUtc="2026-06-19T18:26:00Z">
        <w:r w:rsidR="00F365CE">
          <w:rPr>
            <w:rFonts w:ascii="Arial Narrow" w:eastAsiaTheme="majorEastAsia" w:hAnsi="Arial Narrow" w:cstheme="majorBidi"/>
            <w:sz w:val="22"/>
            <w:szCs w:val="22"/>
            <w:lang w:val="es-419"/>
          </w:rPr>
          <w:t>híbridos</w:t>
        </w:r>
      </w:ins>
      <w:r w:rsidR="00F72E55">
        <w:rPr>
          <w:rFonts w:ascii="Arial Narrow" w:eastAsiaTheme="majorEastAsia" w:hAnsi="Arial Narrow" w:cstheme="majorBidi"/>
          <w:sz w:val="22"/>
          <w:szCs w:val="22"/>
          <w:lang w:val="es-419"/>
        </w:rPr>
        <w:t xml:space="preserve"> con validación opcional</w:t>
      </w:r>
      <w:r w:rsidRPr="00953F3E">
        <w:rPr>
          <w:rFonts w:ascii="Arial Narrow" w:eastAsiaTheme="majorEastAsia" w:hAnsi="Arial Narrow" w:cstheme="majorBidi"/>
          <w:sz w:val="22"/>
          <w:szCs w:val="22"/>
          <w:lang w:val="es-419"/>
        </w:rPr>
        <w:t>.</w:t>
      </w:r>
      <w:r w:rsidR="0019662F" w:rsidRPr="0019662F">
        <w:rPr>
          <w:rFonts w:ascii="Arial Narrow" w:eastAsiaTheme="majorEastAsia" w:hAnsi="Arial Narrow" w:cstheme="majorBidi"/>
          <w:sz w:val="22"/>
          <w:szCs w:val="22"/>
          <w:lang w:val="es-419"/>
        </w:rPr>
        <w:t xml:space="preserve"> </w:t>
      </w:r>
      <w:r w:rsidR="0019662F" w:rsidRPr="00D33FD7">
        <w:rPr>
          <w:rFonts w:ascii="Arial Narrow" w:eastAsiaTheme="majorEastAsia" w:hAnsi="Arial Narrow" w:cstheme="majorBidi"/>
          <w:sz w:val="22"/>
          <w:szCs w:val="22"/>
          <w:lang w:val="es-419"/>
        </w:rPr>
        <w:t>Estas diferencias reflejan distintos enfoques de política en torno al equilibrio entre acceso amplio, control del gasto fiscal y calidad de los proyectos financiados.</w:t>
      </w:r>
    </w:p>
    <w:p w14:paraId="6FD65ACE" w14:textId="523D4494" w:rsidR="00953F3E" w:rsidRDefault="00953F3E" w:rsidP="00D33FD7">
      <w:pPr>
        <w:jc w:val="both"/>
        <w:rPr>
          <w:rFonts w:ascii="Arial Narrow" w:eastAsiaTheme="majorEastAsia" w:hAnsi="Arial Narrow" w:cstheme="majorBidi"/>
          <w:sz w:val="22"/>
          <w:szCs w:val="22"/>
          <w:lang w:val="es-419"/>
        </w:rPr>
      </w:pPr>
    </w:p>
    <w:p w14:paraId="3028EE02" w14:textId="2778A6EB" w:rsidR="00D33FD7" w:rsidRPr="00D33FD7" w:rsidRDefault="00EB61D5"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 xml:space="preserve">Entre los </w:t>
      </w:r>
      <w:del w:id="776" w:author="Stagno Izaguirre, Daniel Alejandro" w:date="2026-06-19T13:26:00Z" w16du:dateUtc="2026-06-19T18:26:00Z">
        <w:r w:rsidDel="007C2A3D">
          <w:rPr>
            <w:rFonts w:ascii="Arial Narrow" w:eastAsiaTheme="majorEastAsia" w:hAnsi="Arial Narrow" w:cstheme="majorBidi"/>
            <w:sz w:val="22"/>
            <w:szCs w:val="22"/>
            <w:lang w:val="es-419"/>
          </w:rPr>
          <w:delText>paises</w:delText>
        </w:r>
      </w:del>
      <w:ins w:id="777" w:author="Stagno Izaguirre, Daniel Alejandro" w:date="2026-06-19T13:26:00Z" w16du:dateUtc="2026-06-19T18:26:00Z">
        <w:r w:rsidR="007C2A3D">
          <w:rPr>
            <w:rFonts w:ascii="Arial Narrow" w:eastAsiaTheme="majorEastAsia" w:hAnsi="Arial Narrow" w:cstheme="majorBidi"/>
            <w:sz w:val="22"/>
            <w:szCs w:val="22"/>
            <w:lang w:val="es-419"/>
          </w:rPr>
          <w:t>países</w:t>
        </w:r>
      </w:ins>
      <w:r>
        <w:rPr>
          <w:rFonts w:ascii="Arial Narrow" w:eastAsiaTheme="majorEastAsia" w:hAnsi="Arial Narrow" w:cstheme="majorBidi"/>
          <w:sz w:val="22"/>
          <w:szCs w:val="22"/>
          <w:lang w:val="es-419"/>
        </w:rPr>
        <w:t xml:space="preserve"> </w:t>
      </w:r>
      <w:r w:rsidR="00D33FD7" w:rsidRPr="00D33FD7">
        <w:rPr>
          <w:rFonts w:ascii="Arial Narrow" w:eastAsiaTheme="majorEastAsia" w:hAnsi="Arial Narrow" w:cstheme="majorBidi"/>
          <w:sz w:val="22"/>
          <w:szCs w:val="22"/>
          <w:lang w:val="es-419"/>
        </w:rPr>
        <w:t xml:space="preserve">estudios de caso, se identifican </w:t>
      </w:r>
      <w:r w:rsidR="00022C09">
        <w:rPr>
          <w:rFonts w:ascii="Arial Narrow" w:eastAsiaTheme="majorEastAsia" w:hAnsi="Arial Narrow" w:cstheme="majorBidi"/>
          <w:sz w:val="22"/>
          <w:szCs w:val="22"/>
          <w:lang w:val="es-419"/>
        </w:rPr>
        <w:t xml:space="preserve">las </w:t>
      </w:r>
      <w:r w:rsidR="00D33FD7" w:rsidRPr="00D33FD7">
        <w:rPr>
          <w:rFonts w:ascii="Arial Narrow" w:eastAsiaTheme="majorEastAsia" w:hAnsi="Arial Narrow" w:cstheme="majorBidi"/>
          <w:sz w:val="22"/>
          <w:szCs w:val="22"/>
          <w:lang w:val="es-419"/>
        </w:rPr>
        <w:t>tres modalidades principales:</w:t>
      </w:r>
    </w:p>
    <w:p w14:paraId="2D3F9FF0" w14:textId="77777777" w:rsidR="00D33FD7" w:rsidRPr="00D33FD7" w:rsidRDefault="00D33FD7" w:rsidP="00D33FD7">
      <w:pPr>
        <w:jc w:val="both"/>
        <w:rPr>
          <w:rFonts w:ascii="Arial Narrow" w:eastAsiaTheme="majorEastAsia" w:hAnsi="Arial Narrow" w:cstheme="majorBidi"/>
          <w:sz w:val="22"/>
          <w:szCs w:val="22"/>
          <w:lang w:val="es-419"/>
        </w:rPr>
      </w:pPr>
    </w:p>
    <w:p w14:paraId="7CE79286" w14:textId="666FACCB" w:rsidR="00D33FD7" w:rsidRPr="00096A64" w:rsidDel="00096A64" w:rsidRDefault="00F0416A" w:rsidP="00096A64">
      <w:pPr>
        <w:jc w:val="both"/>
        <w:rPr>
          <w:del w:id="778" w:author="Stagno Izaguirre, Daniel Alejandro" w:date="2026-06-19T13:49:00Z" w16du:dateUtc="2026-06-19T18:49:00Z"/>
          <w:rFonts w:ascii="Arial Narrow" w:eastAsiaTheme="majorEastAsia" w:hAnsi="Arial Narrow" w:cstheme="majorBidi"/>
          <w:b/>
          <w:bCs/>
          <w:sz w:val="22"/>
          <w:szCs w:val="22"/>
          <w:lang w:val="es-419"/>
          <w:rPrChange w:id="779" w:author="Stagno Izaguirre, Daniel Alejandro" w:date="2026-06-19T13:49:00Z" w16du:dateUtc="2026-06-19T18:49:00Z">
            <w:rPr>
              <w:del w:id="780" w:author="Stagno Izaguirre, Daniel Alejandro" w:date="2026-06-19T13:49:00Z" w16du:dateUtc="2026-06-19T18:49:00Z"/>
              <w:rFonts w:eastAsiaTheme="majorEastAsia"/>
              <w:lang w:val="es-419"/>
            </w:rPr>
          </w:rPrChange>
        </w:rPr>
        <w:pPrChange w:id="781" w:author="Stagno Izaguirre, Daniel Alejandro" w:date="2026-06-19T13:49:00Z" w16du:dateUtc="2026-06-19T18:49:00Z">
          <w:pPr>
            <w:pStyle w:val="ListParagraph"/>
            <w:numPr>
              <w:numId w:val="52"/>
            </w:numPr>
            <w:ind w:hanging="360"/>
            <w:jc w:val="both"/>
          </w:pPr>
        </w:pPrChange>
      </w:pPr>
      <w:del w:id="782" w:author="Stagno Izaguirre, Daniel Alejandro" w:date="2026-06-19T13:26:00Z" w16du:dateUtc="2026-06-19T18:26:00Z">
        <w:r w:rsidRPr="00096A64" w:rsidDel="007C2A3D">
          <w:rPr>
            <w:rFonts w:ascii="Arial Narrow" w:eastAsiaTheme="majorEastAsia" w:hAnsi="Arial Narrow" w:cstheme="majorBidi"/>
            <w:b/>
            <w:bCs/>
            <w:sz w:val="22"/>
            <w:szCs w:val="22"/>
            <w:lang w:val="es-419"/>
            <w:rPrChange w:id="783" w:author="Stagno Izaguirre, Daniel Alejandro" w:date="2026-06-19T13:49:00Z" w16du:dateUtc="2026-06-19T18:49:00Z">
              <w:rPr>
                <w:rFonts w:eastAsiaTheme="majorEastAsia"/>
                <w:lang w:val="es-419"/>
              </w:rPr>
            </w:rPrChange>
          </w:rPr>
          <w:delText xml:space="preserve">1. </w:delText>
        </w:r>
      </w:del>
      <w:r w:rsidR="00D33FD7" w:rsidRPr="00096A64">
        <w:rPr>
          <w:rFonts w:ascii="Arial Narrow" w:eastAsiaTheme="majorEastAsia" w:hAnsi="Arial Narrow" w:cstheme="majorBidi"/>
          <w:b/>
          <w:bCs/>
          <w:sz w:val="22"/>
          <w:szCs w:val="22"/>
          <w:lang w:val="es-419"/>
          <w:rPrChange w:id="784" w:author="Stagno Izaguirre, Daniel Alejandro" w:date="2026-06-19T13:49:00Z" w16du:dateUtc="2026-06-19T18:49:00Z">
            <w:rPr>
              <w:rFonts w:eastAsiaTheme="majorEastAsia"/>
              <w:lang w:val="es-419"/>
            </w:rPr>
          </w:rPrChange>
        </w:rPr>
        <w:t>Acceso automático basado en autodeclaración (</w:t>
      </w:r>
      <w:r w:rsidR="00E01209" w:rsidRPr="00096A64">
        <w:rPr>
          <w:rFonts w:ascii="Arial Narrow" w:eastAsiaTheme="majorEastAsia" w:hAnsi="Arial Narrow" w:cstheme="majorBidi"/>
          <w:b/>
          <w:bCs/>
          <w:sz w:val="22"/>
          <w:szCs w:val="22"/>
          <w:lang w:val="es-419"/>
          <w:rPrChange w:id="785" w:author="Stagno Izaguirre, Daniel Alejandro" w:date="2026-06-19T13:49:00Z" w16du:dateUtc="2026-06-19T18:49:00Z">
            <w:rPr>
              <w:rFonts w:eastAsiaTheme="majorEastAsia"/>
              <w:lang w:val="es-419"/>
            </w:rPr>
          </w:rPrChange>
        </w:rPr>
        <w:t xml:space="preserve">con auditoria </w:t>
      </w:r>
      <w:r w:rsidR="00D33FD7" w:rsidRPr="00096A64">
        <w:rPr>
          <w:rFonts w:ascii="Arial Narrow" w:eastAsiaTheme="majorEastAsia" w:hAnsi="Arial Narrow" w:cstheme="majorBidi"/>
          <w:b/>
          <w:bCs/>
          <w:sz w:val="22"/>
          <w:szCs w:val="22"/>
          <w:lang w:val="es-419"/>
          <w:rPrChange w:id="786" w:author="Stagno Izaguirre, Daniel Alejandro" w:date="2026-06-19T13:49:00Z" w16du:dateUtc="2026-06-19T18:49:00Z">
            <w:rPr>
              <w:rFonts w:eastAsiaTheme="majorEastAsia"/>
              <w:lang w:val="es-419"/>
            </w:rPr>
          </w:rPrChange>
        </w:rPr>
        <w:t>ex post)</w:t>
      </w:r>
      <w:ins w:id="787" w:author="Stagno Izaguirre, Daniel Alejandro" w:date="2026-06-19T13:49:00Z" w16du:dateUtc="2026-06-19T18:49:00Z">
        <w:r w:rsidR="00096A64">
          <w:rPr>
            <w:rFonts w:ascii="Arial Narrow" w:eastAsiaTheme="majorEastAsia" w:hAnsi="Arial Narrow" w:cstheme="majorBidi"/>
            <w:sz w:val="22"/>
            <w:szCs w:val="22"/>
            <w:lang w:val="es-419"/>
          </w:rPr>
          <w:t xml:space="preserve">. </w:t>
        </w:r>
      </w:ins>
    </w:p>
    <w:p w14:paraId="56A9AB8E" w14:textId="596BCEC7" w:rsidR="00D33FD7" w:rsidRDefault="00E82FCF" w:rsidP="00096A64">
      <w:pPr>
        <w:jc w:val="both"/>
        <w:rPr>
          <w:rFonts w:ascii="Arial Narrow" w:eastAsiaTheme="majorEastAsia" w:hAnsi="Arial Narrow" w:cstheme="majorBidi"/>
          <w:sz w:val="22"/>
          <w:szCs w:val="22"/>
          <w:lang w:val="es-419"/>
        </w:rPr>
        <w:pPrChange w:id="788" w:author="Stagno Izaguirre, Daniel Alejandro" w:date="2026-06-19T13:49:00Z" w16du:dateUtc="2026-06-19T18:49:00Z">
          <w:pPr>
            <w:ind w:left="720"/>
            <w:jc w:val="both"/>
          </w:pPr>
        </w:pPrChange>
      </w:pPr>
      <w:r w:rsidRPr="00E82FCF">
        <w:rPr>
          <w:rFonts w:ascii="Arial Narrow" w:eastAsiaTheme="majorEastAsia" w:hAnsi="Arial Narrow" w:cstheme="majorBidi"/>
          <w:sz w:val="22"/>
          <w:szCs w:val="22"/>
          <w:lang w:val="es-419"/>
        </w:rPr>
        <w:t xml:space="preserve">Este modelo, presente en Brasil y Portugal, </w:t>
      </w:r>
      <w:commentRangeStart w:id="789"/>
      <w:r w:rsidRPr="00E82FCF">
        <w:rPr>
          <w:rFonts w:ascii="Arial Narrow" w:eastAsiaTheme="majorEastAsia" w:hAnsi="Arial Narrow" w:cstheme="majorBidi"/>
          <w:sz w:val="22"/>
          <w:szCs w:val="22"/>
          <w:lang w:val="es-419"/>
        </w:rPr>
        <w:t>se caracteriza por su fuerte integración con el sistema tributario. Las empresas acceden al incentivo a través de su declaración fiscal, incorporando los gastos en I+D sin necesidad de aprobación previa</w:t>
      </w:r>
      <w:r w:rsidR="009C3334">
        <w:rPr>
          <w:rFonts w:ascii="Arial Narrow" w:eastAsiaTheme="majorEastAsia" w:hAnsi="Arial Narrow" w:cstheme="majorBidi"/>
          <w:sz w:val="22"/>
          <w:szCs w:val="22"/>
          <w:lang w:val="es-419"/>
        </w:rPr>
        <w:t xml:space="preserve"> y </w:t>
      </w:r>
      <w:r w:rsidR="009C3334" w:rsidRPr="009C3334">
        <w:rPr>
          <w:rFonts w:ascii="Arial Narrow" w:eastAsiaTheme="majorEastAsia" w:hAnsi="Arial Narrow" w:cstheme="majorBidi"/>
          <w:sz w:val="22"/>
          <w:szCs w:val="22"/>
          <w:lang w:val="es-419"/>
        </w:rPr>
        <w:t>confiando en su propia competencia técnica interna para determinar la elegibilidad</w:t>
      </w:r>
      <w:r w:rsidRPr="00E82FCF">
        <w:rPr>
          <w:rFonts w:ascii="Arial Narrow" w:eastAsiaTheme="majorEastAsia" w:hAnsi="Arial Narrow" w:cstheme="majorBidi"/>
          <w:sz w:val="22"/>
          <w:szCs w:val="22"/>
          <w:lang w:val="es-419"/>
        </w:rPr>
        <w:t>.</w:t>
      </w:r>
      <w:r w:rsidR="00CC3D12">
        <w:rPr>
          <w:rFonts w:ascii="Arial Narrow" w:eastAsiaTheme="majorEastAsia" w:hAnsi="Arial Narrow" w:cstheme="majorBidi"/>
          <w:sz w:val="22"/>
          <w:szCs w:val="22"/>
          <w:lang w:val="es-419"/>
        </w:rPr>
        <w:t xml:space="preserve"> </w:t>
      </w:r>
      <w:r w:rsidR="00AA566D" w:rsidRPr="00AA566D">
        <w:rPr>
          <w:rFonts w:ascii="Arial Narrow" w:eastAsiaTheme="majorEastAsia" w:hAnsi="Arial Narrow" w:cstheme="majorBidi"/>
          <w:sz w:val="22"/>
          <w:szCs w:val="22"/>
          <w:lang w:val="es-419"/>
        </w:rPr>
        <w:t xml:space="preserve">En cambio, el cumplimiento se gestiona mediante auditorías posteriores, en las cuales la autoridad tributaria puede solicitar opiniones técnicas a expertos externos o ministerios sectoriales </w:t>
      </w:r>
      <w:r w:rsidR="00CC3D12" w:rsidRPr="00CC3D12">
        <w:rPr>
          <w:rFonts w:ascii="Arial Narrow" w:eastAsiaTheme="majorEastAsia" w:hAnsi="Arial Narrow" w:cstheme="majorBidi"/>
          <w:sz w:val="22"/>
          <w:szCs w:val="22"/>
          <w:lang w:val="es-419"/>
        </w:rPr>
        <w:t>Este enfoque favorece el acceso amplio y la previsibilidad, pero requiere capacidades sólidas de fiscalización para mitigar riesgos.</w:t>
      </w:r>
      <w:commentRangeEnd w:id="789"/>
      <w:r w:rsidR="003E1DAA">
        <w:rPr>
          <w:rStyle w:val="CommentReference"/>
          <w:rFonts w:ascii="Arial Narrow" w:eastAsiaTheme="majorEastAsia" w:hAnsi="Arial Narrow" w:cstheme="majorBidi"/>
          <w:sz w:val="22"/>
          <w:szCs w:val="22"/>
          <w:lang w:val="es-419"/>
        </w:rPr>
        <w:commentReference w:id="789"/>
      </w:r>
    </w:p>
    <w:p w14:paraId="50580F13" w14:textId="77777777" w:rsidR="00E82FCF" w:rsidRDefault="00E82FCF" w:rsidP="00D33FD7">
      <w:pPr>
        <w:jc w:val="both"/>
        <w:rPr>
          <w:rFonts w:ascii="Arial Narrow" w:eastAsiaTheme="majorEastAsia" w:hAnsi="Arial Narrow" w:cstheme="majorBidi"/>
          <w:sz w:val="22"/>
          <w:szCs w:val="22"/>
          <w:lang w:val="es-419"/>
        </w:rPr>
      </w:pPr>
    </w:p>
    <w:p w14:paraId="44B92D6B" w14:textId="3477195B" w:rsidR="009F7E76" w:rsidRDefault="009F7E76" w:rsidP="00096A64">
      <w:pPr>
        <w:jc w:val="both"/>
        <w:rPr>
          <w:rFonts w:ascii="Arial Narrow" w:eastAsiaTheme="majorEastAsia" w:hAnsi="Arial Narrow" w:cstheme="majorBidi"/>
          <w:sz w:val="22"/>
          <w:szCs w:val="22"/>
          <w:lang w:val="es-419"/>
        </w:rPr>
        <w:pPrChange w:id="790" w:author="Stagno Izaguirre, Daniel Alejandro" w:date="2026-06-19T13:49:00Z" w16du:dateUtc="2026-06-19T18:49:00Z">
          <w:pPr>
            <w:ind w:left="720"/>
            <w:jc w:val="both"/>
          </w:pPr>
        </w:pPrChange>
      </w:pPr>
      <w:r w:rsidRPr="009F7E76">
        <w:rPr>
          <w:rFonts w:ascii="Arial Narrow" w:eastAsiaTheme="majorEastAsia" w:hAnsi="Arial Narrow" w:cstheme="majorBidi"/>
          <w:sz w:val="22"/>
          <w:szCs w:val="22"/>
          <w:lang w:val="es-419"/>
        </w:rPr>
        <w:t xml:space="preserve">En Portugal, el sistema SIFIDE II </w:t>
      </w:r>
      <w:r w:rsidR="00C015C8">
        <w:rPr>
          <w:rFonts w:ascii="Arial Narrow" w:eastAsiaTheme="majorEastAsia" w:hAnsi="Arial Narrow" w:cstheme="majorBidi"/>
          <w:sz w:val="22"/>
          <w:szCs w:val="22"/>
          <w:lang w:val="es-419"/>
        </w:rPr>
        <w:t>opera</w:t>
      </w:r>
      <w:ins w:id="791" w:author="Stagno Izaguirre, Daniel Alejandro" w:date="2026-06-19T13:30:00Z" w16du:dateUtc="2026-06-19T18:30:00Z">
        <w:r w:rsidR="007D5B87">
          <w:rPr>
            <w:rFonts w:ascii="Arial Narrow" w:eastAsiaTheme="majorEastAsia" w:hAnsi="Arial Narrow" w:cstheme="majorBidi"/>
            <w:sz w:val="22"/>
            <w:szCs w:val="22"/>
            <w:lang w:val="es-419"/>
          </w:rPr>
          <w:t xml:space="preserve"> en</w:t>
        </w:r>
      </w:ins>
      <w:del w:id="792" w:author="Stagno Izaguirre, Daniel Alejandro" w:date="2026-06-19T13:30:00Z" w16du:dateUtc="2026-06-19T18:30:00Z">
        <w:r w:rsidR="00C015C8" w:rsidDel="007D5B87">
          <w:rPr>
            <w:rFonts w:ascii="Arial Narrow" w:eastAsiaTheme="majorEastAsia" w:hAnsi="Arial Narrow" w:cstheme="majorBidi"/>
            <w:sz w:val="22"/>
            <w:szCs w:val="22"/>
            <w:lang w:val="es-419"/>
          </w:rPr>
          <w:delText xml:space="preserve"> basa</w:delText>
        </w:r>
      </w:del>
      <w:r w:rsidR="00C015C8">
        <w:rPr>
          <w:rFonts w:ascii="Arial Narrow" w:eastAsiaTheme="majorEastAsia" w:hAnsi="Arial Narrow" w:cstheme="majorBidi"/>
          <w:sz w:val="22"/>
          <w:szCs w:val="22"/>
          <w:lang w:val="es-419"/>
        </w:rPr>
        <w:t xml:space="preserve"> </w:t>
      </w:r>
      <w:r w:rsidR="00F20470">
        <w:rPr>
          <w:rFonts w:ascii="Arial Narrow" w:eastAsiaTheme="majorEastAsia" w:hAnsi="Arial Narrow" w:cstheme="majorBidi"/>
          <w:sz w:val="22"/>
          <w:szCs w:val="22"/>
          <w:lang w:val="es-419"/>
        </w:rPr>
        <w:t>una modalidad de acceso ex post y de carácter continuo respecto al a</w:t>
      </w:r>
      <w:r w:rsidR="0043657A">
        <w:rPr>
          <w:rFonts w:ascii="Arial Narrow" w:eastAsiaTheme="majorEastAsia" w:hAnsi="Arial Narrow" w:cstheme="majorBidi"/>
          <w:sz w:val="22"/>
          <w:szCs w:val="22"/>
          <w:lang w:val="es-419"/>
        </w:rPr>
        <w:t>ño fiscal</w:t>
      </w:r>
      <w:ins w:id="793" w:author="Stagno Izaguirre, Daniel Alejandro" w:date="2026-06-19T13:29:00Z" w16du:dateUtc="2026-06-19T18:29:00Z">
        <w:r w:rsidR="00CC6827">
          <w:rPr>
            <w:rFonts w:ascii="Arial Narrow" w:eastAsiaTheme="majorEastAsia" w:hAnsi="Arial Narrow" w:cstheme="majorBidi"/>
            <w:sz w:val="22"/>
            <w:szCs w:val="22"/>
            <w:lang w:val="es-419"/>
          </w:rPr>
          <w:t xml:space="preserve">. </w:t>
        </w:r>
        <w:r w:rsidR="00CC6827" w:rsidRPr="00CC6827">
          <w:rPr>
            <w:rFonts w:ascii="Arial Narrow" w:eastAsiaTheme="majorEastAsia" w:hAnsi="Arial Narrow" w:cstheme="majorBidi"/>
            <w:sz w:val="22"/>
            <w:szCs w:val="22"/>
            <w:highlight w:val="yellow"/>
            <w:lang w:val="es-419"/>
            <w:rPrChange w:id="794" w:author="Stagno Izaguirre, Daniel Alejandro" w:date="2026-06-19T13:29:00Z" w16du:dateUtc="2026-06-19T18:29:00Z">
              <w:rPr>
                <w:rFonts w:ascii="Arial Narrow" w:eastAsiaTheme="majorEastAsia" w:hAnsi="Arial Narrow" w:cstheme="majorBidi"/>
                <w:sz w:val="22"/>
                <w:szCs w:val="22"/>
                <w:lang w:val="es-419"/>
              </w:rPr>
            </w:rPrChange>
          </w:rPr>
          <w:t>Esto significa que las empresas xxxxxx</w:t>
        </w:r>
        <w:commentRangeStart w:id="795"/>
        <w:r w:rsidR="00CC6827" w:rsidRPr="00CC6827">
          <w:rPr>
            <w:rFonts w:ascii="Arial Narrow" w:eastAsiaTheme="majorEastAsia" w:hAnsi="Arial Narrow" w:cstheme="majorBidi"/>
            <w:sz w:val="22"/>
            <w:szCs w:val="22"/>
            <w:highlight w:val="yellow"/>
            <w:lang w:val="es-419"/>
            <w:rPrChange w:id="796" w:author="Stagno Izaguirre, Daniel Alejandro" w:date="2026-06-19T13:29:00Z" w16du:dateUtc="2026-06-19T18:29:00Z">
              <w:rPr>
                <w:rFonts w:ascii="Arial Narrow" w:eastAsiaTheme="majorEastAsia" w:hAnsi="Arial Narrow" w:cstheme="majorBidi"/>
                <w:sz w:val="22"/>
                <w:szCs w:val="22"/>
                <w:lang w:val="es-419"/>
              </w:rPr>
            </w:rPrChange>
          </w:rPr>
          <w:t>x</w:t>
        </w:r>
      </w:ins>
      <w:r w:rsidRPr="009F7E76">
        <w:rPr>
          <w:rFonts w:ascii="Arial Narrow" w:eastAsiaTheme="majorEastAsia" w:hAnsi="Arial Narrow" w:cstheme="majorBidi"/>
          <w:sz w:val="22"/>
          <w:szCs w:val="22"/>
          <w:lang w:val="es-419"/>
        </w:rPr>
        <w:t xml:space="preserve">. </w:t>
      </w:r>
      <w:commentRangeEnd w:id="795"/>
      <w:r w:rsidR="00CC6827" w:rsidRPr="009F7E76">
        <w:rPr>
          <w:rStyle w:val="CommentReference"/>
          <w:rFonts w:ascii="Arial Narrow" w:eastAsiaTheme="majorEastAsia" w:hAnsi="Arial Narrow" w:cstheme="majorBidi"/>
          <w:sz w:val="22"/>
          <w:szCs w:val="22"/>
          <w:lang w:val="es-419"/>
        </w:rPr>
        <w:commentReference w:id="795"/>
      </w:r>
      <w:r w:rsidRPr="009F7E76">
        <w:rPr>
          <w:rFonts w:ascii="Arial Narrow" w:eastAsiaTheme="majorEastAsia" w:hAnsi="Arial Narrow" w:cstheme="majorBidi"/>
          <w:sz w:val="22"/>
          <w:szCs w:val="22"/>
          <w:lang w:val="es-419"/>
        </w:rPr>
        <w:t xml:space="preserve">No obstante, la participación en proyectos colaborativos con entidades del sistema científico-tecnológico </w:t>
      </w:r>
      <w:r w:rsidR="0043657A">
        <w:rPr>
          <w:rFonts w:ascii="Arial Narrow" w:eastAsiaTheme="majorEastAsia" w:hAnsi="Arial Narrow" w:cstheme="majorBidi"/>
          <w:sz w:val="22"/>
          <w:szCs w:val="22"/>
          <w:lang w:val="es-419"/>
        </w:rPr>
        <w:t xml:space="preserve">previamente </w:t>
      </w:r>
      <w:del w:id="797" w:author="Stagno Izaguirre, Daniel Alejandro" w:date="2026-06-19T13:28:00Z" w16du:dateUtc="2026-06-19T18:28:00Z">
        <w:r w:rsidR="0043657A" w:rsidDel="00F12309">
          <w:rPr>
            <w:rFonts w:ascii="Arial Narrow" w:eastAsiaTheme="majorEastAsia" w:hAnsi="Arial Narrow" w:cstheme="majorBidi"/>
            <w:sz w:val="22"/>
            <w:szCs w:val="22"/>
            <w:lang w:val="es-419"/>
          </w:rPr>
          <w:delText>certfici</w:delText>
        </w:r>
        <w:r w:rsidR="00F95294" w:rsidDel="00F12309">
          <w:rPr>
            <w:rFonts w:ascii="Arial Narrow" w:eastAsiaTheme="majorEastAsia" w:hAnsi="Arial Narrow" w:cstheme="majorBidi"/>
            <w:sz w:val="22"/>
            <w:szCs w:val="22"/>
            <w:lang w:val="es-419"/>
          </w:rPr>
          <w:delText>cadas</w:delText>
        </w:r>
      </w:del>
      <w:ins w:id="798" w:author="Stagno Izaguirre, Daniel Alejandro" w:date="2026-06-19T13:28:00Z" w16du:dateUtc="2026-06-19T18:28:00Z">
        <w:r w:rsidR="00F12309">
          <w:rPr>
            <w:rFonts w:ascii="Arial Narrow" w:eastAsiaTheme="majorEastAsia" w:hAnsi="Arial Narrow" w:cstheme="majorBidi"/>
            <w:sz w:val="22"/>
            <w:szCs w:val="22"/>
            <w:lang w:val="es-419"/>
          </w:rPr>
          <w:t>certificadas</w:t>
        </w:r>
      </w:ins>
      <w:r w:rsidR="00F95294">
        <w:rPr>
          <w:rFonts w:ascii="Arial Narrow" w:eastAsiaTheme="majorEastAsia" w:hAnsi="Arial Narrow" w:cstheme="majorBidi"/>
          <w:sz w:val="22"/>
          <w:szCs w:val="22"/>
          <w:lang w:val="es-419"/>
        </w:rPr>
        <w:t xml:space="preserve"> por </w:t>
      </w:r>
      <w:commentRangeStart w:id="799"/>
      <w:r w:rsidR="00F95294">
        <w:rPr>
          <w:rFonts w:ascii="Arial Narrow" w:eastAsiaTheme="majorEastAsia" w:hAnsi="Arial Narrow" w:cstheme="majorBidi"/>
          <w:sz w:val="22"/>
          <w:szCs w:val="22"/>
          <w:lang w:val="es-419"/>
        </w:rPr>
        <w:t>ANII</w:t>
      </w:r>
      <w:r w:rsidRPr="009F7E76">
        <w:rPr>
          <w:rFonts w:ascii="Arial Narrow" w:eastAsiaTheme="majorEastAsia" w:hAnsi="Arial Narrow" w:cstheme="majorBidi"/>
          <w:sz w:val="22"/>
          <w:szCs w:val="22"/>
          <w:lang w:val="es-419"/>
        </w:rPr>
        <w:t xml:space="preserve"> </w:t>
      </w:r>
      <w:commentRangeEnd w:id="799"/>
      <w:r w:rsidR="00EE730D" w:rsidRPr="009F7E76">
        <w:rPr>
          <w:rStyle w:val="CommentReference"/>
          <w:rFonts w:ascii="Arial Narrow" w:eastAsiaTheme="majorEastAsia" w:hAnsi="Arial Narrow" w:cstheme="majorBidi"/>
          <w:sz w:val="22"/>
          <w:szCs w:val="22"/>
          <w:lang w:val="es-419"/>
        </w:rPr>
        <w:commentReference w:id="799"/>
      </w:r>
      <w:r w:rsidRPr="009F7E76">
        <w:rPr>
          <w:rFonts w:ascii="Arial Narrow" w:eastAsiaTheme="majorEastAsia" w:hAnsi="Arial Narrow" w:cstheme="majorBidi"/>
          <w:sz w:val="22"/>
          <w:szCs w:val="22"/>
          <w:lang w:val="es-419"/>
        </w:rPr>
        <w:t>facilita la validación posterior de los gastos, introduciendo un mecanismo indirecto de aseguramiento técnico</w:t>
      </w:r>
      <w:r w:rsidR="00797997">
        <w:rPr>
          <w:rFonts w:ascii="Arial Narrow" w:eastAsiaTheme="majorEastAsia" w:hAnsi="Arial Narrow" w:cstheme="majorBidi"/>
          <w:sz w:val="22"/>
          <w:szCs w:val="22"/>
          <w:lang w:val="es-419"/>
        </w:rPr>
        <w:t xml:space="preserve"> ex</w:t>
      </w:r>
      <w:ins w:id="800" w:author="Stagno Izaguirre, Daniel Alejandro" w:date="2026-06-19T13:29:00Z" w16du:dateUtc="2026-06-19T18:29:00Z">
        <w:r w:rsidR="00F12309">
          <w:rPr>
            <w:rFonts w:ascii="Arial Narrow" w:eastAsiaTheme="majorEastAsia" w:hAnsi="Arial Narrow" w:cstheme="majorBidi"/>
            <w:sz w:val="22"/>
            <w:szCs w:val="22"/>
            <w:lang w:val="es-419"/>
          </w:rPr>
          <w:t xml:space="preserve"> </w:t>
        </w:r>
      </w:ins>
      <w:del w:id="801" w:author="Stagno Izaguirre, Daniel Alejandro" w:date="2026-06-19T13:29:00Z" w16du:dateUtc="2026-06-19T18:29:00Z">
        <w:r w:rsidR="00797997" w:rsidDel="00F12309">
          <w:rPr>
            <w:rFonts w:ascii="Arial Narrow" w:eastAsiaTheme="majorEastAsia" w:hAnsi="Arial Narrow" w:cstheme="majorBidi"/>
            <w:sz w:val="22"/>
            <w:szCs w:val="22"/>
            <w:lang w:val="es-419"/>
          </w:rPr>
          <w:delText>-</w:delText>
        </w:r>
      </w:del>
      <w:r w:rsidR="00797997">
        <w:rPr>
          <w:rFonts w:ascii="Arial Narrow" w:eastAsiaTheme="majorEastAsia" w:hAnsi="Arial Narrow" w:cstheme="majorBidi"/>
          <w:sz w:val="22"/>
          <w:szCs w:val="22"/>
          <w:lang w:val="es-419"/>
        </w:rPr>
        <w:t xml:space="preserve">ante. </w:t>
      </w:r>
    </w:p>
    <w:p w14:paraId="6DC22608" w14:textId="77777777" w:rsidR="00D33FD7" w:rsidRPr="00D33FD7" w:rsidRDefault="00D33FD7" w:rsidP="00D33FD7">
      <w:pPr>
        <w:jc w:val="both"/>
        <w:rPr>
          <w:rFonts w:ascii="Arial Narrow" w:eastAsiaTheme="majorEastAsia" w:hAnsi="Arial Narrow" w:cstheme="majorBidi"/>
          <w:sz w:val="22"/>
          <w:szCs w:val="22"/>
          <w:lang w:val="es-419"/>
        </w:rPr>
      </w:pPr>
    </w:p>
    <w:p w14:paraId="4C39E95B" w14:textId="2B34128B" w:rsidR="00D33FD7" w:rsidRPr="00096A64" w:rsidDel="00096A64" w:rsidRDefault="00D33FD7" w:rsidP="00096A64">
      <w:pPr>
        <w:jc w:val="both"/>
        <w:rPr>
          <w:del w:id="802" w:author="Stagno Izaguirre, Daniel Alejandro" w:date="2026-06-19T13:49:00Z" w16du:dateUtc="2026-06-19T18:49:00Z"/>
          <w:rFonts w:ascii="Arial Narrow" w:eastAsiaTheme="majorEastAsia" w:hAnsi="Arial Narrow" w:cstheme="majorBidi"/>
          <w:b/>
          <w:bCs/>
          <w:sz w:val="22"/>
          <w:szCs w:val="22"/>
          <w:lang w:val="es-419"/>
          <w:rPrChange w:id="803" w:author="Stagno Izaguirre, Daniel Alejandro" w:date="2026-06-19T13:49:00Z" w16du:dateUtc="2026-06-19T18:49:00Z">
            <w:rPr>
              <w:del w:id="804" w:author="Stagno Izaguirre, Daniel Alejandro" w:date="2026-06-19T13:49:00Z" w16du:dateUtc="2026-06-19T18:49:00Z"/>
              <w:rFonts w:eastAsiaTheme="majorEastAsia"/>
              <w:lang w:val="es-419"/>
            </w:rPr>
          </w:rPrChange>
        </w:rPr>
        <w:pPrChange w:id="805" w:author="Stagno Izaguirre, Daniel Alejandro" w:date="2026-06-19T13:49:00Z" w16du:dateUtc="2026-06-19T18:49:00Z">
          <w:pPr>
            <w:pStyle w:val="ListParagraph"/>
            <w:numPr>
              <w:numId w:val="52"/>
            </w:numPr>
            <w:ind w:hanging="360"/>
            <w:jc w:val="both"/>
          </w:pPr>
        </w:pPrChange>
      </w:pPr>
      <w:del w:id="806" w:author="Stagno Izaguirre, Daniel Alejandro" w:date="2026-06-19T13:35:00Z" w16du:dateUtc="2026-06-19T18:35:00Z">
        <w:r w:rsidRPr="00096A64" w:rsidDel="008478FD">
          <w:rPr>
            <w:rFonts w:ascii="Arial Narrow" w:eastAsiaTheme="majorEastAsia" w:hAnsi="Arial Narrow" w:cstheme="majorBidi"/>
            <w:b/>
            <w:bCs/>
            <w:sz w:val="22"/>
            <w:szCs w:val="22"/>
            <w:lang w:val="es-419"/>
            <w:rPrChange w:id="807" w:author="Stagno Izaguirre, Daniel Alejandro" w:date="2026-06-19T13:49:00Z" w16du:dateUtc="2026-06-19T18:49:00Z">
              <w:rPr>
                <w:rFonts w:eastAsiaTheme="majorEastAsia"/>
                <w:lang w:val="es-419"/>
              </w:rPr>
            </w:rPrChange>
          </w:rPr>
          <w:delText xml:space="preserve">2. </w:delText>
        </w:r>
      </w:del>
      <w:r w:rsidRPr="00096A64">
        <w:rPr>
          <w:rFonts w:ascii="Arial Narrow" w:eastAsiaTheme="majorEastAsia" w:hAnsi="Arial Narrow" w:cstheme="majorBidi"/>
          <w:b/>
          <w:bCs/>
          <w:sz w:val="22"/>
          <w:szCs w:val="22"/>
          <w:lang w:val="es-419"/>
          <w:rPrChange w:id="808" w:author="Stagno Izaguirre, Daniel Alejandro" w:date="2026-06-19T13:49:00Z" w16du:dateUtc="2026-06-19T18:49:00Z">
            <w:rPr>
              <w:rFonts w:eastAsiaTheme="majorEastAsia"/>
              <w:lang w:val="es-419"/>
            </w:rPr>
          </w:rPrChange>
        </w:rPr>
        <w:t>Acceso con certificación técnica (ex ante o concurrente)</w:t>
      </w:r>
      <w:ins w:id="809" w:author="Stagno Izaguirre, Daniel Alejandro" w:date="2026-06-19T13:49:00Z" w16du:dateUtc="2026-06-19T18:49:00Z">
        <w:r w:rsidR="00096A64">
          <w:rPr>
            <w:rFonts w:ascii="Arial Narrow" w:eastAsiaTheme="majorEastAsia" w:hAnsi="Arial Narrow" w:cstheme="majorBidi"/>
            <w:sz w:val="22"/>
            <w:szCs w:val="22"/>
            <w:lang w:val="es-419"/>
          </w:rPr>
          <w:t xml:space="preserve">. </w:t>
        </w:r>
      </w:ins>
    </w:p>
    <w:p w14:paraId="0742744D" w14:textId="77777777" w:rsidR="00BA6FC1" w:rsidDel="00096A64" w:rsidRDefault="00BA6FC1" w:rsidP="00D33FD7">
      <w:pPr>
        <w:jc w:val="both"/>
        <w:rPr>
          <w:del w:id="810" w:author="Stagno Izaguirre, Daniel Alejandro" w:date="2026-06-19T13:49:00Z" w16du:dateUtc="2026-06-19T18:49:00Z"/>
          <w:rFonts w:ascii="Arial Narrow" w:eastAsiaTheme="majorEastAsia" w:hAnsi="Arial Narrow" w:cstheme="majorBidi"/>
          <w:sz w:val="22"/>
          <w:szCs w:val="22"/>
          <w:lang w:val="es-419"/>
        </w:rPr>
      </w:pPr>
    </w:p>
    <w:p w14:paraId="30CACD81" w14:textId="64AC295A" w:rsidR="00BA6FC1" w:rsidDel="008478FD" w:rsidRDefault="00BA6FC1" w:rsidP="00096A64">
      <w:pPr>
        <w:jc w:val="both"/>
        <w:rPr>
          <w:del w:id="811" w:author="Stagno Izaguirre, Daniel Alejandro" w:date="2026-06-19T13:35:00Z" w16du:dateUtc="2026-06-19T18:35:00Z"/>
          <w:rFonts w:ascii="Arial Narrow" w:eastAsiaTheme="majorEastAsia" w:hAnsi="Arial Narrow" w:cstheme="majorBidi"/>
          <w:sz w:val="22"/>
          <w:szCs w:val="22"/>
          <w:lang w:val="es-419"/>
        </w:rPr>
        <w:pPrChange w:id="812" w:author="Stagno Izaguirre, Daniel Alejandro" w:date="2026-06-19T13:49:00Z" w16du:dateUtc="2026-06-19T18:49:00Z">
          <w:pPr>
            <w:ind w:left="720"/>
            <w:jc w:val="both"/>
          </w:pPr>
        </w:pPrChange>
      </w:pPr>
      <w:r w:rsidRPr="00BA6FC1">
        <w:rPr>
          <w:rFonts w:ascii="Arial Narrow" w:eastAsiaTheme="majorEastAsia" w:hAnsi="Arial Narrow" w:cstheme="majorBidi"/>
          <w:sz w:val="22"/>
          <w:szCs w:val="22"/>
          <w:lang w:val="es-419"/>
        </w:rPr>
        <w:t>Este modelo, característico de Chile y Colombia, incorpora instancias formales de evaluación técnica como condición para acceder al beneficio.</w:t>
      </w:r>
      <w:ins w:id="813" w:author="Stagno Izaguirre, Daniel Alejandro" w:date="2026-06-19T13:35:00Z" w16du:dateUtc="2026-06-19T18:35:00Z">
        <w:r w:rsidR="008478FD">
          <w:rPr>
            <w:rFonts w:ascii="Arial Narrow" w:eastAsiaTheme="majorEastAsia" w:hAnsi="Arial Narrow" w:cstheme="majorBidi"/>
            <w:sz w:val="22"/>
            <w:szCs w:val="22"/>
            <w:lang w:val="es-419"/>
          </w:rPr>
          <w:t xml:space="preserve"> </w:t>
        </w:r>
      </w:ins>
    </w:p>
    <w:p w14:paraId="3743EDAC" w14:textId="77777777" w:rsidR="00361826" w:rsidDel="008478FD" w:rsidRDefault="00361826">
      <w:pPr>
        <w:jc w:val="both"/>
        <w:rPr>
          <w:del w:id="814" w:author="Stagno Izaguirre, Daniel Alejandro" w:date="2026-06-19T13:35:00Z" w16du:dateUtc="2026-06-19T18:35:00Z"/>
          <w:rFonts w:ascii="Arial Narrow" w:eastAsiaTheme="majorEastAsia" w:hAnsi="Arial Narrow" w:cstheme="majorBidi"/>
          <w:sz w:val="22"/>
          <w:szCs w:val="22"/>
          <w:lang w:val="es-419"/>
        </w:rPr>
      </w:pPr>
    </w:p>
    <w:p w14:paraId="57BC672E" w14:textId="3E044B23" w:rsidR="00A135F4" w:rsidDel="00D07EF7" w:rsidRDefault="00817F8D" w:rsidP="00096A64">
      <w:pPr>
        <w:jc w:val="both"/>
        <w:rPr>
          <w:del w:id="815" w:author="Stagno Izaguirre, Daniel Alejandro" w:date="2026-06-19T13:42:00Z" w16du:dateUtc="2026-06-19T18:42:00Z"/>
          <w:rFonts w:ascii="Arial Narrow" w:eastAsiaTheme="majorEastAsia" w:hAnsi="Arial Narrow" w:cstheme="majorBidi"/>
          <w:sz w:val="22"/>
          <w:szCs w:val="22"/>
          <w:lang w:val="es-419"/>
        </w:rPr>
        <w:pPrChange w:id="816" w:author="Stagno Izaguirre, Daniel Alejandro" w:date="2026-06-19T13:49:00Z" w16du:dateUtc="2026-06-19T18:49:00Z">
          <w:pPr>
            <w:ind w:left="720"/>
            <w:jc w:val="both"/>
          </w:pPr>
        </w:pPrChange>
      </w:pPr>
      <w:r w:rsidRPr="00817F8D">
        <w:rPr>
          <w:rFonts w:ascii="Arial Narrow" w:eastAsiaTheme="majorEastAsia" w:hAnsi="Arial Narrow" w:cstheme="majorBidi"/>
          <w:sz w:val="22"/>
          <w:szCs w:val="22"/>
          <w:lang w:val="es-419"/>
        </w:rPr>
        <w:t xml:space="preserve">En Chile, el acceso requiere la certificación de proyectos por parte de CORFO. Sin embargo, el sistema contempla </w:t>
      </w:r>
      <w:r>
        <w:rPr>
          <w:rFonts w:ascii="Arial Narrow" w:eastAsiaTheme="majorEastAsia" w:hAnsi="Arial Narrow" w:cstheme="majorBidi"/>
          <w:sz w:val="22"/>
          <w:szCs w:val="22"/>
          <w:lang w:val="es-419"/>
        </w:rPr>
        <w:t>la o</w:t>
      </w:r>
      <w:r w:rsidR="001E4977">
        <w:rPr>
          <w:rFonts w:ascii="Arial Narrow" w:eastAsiaTheme="majorEastAsia" w:hAnsi="Arial Narrow" w:cstheme="majorBidi"/>
          <w:sz w:val="22"/>
          <w:szCs w:val="22"/>
          <w:lang w:val="es-419"/>
        </w:rPr>
        <w:t xml:space="preserve">pción de que </w:t>
      </w:r>
      <w:r w:rsidRPr="00817F8D">
        <w:rPr>
          <w:rFonts w:ascii="Arial Narrow" w:eastAsiaTheme="majorEastAsia" w:hAnsi="Arial Narrow" w:cstheme="majorBidi"/>
          <w:sz w:val="22"/>
          <w:szCs w:val="22"/>
          <w:lang w:val="es-419"/>
        </w:rPr>
        <w:t xml:space="preserve">las empresas pueden informar su intención de acogerse al beneficio e iniciar las actividades de I+D, contando con un plazo de hasta 18 meses para obtener la certificación. </w:t>
      </w:r>
      <w:r w:rsidR="00A135F4" w:rsidRPr="00A135F4">
        <w:rPr>
          <w:rFonts w:ascii="Arial Narrow" w:eastAsiaTheme="majorEastAsia" w:hAnsi="Arial Narrow" w:cstheme="majorBidi"/>
          <w:sz w:val="22"/>
          <w:szCs w:val="22"/>
          <w:lang w:val="es-419"/>
        </w:rPr>
        <w:t xml:space="preserve">En Colombia, el acceso está sujeto a un esquema más restrictivo, basado en convocatorias </w:t>
      </w:r>
      <w:r w:rsidR="007C52CB">
        <w:rPr>
          <w:rFonts w:ascii="Arial Narrow" w:eastAsiaTheme="majorEastAsia" w:hAnsi="Arial Narrow" w:cstheme="majorBidi"/>
          <w:sz w:val="22"/>
          <w:szCs w:val="22"/>
          <w:lang w:val="es-419"/>
        </w:rPr>
        <w:t xml:space="preserve">competitivas </w:t>
      </w:r>
      <w:r w:rsidR="00A135F4" w:rsidRPr="00A135F4">
        <w:rPr>
          <w:rFonts w:ascii="Arial Narrow" w:eastAsiaTheme="majorEastAsia" w:hAnsi="Arial Narrow" w:cstheme="majorBidi"/>
          <w:sz w:val="22"/>
          <w:szCs w:val="22"/>
          <w:lang w:val="es-419"/>
        </w:rPr>
        <w:t>y en la asignación de cupos fiscales</w:t>
      </w:r>
      <w:ins w:id="817" w:author="Stagno Izaguirre, Daniel Alejandro" w:date="2026-06-19T13:42:00Z" w16du:dateUtc="2026-06-19T18:42:00Z">
        <w:r w:rsidR="00D07EF7">
          <w:rPr>
            <w:rFonts w:ascii="Arial Narrow" w:eastAsiaTheme="majorEastAsia" w:hAnsi="Arial Narrow" w:cstheme="majorBidi"/>
            <w:sz w:val="22"/>
            <w:szCs w:val="22"/>
            <w:lang w:val="es-419"/>
          </w:rPr>
          <w:t xml:space="preserve">. </w:t>
        </w:r>
      </w:ins>
      <w:del w:id="818" w:author="Stagno Izaguirre, Daniel Alejandro" w:date="2026-06-19T13:42:00Z" w16du:dateUtc="2026-06-19T18:42:00Z">
        <w:r w:rsidR="00072AFC" w:rsidDel="00D07EF7">
          <w:rPr>
            <w:rFonts w:ascii="Arial Narrow" w:eastAsiaTheme="majorEastAsia" w:hAnsi="Arial Narrow" w:cstheme="majorBidi"/>
            <w:sz w:val="22"/>
            <w:szCs w:val="22"/>
            <w:lang w:val="es-419"/>
          </w:rPr>
          <w:delText xml:space="preserve">, </w:delText>
        </w:r>
      </w:del>
    </w:p>
    <w:p w14:paraId="10801EB7" w14:textId="77777777" w:rsidR="00361826" w:rsidDel="00D07EF7" w:rsidRDefault="00361826">
      <w:pPr>
        <w:jc w:val="both"/>
        <w:rPr>
          <w:del w:id="819" w:author="Stagno Izaguirre, Daniel Alejandro" w:date="2026-06-19T13:42:00Z" w16du:dateUtc="2026-06-19T18:42:00Z"/>
          <w:rFonts w:ascii="Arial Narrow" w:eastAsiaTheme="majorEastAsia" w:hAnsi="Arial Narrow" w:cstheme="majorBidi"/>
          <w:sz w:val="22"/>
          <w:szCs w:val="22"/>
          <w:lang w:val="es-419"/>
        </w:rPr>
      </w:pPr>
    </w:p>
    <w:p w14:paraId="5BD3BE8D" w14:textId="3379157A" w:rsidR="00BA6FC1" w:rsidRDefault="0016188C" w:rsidP="00096A64">
      <w:pPr>
        <w:jc w:val="both"/>
        <w:rPr>
          <w:rFonts w:ascii="Arial Narrow" w:eastAsiaTheme="majorEastAsia" w:hAnsi="Arial Narrow" w:cstheme="majorBidi"/>
          <w:sz w:val="22"/>
          <w:szCs w:val="22"/>
          <w:lang w:val="es-419"/>
        </w:rPr>
        <w:pPrChange w:id="820" w:author="Stagno Izaguirre, Daniel Alejandro" w:date="2026-06-19T13:49:00Z" w16du:dateUtc="2026-06-19T18:49:00Z">
          <w:pPr>
            <w:ind w:left="720"/>
            <w:jc w:val="both"/>
          </w:pPr>
        </w:pPrChange>
      </w:pPr>
      <w:r w:rsidRPr="0016188C">
        <w:rPr>
          <w:rFonts w:ascii="Arial Narrow" w:eastAsiaTheme="majorEastAsia" w:hAnsi="Arial Narrow" w:cstheme="majorBidi"/>
          <w:sz w:val="22"/>
          <w:szCs w:val="22"/>
          <w:lang w:val="es-419"/>
        </w:rPr>
        <w:t>Este modelo permite un control más directo sobre la asignación del gasto tributario, pero introduce mayor complejidad administrativa y menor previsibilidad en el acceso.</w:t>
      </w:r>
    </w:p>
    <w:p w14:paraId="54E3F884" w14:textId="77777777" w:rsidR="00D33FD7" w:rsidRPr="00D33FD7" w:rsidRDefault="00D33FD7" w:rsidP="00D33FD7">
      <w:pPr>
        <w:jc w:val="both"/>
        <w:rPr>
          <w:rFonts w:ascii="Arial Narrow" w:eastAsiaTheme="majorEastAsia" w:hAnsi="Arial Narrow" w:cstheme="majorBidi"/>
          <w:sz w:val="22"/>
          <w:szCs w:val="22"/>
          <w:lang w:val="es-419"/>
        </w:rPr>
      </w:pPr>
    </w:p>
    <w:p w14:paraId="48C1D0DF" w14:textId="013DF144" w:rsidR="00D33FD7" w:rsidRPr="00096A64" w:rsidDel="00096A64" w:rsidRDefault="00D33FD7" w:rsidP="00096A64">
      <w:pPr>
        <w:jc w:val="both"/>
        <w:rPr>
          <w:del w:id="821" w:author="Stagno Izaguirre, Daniel Alejandro" w:date="2026-06-19T13:49:00Z" w16du:dateUtc="2026-06-19T18:49:00Z"/>
          <w:rFonts w:ascii="Arial Narrow" w:eastAsiaTheme="majorEastAsia" w:hAnsi="Arial Narrow" w:cstheme="majorBidi"/>
          <w:b/>
          <w:bCs/>
          <w:sz w:val="22"/>
          <w:szCs w:val="22"/>
          <w:lang w:val="es-419"/>
          <w:rPrChange w:id="822" w:author="Stagno Izaguirre, Daniel Alejandro" w:date="2026-06-19T13:49:00Z" w16du:dateUtc="2026-06-19T18:49:00Z">
            <w:rPr>
              <w:del w:id="823" w:author="Stagno Izaguirre, Daniel Alejandro" w:date="2026-06-19T13:49:00Z" w16du:dateUtc="2026-06-19T18:49:00Z"/>
              <w:rFonts w:eastAsiaTheme="majorEastAsia"/>
              <w:lang w:val="es-419"/>
            </w:rPr>
          </w:rPrChange>
        </w:rPr>
        <w:pPrChange w:id="824" w:author="Stagno Izaguirre, Daniel Alejandro" w:date="2026-06-19T13:49:00Z" w16du:dateUtc="2026-06-19T18:49:00Z">
          <w:pPr>
            <w:pStyle w:val="ListParagraph"/>
            <w:numPr>
              <w:numId w:val="52"/>
            </w:numPr>
            <w:ind w:hanging="360"/>
            <w:jc w:val="both"/>
          </w:pPr>
        </w:pPrChange>
      </w:pPr>
      <w:del w:id="825" w:author="Stagno Izaguirre, Daniel Alejandro" w:date="2026-06-19T13:43:00Z" w16du:dateUtc="2026-06-19T18:43:00Z">
        <w:r w:rsidRPr="00096A64" w:rsidDel="009E5DDD">
          <w:rPr>
            <w:rFonts w:ascii="Arial Narrow" w:eastAsiaTheme="majorEastAsia" w:hAnsi="Arial Narrow" w:cstheme="majorBidi"/>
            <w:b/>
            <w:bCs/>
            <w:sz w:val="22"/>
            <w:szCs w:val="22"/>
            <w:lang w:val="es-419"/>
            <w:rPrChange w:id="826" w:author="Stagno Izaguirre, Daniel Alejandro" w:date="2026-06-19T13:49:00Z" w16du:dateUtc="2026-06-19T18:49:00Z">
              <w:rPr>
                <w:rFonts w:eastAsiaTheme="majorEastAsia"/>
                <w:lang w:val="es-419"/>
              </w:rPr>
            </w:rPrChange>
          </w:rPr>
          <w:delText xml:space="preserve">3. </w:delText>
        </w:r>
      </w:del>
      <w:r w:rsidRPr="00096A64">
        <w:rPr>
          <w:rFonts w:ascii="Arial Narrow" w:eastAsiaTheme="majorEastAsia" w:hAnsi="Arial Narrow" w:cstheme="majorBidi"/>
          <w:b/>
          <w:bCs/>
          <w:sz w:val="22"/>
          <w:szCs w:val="22"/>
          <w:lang w:val="es-419"/>
          <w:rPrChange w:id="827" w:author="Stagno Izaguirre, Daniel Alejandro" w:date="2026-06-19T13:49:00Z" w16du:dateUtc="2026-06-19T18:49:00Z">
            <w:rPr>
              <w:rFonts w:eastAsiaTheme="majorEastAsia"/>
              <w:lang w:val="es-419"/>
            </w:rPr>
          </w:rPrChange>
        </w:rPr>
        <w:t>Modelos híbridos</w:t>
      </w:r>
      <w:r w:rsidR="00BB633C" w:rsidRPr="00096A64">
        <w:rPr>
          <w:rFonts w:ascii="Arial Narrow" w:eastAsiaTheme="majorEastAsia" w:hAnsi="Arial Narrow" w:cstheme="majorBidi"/>
          <w:b/>
          <w:bCs/>
          <w:sz w:val="22"/>
          <w:szCs w:val="22"/>
          <w:lang w:val="es-419"/>
          <w:rPrChange w:id="828" w:author="Stagno Izaguirre, Daniel Alejandro" w:date="2026-06-19T13:49:00Z" w16du:dateUtc="2026-06-19T18:49:00Z">
            <w:rPr>
              <w:rFonts w:eastAsiaTheme="majorEastAsia"/>
              <w:lang w:val="es-419"/>
            </w:rPr>
          </w:rPrChange>
        </w:rPr>
        <w:t xml:space="preserve"> con validación opcional</w:t>
      </w:r>
      <w:ins w:id="829" w:author="Stagno Izaguirre, Daniel Alejandro" w:date="2026-06-19T13:49:00Z" w16du:dateUtc="2026-06-19T18:49:00Z">
        <w:r w:rsidR="00096A64">
          <w:rPr>
            <w:rFonts w:ascii="Arial Narrow" w:eastAsiaTheme="majorEastAsia" w:hAnsi="Arial Narrow" w:cstheme="majorBidi"/>
            <w:b/>
            <w:bCs/>
            <w:sz w:val="22"/>
            <w:szCs w:val="22"/>
            <w:lang w:val="es-419"/>
          </w:rPr>
          <w:t>.</w:t>
        </w:r>
      </w:ins>
      <w:r w:rsidR="00BB633C" w:rsidRPr="00096A64">
        <w:rPr>
          <w:rFonts w:ascii="Arial Narrow" w:eastAsiaTheme="majorEastAsia" w:hAnsi="Arial Narrow" w:cstheme="majorBidi"/>
          <w:b/>
          <w:bCs/>
          <w:sz w:val="22"/>
          <w:szCs w:val="22"/>
          <w:lang w:val="es-419"/>
          <w:rPrChange w:id="830" w:author="Stagno Izaguirre, Daniel Alejandro" w:date="2026-06-19T13:49:00Z" w16du:dateUtc="2026-06-19T18:49:00Z">
            <w:rPr>
              <w:rFonts w:eastAsiaTheme="majorEastAsia"/>
              <w:lang w:val="es-419"/>
            </w:rPr>
          </w:rPrChange>
        </w:rPr>
        <w:t xml:space="preserve"> </w:t>
      </w:r>
    </w:p>
    <w:p w14:paraId="632723C0" w14:textId="77777777" w:rsidR="00BB633C" w:rsidDel="00096A64" w:rsidRDefault="00BB633C" w:rsidP="00D33FD7">
      <w:pPr>
        <w:jc w:val="both"/>
        <w:rPr>
          <w:del w:id="831" w:author="Stagno Izaguirre, Daniel Alejandro" w:date="2026-06-19T13:49:00Z" w16du:dateUtc="2026-06-19T18:49:00Z"/>
          <w:rFonts w:ascii="Arial Narrow" w:eastAsiaTheme="majorEastAsia" w:hAnsi="Arial Narrow" w:cstheme="majorBidi"/>
          <w:b/>
          <w:bCs/>
          <w:sz w:val="22"/>
          <w:szCs w:val="22"/>
          <w:lang w:val="es-419"/>
        </w:rPr>
      </w:pPr>
    </w:p>
    <w:p w14:paraId="611A9031" w14:textId="1F5B0156" w:rsidR="00E86C70" w:rsidDel="00EF0DAD" w:rsidRDefault="00E86C70" w:rsidP="00096A64">
      <w:pPr>
        <w:jc w:val="both"/>
        <w:rPr>
          <w:del w:id="832" w:author="Stagno Izaguirre, Daniel Alejandro" w:date="2026-06-19T13:43:00Z" w16du:dateUtc="2026-06-19T18:43:00Z"/>
          <w:rFonts w:ascii="Arial Narrow" w:eastAsiaTheme="majorEastAsia" w:hAnsi="Arial Narrow" w:cstheme="majorBidi"/>
          <w:sz w:val="22"/>
          <w:szCs w:val="22"/>
          <w:lang w:val="es-419"/>
        </w:rPr>
        <w:pPrChange w:id="833" w:author="Stagno Izaguirre, Daniel Alejandro" w:date="2026-06-19T13:49:00Z" w16du:dateUtc="2026-06-19T18:49:00Z">
          <w:pPr>
            <w:ind w:left="720"/>
            <w:jc w:val="both"/>
          </w:pPr>
        </w:pPrChange>
      </w:pPr>
      <w:r w:rsidRPr="00E86C70">
        <w:rPr>
          <w:rFonts w:ascii="Arial Narrow" w:eastAsiaTheme="majorEastAsia" w:hAnsi="Arial Narrow" w:cstheme="majorBidi"/>
          <w:sz w:val="22"/>
          <w:szCs w:val="22"/>
          <w:lang w:val="es-419"/>
        </w:rPr>
        <w:t>Francia y España se ubican en esta categoría, caracterizada por un acceso basado en autodeclaración, complementado con mecanismos opcionales de validación previa.</w:t>
      </w:r>
      <w:ins w:id="834" w:author="Stagno Izaguirre, Daniel Alejandro" w:date="2026-06-19T13:43:00Z" w16du:dateUtc="2026-06-19T18:43:00Z">
        <w:r w:rsidR="00EF0DAD">
          <w:rPr>
            <w:rFonts w:ascii="Arial Narrow" w:eastAsiaTheme="majorEastAsia" w:hAnsi="Arial Narrow" w:cstheme="majorBidi"/>
            <w:sz w:val="22"/>
            <w:szCs w:val="22"/>
            <w:lang w:val="es-419"/>
          </w:rPr>
          <w:t xml:space="preserve"> </w:t>
        </w:r>
      </w:ins>
    </w:p>
    <w:p w14:paraId="604AFF39" w14:textId="77777777" w:rsidR="00B50928" w:rsidDel="00EF0DAD" w:rsidRDefault="00B50928">
      <w:pPr>
        <w:jc w:val="both"/>
        <w:rPr>
          <w:del w:id="835" w:author="Stagno Izaguirre, Daniel Alejandro" w:date="2026-06-19T13:43:00Z" w16du:dateUtc="2026-06-19T18:43:00Z"/>
          <w:rFonts w:ascii="Arial Narrow" w:eastAsiaTheme="majorEastAsia" w:hAnsi="Arial Narrow" w:cstheme="majorBidi"/>
          <w:sz w:val="22"/>
          <w:szCs w:val="22"/>
          <w:lang w:val="es-419"/>
        </w:rPr>
      </w:pPr>
    </w:p>
    <w:p w14:paraId="695EA019" w14:textId="3A8FAEA9" w:rsidR="00DB6A60" w:rsidDel="00497A50" w:rsidRDefault="008C1DC5" w:rsidP="00096A64">
      <w:pPr>
        <w:jc w:val="both"/>
        <w:rPr>
          <w:del w:id="836" w:author="Stagno Izaguirre, Daniel Alejandro" w:date="2026-06-19T13:46:00Z" w16du:dateUtc="2026-06-19T18:46:00Z"/>
          <w:rFonts w:ascii="Arial Narrow" w:eastAsiaTheme="majorEastAsia" w:hAnsi="Arial Narrow" w:cstheme="majorBidi"/>
          <w:sz w:val="22"/>
          <w:szCs w:val="22"/>
          <w:lang w:val="es-419"/>
        </w:rPr>
        <w:pPrChange w:id="837" w:author="Stagno Izaguirre, Daniel Alejandro" w:date="2026-06-19T13:49:00Z" w16du:dateUtc="2026-06-19T18:49:00Z">
          <w:pPr>
            <w:ind w:left="720"/>
            <w:jc w:val="both"/>
          </w:pPr>
        </w:pPrChange>
      </w:pPr>
      <w:r w:rsidRPr="008C1DC5">
        <w:rPr>
          <w:rFonts w:ascii="Arial Narrow" w:eastAsiaTheme="majorEastAsia" w:hAnsi="Arial Narrow" w:cstheme="majorBidi"/>
          <w:sz w:val="22"/>
          <w:szCs w:val="22"/>
          <w:lang w:val="es-419"/>
        </w:rPr>
        <w:t xml:space="preserve">En Francia, el CIR opera principalmente mediante autodeclaración, pero las empresas pueden solicitar </w:t>
      </w:r>
      <w:del w:id="838" w:author="Stagno Izaguirre, Daniel Alejandro" w:date="2026-06-19T13:45:00Z" w16du:dateUtc="2026-06-19T18:45:00Z">
        <w:r w:rsidRPr="008C1DC5" w:rsidDel="004371DF">
          <w:rPr>
            <w:rFonts w:ascii="Arial Narrow" w:eastAsiaTheme="majorEastAsia" w:hAnsi="Arial Narrow" w:cstheme="majorBidi"/>
            <w:sz w:val="22"/>
            <w:szCs w:val="22"/>
            <w:lang w:val="es-419"/>
          </w:rPr>
          <w:delText xml:space="preserve">rescrits </w:delText>
        </w:r>
      </w:del>
      <w:ins w:id="839" w:author="Stagno Izaguirre, Daniel Alejandro" w:date="2026-06-19T13:45:00Z" w16du:dateUtc="2026-06-19T18:45:00Z">
        <w:r w:rsidR="004371DF">
          <w:rPr>
            <w:rFonts w:ascii="Arial Narrow" w:eastAsiaTheme="majorEastAsia" w:hAnsi="Arial Narrow" w:cstheme="majorBidi"/>
            <w:sz w:val="22"/>
            <w:szCs w:val="22"/>
            <w:lang w:val="es-419"/>
          </w:rPr>
          <w:t>resoluciones</w:t>
        </w:r>
        <w:r w:rsidR="004371DF" w:rsidRPr="008C1DC5">
          <w:rPr>
            <w:rFonts w:ascii="Arial Narrow" w:eastAsiaTheme="majorEastAsia" w:hAnsi="Arial Narrow" w:cstheme="majorBidi"/>
            <w:sz w:val="22"/>
            <w:szCs w:val="22"/>
            <w:lang w:val="es-419"/>
          </w:rPr>
          <w:t xml:space="preserve"> </w:t>
        </w:r>
      </w:ins>
      <w:r w:rsidRPr="008C1DC5">
        <w:rPr>
          <w:rFonts w:ascii="Arial Narrow" w:eastAsiaTheme="majorEastAsia" w:hAnsi="Arial Narrow" w:cstheme="majorBidi"/>
          <w:sz w:val="22"/>
          <w:szCs w:val="22"/>
          <w:lang w:val="es-419"/>
        </w:rPr>
        <w:t>fiscales (consultas vinculantes) para obtener certeza sobre la elegibilidad de sus actividades antes de aplicar el beneficio.</w:t>
      </w:r>
      <w:r w:rsidR="00A87E43">
        <w:rPr>
          <w:rFonts w:ascii="Arial Narrow" w:eastAsiaTheme="majorEastAsia" w:hAnsi="Arial Narrow" w:cstheme="majorBidi"/>
          <w:sz w:val="22"/>
          <w:szCs w:val="22"/>
          <w:lang w:val="es-419"/>
        </w:rPr>
        <w:t xml:space="preserve"> </w:t>
      </w:r>
      <w:r w:rsidR="00A87E43" w:rsidRPr="00A87E43">
        <w:rPr>
          <w:rFonts w:ascii="Arial Narrow" w:eastAsiaTheme="majorEastAsia" w:hAnsi="Arial Narrow" w:cstheme="majorBidi"/>
          <w:sz w:val="22"/>
          <w:szCs w:val="22"/>
          <w:lang w:val="es-419"/>
        </w:rPr>
        <w:t>De manera similar, en España</w:t>
      </w:r>
      <w:r w:rsidR="00A87E43">
        <w:rPr>
          <w:rFonts w:ascii="Arial Narrow" w:eastAsiaTheme="majorEastAsia" w:hAnsi="Arial Narrow" w:cstheme="majorBidi"/>
          <w:sz w:val="22"/>
          <w:szCs w:val="22"/>
          <w:lang w:val="es-419"/>
        </w:rPr>
        <w:t xml:space="preserve"> la empresa p</w:t>
      </w:r>
      <w:r w:rsidR="000862AB">
        <w:rPr>
          <w:rFonts w:ascii="Arial Narrow" w:eastAsiaTheme="majorEastAsia" w:hAnsi="Arial Narrow" w:cstheme="majorBidi"/>
          <w:sz w:val="22"/>
          <w:szCs w:val="22"/>
          <w:lang w:val="es-419"/>
        </w:rPr>
        <w:t xml:space="preserve">uede aplicar la </w:t>
      </w:r>
      <w:del w:id="840" w:author="Stagno Izaguirre, Daniel Alejandro" w:date="2026-06-19T13:46:00Z" w16du:dateUtc="2026-06-19T18:46:00Z">
        <w:r w:rsidR="000862AB" w:rsidDel="003E3D06">
          <w:rPr>
            <w:rFonts w:ascii="Arial Narrow" w:eastAsiaTheme="majorEastAsia" w:hAnsi="Arial Narrow" w:cstheme="majorBidi"/>
            <w:sz w:val="22"/>
            <w:szCs w:val="22"/>
            <w:lang w:val="es-419"/>
          </w:rPr>
          <w:delText>deduccion</w:delText>
        </w:r>
      </w:del>
      <w:ins w:id="841" w:author="Stagno Izaguirre, Daniel Alejandro" w:date="2026-06-19T13:46:00Z" w16du:dateUtc="2026-06-19T18:46:00Z">
        <w:r w:rsidR="003E3D06">
          <w:rPr>
            <w:rFonts w:ascii="Arial Narrow" w:eastAsiaTheme="majorEastAsia" w:hAnsi="Arial Narrow" w:cstheme="majorBidi"/>
            <w:sz w:val="22"/>
            <w:szCs w:val="22"/>
            <w:lang w:val="es-419"/>
          </w:rPr>
          <w:t>deducción</w:t>
        </w:r>
      </w:ins>
      <w:r w:rsidR="000862AB">
        <w:rPr>
          <w:rFonts w:ascii="Arial Narrow" w:eastAsiaTheme="majorEastAsia" w:hAnsi="Arial Narrow" w:cstheme="majorBidi"/>
          <w:sz w:val="22"/>
          <w:szCs w:val="22"/>
          <w:lang w:val="es-419"/>
        </w:rPr>
        <w:t xml:space="preserve"> de </w:t>
      </w:r>
      <w:del w:id="842" w:author="Stagno Izaguirre, Daniel Alejandro" w:date="2026-06-19T13:46:00Z" w16du:dateUtc="2026-06-19T18:46:00Z">
        <w:r w:rsidR="0036571C" w:rsidDel="003E3D06">
          <w:rPr>
            <w:rFonts w:ascii="Arial Narrow" w:eastAsiaTheme="majorEastAsia" w:hAnsi="Arial Narrow" w:cstheme="majorBidi"/>
            <w:sz w:val="22"/>
            <w:szCs w:val="22"/>
            <w:lang w:val="es-419"/>
          </w:rPr>
          <w:delText xml:space="preserve">de </w:delText>
        </w:r>
      </w:del>
      <w:r w:rsidR="0036571C">
        <w:rPr>
          <w:rFonts w:ascii="Arial Narrow" w:eastAsiaTheme="majorEastAsia" w:hAnsi="Arial Narrow" w:cstheme="majorBidi"/>
          <w:sz w:val="22"/>
          <w:szCs w:val="22"/>
          <w:lang w:val="es-419"/>
        </w:rPr>
        <w:t xml:space="preserve">forma directa en su declaración de impuesto bajo su propio criterio y </w:t>
      </w:r>
      <w:del w:id="843" w:author="Stagno Izaguirre, Daniel Alejandro" w:date="2026-06-19T13:46:00Z" w16du:dateUtc="2026-06-19T18:46:00Z">
        <w:r w:rsidR="0036571C" w:rsidDel="003E3D06">
          <w:rPr>
            <w:rFonts w:ascii="Arial Narrow" w:eastAsiaTheme="majorEastAsia" w:hAnsi="Arial Narrow" w:cstheme="majorBidi"/>
            <w:sz w:val="22"/>
            <w:szCs w:val="22"/>
            <w:lang w:val="es-419"/>
          </w:rPr>
          <w:delText>responsablidad</w:delText>
        </w:r>
      </w:del>
      <w:ins w:id="844" w:author="Stagno Izaguirre, Daniel Alejandro" w:date="2026-06-19T13:46:00Z" w16du:dateUtc="2026-06-19T18:46:00Z">
        <w:r w:rsidR="003E3D06">
          <w:rPr>
            <w:rFonts w:ascii="Arial Narrow" w:eastAsiaTheme="majorEastAsia" w:hAnsi="Arial Narrow" w:cstheme="majorBidi"/>
            <w:sz w:val="22"/>
            <w:szCs w:val="22"/>
            <w:lang w:val="es-419"/>
          </w:rPr>
          <w:t>responsabilidad</w:t>
        </w:r>
      </w:ins>
      <w:r w:rsidR="00831463">
        <w:rPr>
          <w:rFonts w:ascii="Arial Narrow" w:eastAsiaTheme="majorEastAsia" w:hAnsi="Arial Narrow" w:cstheme="majorBidi"/>
          <w:sz w:val="22"/>
          <w:szCs w:val="22"/>
          <w:lang w:val="es-419"/>
        </w:rPr>
        <w:t xml:space="preserve">. </w:t>
      </w:r>
      <w:r w:rsidR="00737A67">
        <w:rPr>
          <w:rFonts w:ascii="Arial Narrow" w:eastAsiaTheme="majorEastAsia" w:hAnsi="Arial Narrow" w:cstheme="majorBidi"/>
          <w:sz w:val="22"/>
          <w:szCs w:val="22"/>
          <w:lang w:val="es-419"/>
        </w:rPr>
        <w:t xml:space="preserve">Alternativamente, las empresas españolas pueden </w:t>
      </w:r>
      <w:r w:rsidR="00737A67" w:rsidRPr="00737A67">
        <w:rPr>
          <w:rFonts w:ascii="Arial Narrow" w:eastAsiaTheme="majorEastAsia" w:hAnsi="Arial Narrow" w:cstheme="majorBidi"/>
          <w:sz w:val="22"/>
          <w:szCs w:val="22"/>
          <w:lang w:val="es-419"/>
        </w:rPr>
        <w:t xml:space="preserve">recurrir a </w:t>
      </w:r>
      <w:r w:rsidR="00DB6A60">
        <w:rPr>
          <w:rFonts w:ascii="Arial Narrow" w:eastAsiaTheme="majorEastAsia" w:hAnsi="Arial Narrow" w:cstheme="majorBidi"/>
          <w:sz w:val="22"/>
          <w:szCs w:val="22"/>
          <w:lang w:val="es-419"/>
        </w:rPr>
        <w:t xml:space="preserve">consultas vinculantes </w:t>
      </w:r>
      <w:r w:rsidR="000F746A">
        <w:rPr>
          <w:rFonts w:ascii="Arial Narrow" w:eastAsiaTheme="majorEastAsia" w:hAnsi="Arial Narrow" w:cstheme="majorBidi"/>
          <w:sz w:val="22"/>
          <w:szCs w:val="22"/>
          <w:lang w:val="es-419"/>
        </w:rPr>
        <w:t xml:space="preserve">o </w:t>
      </w:r>
      <w:r w:rsidR="00051E9A">
        <w:rPr>
          <w:rFonts w:ascii="Arial Narrow" w:eastAsiaTheme="majorEastAsia" w:hAnsi="Arial Narrow" w:cstheme="majorBidi"/>
          <w:sz w:val="22"/>
          <w:szCs w:val="22"/>
          <w:lang w:val="es-419"/>
        </w:rPr>
        <w:t xml:space="preserve">acuerdos previos de valoración ante la administración tributaria. </w:t>
      </w:r>
    </w:p>
    <w:p w14:paraId="2C522ED7" w14:textId="77777777" w:rsidR="0011330D" w:rsidDel="00497A50" w:rsidRDefault="0011330D" w:rsidP="00096A64">
      <w:pPr>
        <w:jc w:val="both"/>
        <w:rPr>
          <w:del w:id="845" w:author="Stagno Izaguirre, Daniel Alejandro" w:date="2026-06-19T13:46:00Z" w16du:dateUtc="2026-06-19T18:46:00Z"/>
          <w:rFonts w:ascii="Arial Narrow" w:eastAsiaTheme="majorEastAsia" w:hAnsi="Arial Narrow" w:cstheme="majorBidi"/>
          <w:sz w:val="22"/>
          <w:szCs w:val="22"/>
          <w:lang w:val="es-419"/>
        </w:rPr>
        <w:pPrChange w:id="846" w:author="Stagno Izaguirre, Daniel Alejandro" w:date="2026-06-19T13:49:00Z" w16du:dateUtc="2026-06-19T18:49:00Z">
          <w:pPr>
            <w:ind w:left="720"/>
            <w:jc w:val="both"/>
          </w:pPr>
        </w:pPrChange>
      </w:pPr>
    </w:p>
    <w:p w14:paraId="73F47335" w14:textId="1EE4131C" w:rsidR="0011330D" w:rsidRDefault="0011330D" w:rsidP="00096A64">
      <w:pPr>
        <w:jc w:val="both"/>
        <w:rPr>
          <w:rFonts w:ascii="Arial Narrow" w:eastAsiaTheme="majorEastAsia" w:hAnsi="Arial Narrow" w:cstheme="majorBidi"/>
          <w:sz w:val="22"/>
          <w:szCs w:val="22"/>
          <w:lang w:val="es-419"/>
        </w:rPr>
        <w:pPrChange w:id="847" w:author="Stagno Izaguirre, Daniel Alejandro" w:date="2026-06-19T13:49:00Z" w16du:dateUtc="2026-06-19T18:49:00Z">
          <w:pPr>
            <w:ind w:left="720"/>
            <w:jc w:val="both"/>
          </w:pPr>
        </w:pPrChange>
      </w:pPr>
      <w:r w:rsidRPr="0011330D">
        <w:rPr>
          <w:rFonts w:ascii="Arial Narrow" w:eastAsiaTheme="majorEastAsia" w:hAnsi="Arial Narrow" w:cstheme="majorBidi"/>
          <w:sz w:val="22"/>
          <w:szCs w:val="22"/>
          <w:lang w:val="es-419"/>
        </w:rPr>
        <w:t>Este modelo combina acceso amplio con herramientas que permiten gestionar la incertidumbre, sin imponer barreras obligatorias de entrada</w:t>
      </w:r>
      <w:r w:rsidR="0075654A">
        <w:rPr>
          <w:rFonts w:ascii="Arial Narrow" w:eastAsiaTheme="majorEastAsia" w:hAnsi="Arial Narrow" w:cstheme="majorBidi"/>
          <w:sz w:val="22"/>
          <w:szCs w:val="22"/>
          <w:lang w:val="es-419"/>
        </w:rPr>
        <w:t>.</w:t>
      </w:r>
    </w:p>
    <w:p w14:paraId="73DF672C" w14:textId="77777777" w:rsidR="00F0416A" w:rsidRDefault="00F0416A" w:rsidP="00D33FD7">
      <w:pPr>
        <w:jc w:val="both"/>
        <w:rPr>
          <w:rFonts w:ascii="Arial Narrow" w:eastAsiaTheme="majorEastAsia" w:hAnsi="Arial Narrow" w:cstheme="majorBidi"/>
          <w:sz w:val="22"/>
          <w:szCs w:val="22"/>
          <w:lang w:val="es-419"/>
        </w:rPr>
      </w:pPr>
    </w:p>
    <w:p w14:paraId="291F77DC" w14:textId="379F23A9" w:rsidR="009E5FE8" w:rsidRDefault="009E5FE8"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 xml:space="preserve">En la </w:t>
      </w:r>
      <w:del w:id="848" w:author="Stagno Izaguirre, Daniel Alejandro" w:date="2026-06-19T13:48:00Z" w16du:dateUtc="2026-06-19T18:48:00Z">
        <w:r w:rsidDel="002C36E5">
          <w:rPr>
            <w:rFonts w:ascii="Arial Narrow" w:eastAsiaTheme="majorEastAsia" w:hAnsi="Arial Narrow" w:cstheme="majorBidi"/>
            <w:sz w:val="22"/>
            <w:szCs w:val="22"/>
            <w:lang w:val="es-419"/>
          </w:rPr>
          <w:delText>practiva</w:delText>
        </w:r>
      </w:del>
      <w:ins w:id="849" w:author="Stagno Izaguirre, Daniel Alejandro" w:date="2026-06-19T13:48:00Z" w16du:dateUtc="2026-06-19T18:48:00Z">
        <w:r w:rsidR="002C36E5">
          <w:rPr>
            <w:rFonts w:ascii="Arial Narrow" w:eastAsiaTheme="majorEastAsia" w:hAnsi="Arial Narrow" w:cstheme="majorBidi"/>
            <w:sz w:val="22"/>
            <w:szCs w:val="22"/>
            <w:lang w:val="es-419"/>
          </w:rPr>
          <w:t>práctica</w:t>
        </w:r>
      </w:ins>
      <w:r>
        <w:rPr>
          <w:rFonts w:ascii="Arial Narrow" w:eastAsiaTheme="majorEastAsia" w:hAnsi="Arial Narrow" w:cstheme="majorBidi"/>
          <w:sz w:val="22"/>
          <w:szCs w:val="22"/>
          <w:lang w:val="es-419"/>
        </w:rPr>
        <w:t xml:space="preserve"> la complejidad </w:t>
      </w:r>
      <w:del w:id="850" w:author="Stagno Izaguirre, Daniel Alejandro" w:date="2026-06-19T13:48:00Z" w16du:dateUtc="2026-06-19T18:48:00Z">
        <w:r w:rsidDel="002C36E5">
          <w:rPr>
            <w:rFonts w:ascii="Arial Narrow" w:eastAsiaTheme="majorEastAsia" w:hAnsi="Arial Narrow" w:cstheme="majorBidi"/>
            <w:sz w:val="22"/>
            <w:szCs w:val="22"/>
            <w:lang w:val="es-419"/>
          </w:rPr>
          <w:delText>tec</w:delText>
        </w:r>
        <w:r w:rsidR="00BB6F08" w:rsidDel="002C36E5">
          <w:rPr>
            <w:rFonts w:ascii="Arial Narrow" w:eastAsiaTheme="majorEastAsia" w:hAnsi="Arial Narrow" w:cstheme="majorBidi"/>
            <w:sz w:val="22"/>
            <w:szCs w:val="22"/>
            <w:lang w:val="es-419"/>
          </w:rPr>
          <w:delText>nica</w:delText>
        </w:r>
      </w:del>
      <w:ins w:id="851" w:author="Stagno Izaguirre, Daniel Alejandro" w:date="2026-06-19T13:48:00Z" w16du:dateUtc="2026-06-19T18:48:00Z">
        <w:r w:rsidR="002C36E5">
          <w:rPr>
            <w:rFonts w:ascii="Arial Narrow" w:eastAsiaTheme="majorEastAsia" w:hAnsi="Arial Narrow" w:cstheme="majorBidi"/>
            <w:sz w:val="22"/>
            <w:szCs w:val="22"/>
            <w:lang w:val="es-419"/>
          </w:rPr>
          <w:t>técnica</w:t>
        </w:r>
      </w:ins>
      <w:r w:rsidR="00BB6F08">
        <w:rPr>
          <w:rFonts w:ascii="Arial Narrow" w:eastAsiaTheme="majorEastAsia" w:hAnsi="Arial Narrow" w:cstheme="majorBidi"/>
          <w:sz w:val="22"/>
          <w:szCs w:val="22"/>
          <w:lang w:val="es-419"/>
        </w:rPr>
        <w:t xml:space="preserve"> de las modalidades y </w:t>
      </w:r>
      <w:r w:rsidR="00B46A32">
        <w:rPr>
          <w:rFonts w:ascii="Arial Narrow" w:eastAsiaTheme="majorEastAsia" w:hAnsi="Arial Narrow" w:cstheme="majorBidi"/>
          <w:sz w:val="22"/>
          <w:szCs w:val="22"/>
          <w:lang w:val="es-419"/>
        </w:rPr>
        <w:t xml:space="preserve">procesos administrativos ha </w:t>
      </w:r>
      <w:del w:id="852" w:author="Stagno Izaguirre, Daniel Alejandro" w:date="2026-06-19T13:48:00Z" w16du:dateUtc="2026-06-19T18:48:00Z">
        <w:r w:rsidR="00B46A32" w:rsidDel="002C36E5">
          <w:rPr>
            <w:rFonts w:ascii="Arial Narrow" w:eastAsiaTheme="majorEastAsia" w:hAnsi="Arial Narrow" w:cstheme="majorBidi"/>
            <w:sz w:val="22"/>
            <w:szCs w:val="22"/>
            <w:lang w:val="es-419"/>
          </w:rPr>
          <w:delText>implusado</w:delText>
        </w:r>
      </w:del>
      <w:ins w:id="853" w:author="Stagno Izaguirre, Daniel Alejandro" w:date="2026-06-19T13:48:00Z" w16du:dateUtc="2026-06-19T18:48:00Z">
        <w:r w:rsidR="002C36E5">
          <w:rPr>
            <w:rFonts w:ascii="Arial Narrow" w:eastAsiaTheme="majorEastAsia" w:hAnsi="Arial Narrow" w:cstheme="majorBidi"/>
            <w:sz w:val="22"/>
            <w:szCs w:val="22"/>
            <w:lang w:val="es-419"/>
          </w:rPr>
          <w:t>impulsado</w:t>
        </w:r>
      </w:ins>
      <w:r w:rsidR="00B46A32">
        <w:rPr>
          <w:rFonts w:ascii="Arial Narrow" w:eastAsiaTheme="majorEastAsia" w:hAnsi="Arial Narrow" w:cstheme="majorBidi"/>
          <w:sz w:val="22"/>
          <w:szCs w:val="22"/>
          <w:lang w:val="es-419"/>
        </w:rPr>
        <w:t xml:space="preserve"> </w:t>
      </w:r>
      <w:del w:id="854" w:author="Stagno Izaguirre, Daniel Alejandro" w:date="2026-06-19T13:48:00Z" w16du:dateUtc="2026-06-19T18:48:00Z">
        <w:r w:rsidR="00B46A32" w:rsidDel="002C36E5">
          <w:rPr>
            <w:rFonts w:ascii="Arial Narrow" w:eastAsiaTheme="majorEastAsia" w:hAnsi="Arial Narrow" w:cstheme="majorBidi"/>
            <w:sz w:val="22"/>
            <w:szCs w:val="22"/>
            <w:lang w:val="es-419"/>
          </w:rPr>
          <w:delText>el uso</w:delText>
        </w:r>
      </w:del>
      <w:ins w:id="855" w:author="Stagno Izaguirre, Daniel Alejandro" w:date="2026-06-19T13:48:00Z" w16du:dateUtc="2026-06-19T18:48:00Z">
        <w:r w:rsidR="002C36E5">
          <w:rPr>
            <w:rFonts w:ascii="Arial Narrow" w:eastAsiaTheme="majorEastAsia" w:hAnsi="Arial Narrow" w:cstheme="majorBidi"/>
            <w:sz w:val="22"/>
            <w:szCs w:val="22"/>
            <w:lang w:val="es-419"/>
          </w:rPr>
          <w:t>la demanda empresarial por servicios</w:t>
        </w:r>
      </w:ins>
      <w:r w:rsidR="00B46A32">
        <w:rPr>
          <w:rFonts w:ascii="Arial Narrow" w:eastAsiaTheme="majorEastAsia" w:hAnsi="Arial Narrow" w:cstheme="majorBidi"/>
          <w:sz w:val="22"/>
          <w:szCs w:val="22"/>
          <w:lang w:val="es-419"/>
        </w:rPr>
        <w:t xml:space="preserve"> de consultoras </w:t>
      </w:r>
      <w:del w:id="856" w:author="Stagno Izaguirre, Daniel Alejandro" w:date="2026-06-19T13:48:00Z" w16du:dateUtc="2026-06-19T18:48:00Z">
        <w:r w:rsidR="00B46A32" w:rsidDel="002C36E5">
          <w:rPr>
            <w:rFonts w:ascii="Arial Narrow" w:eastAsiaTheme="majorEastAsia" w:hAnsi="Arial Narrow" w:cstheme="majorBidi"/>
            <w:sz w:val="22"/>
            <w:szCs w:val="22"/>
            <w:lang w:val="es-419"/>
          </w:rPr>
          <w:delText>especializads</w:delText>
        </w:r>
      </w:del>
      <w:ins w:id="857" w:author="Stagno Izaguirre, Daniel Alejandro" w:date="2026-06-19T13:48:00Z" w16du:dateUtc="2026-06-19T18:48:00Z">
        <w:r w:rsidR="002C36E5">
          <w:rPr>
            <w:rFonts w:ascii="Arial Narrow" w:eastAsiaTheme="majorEastAsia" w:hAnsi="Arial Narrow" w:cstheme="majorBidi"/>
            <w:sz w:val="22"/>
            <w:szCs w:val="22"/>
            <w:lang w:val="es-419"/>
          </w:rPr>
          <w:t>especializadas,</w:t>
        </w:r>
      </w:ins>
      <w:r w:rsidR="00B46A32">
        <w:rPr>
          <w:rFonts w:ascii="Arial Narrow" w:eastAsiaTheme="majorEastAsia" w:hAnsi="Arial Narrow" w:cstheme="majorBidi"/>
          <w:sz w:val="22"/>
          <w:szCs w:val="22"/>
          <w:lang w:val="es-419"/>
        </w:rPr>
        <w:t xml:space="preserve"> que apoyan a las </w:t>
      </w:r>
      <w:del w:id="858" w:author="Stagno Izaguirre, Daniel Alejandro" w:date="2026-06-19T13:48:00Z" w16du:dateUtc="2026-06-19T18:48:00Z">
        <w:r w:rsidR="00B46A32" w:rsidDel="002C36E5">
          <w:rPr>
            <w:rFonts w:ascii="Arial Narrow" w:eastAsiaTheme="majorEastAsia" w:hAnsi="Arial Narrow" w:cstheme="majorBidi"/>
            <w:sz w:val="22"/>
            <w:szCs w:val="22"/>
            <w:lang w:val="es-419"/>
          </w:rPr>
          <w:delText xml:space="preserve">empresas </w:delText>
        </w:r>
      </w:del>
      <w:ins w:id="859" w:author="Stagno Izaguirre, Daniel Alejandro" w:date="2026-06-19T13:48:00Z" w16du:dateUtc="2026-06-19T18:48:00Z">
        <w:r w:rsidR="002C36E5">
          <w:rPr>
            <w:rFonts w:ascii="Arial Narrow" w:eastAsiaTheme="majorEastAsia" w:hAnsi="Arial Narrow" w:cstheme="majorBidi"/>
            <w:sz w:val="22"/>
            <w:szCs w:val="22"/>
            <w:lang w:val="es-419"/>
          </w:rPr>
          <w:t xml:space="preserve">firmas </w:t>
        </w:r>
      </w:ins>
      <w:r w:rsidR="00B2647C">
        <w:rPr>
          <w:rFonts w:ascii="Arial Narrow" w:eastAsiaTheme="majorEastAsia" w:hAnsi="Arial Narrow" w:cstheme="majorBidi"/>
          <w:sz w:val="22"/>
          <w:szCs w:val="22"/>
          <w:lang w:val="es-419"/>
        </w:rPr>
        <w:t xml:space="preserve">a acceder a los beneficios tributarios </w:t>
      </w:r>
      <w:r w:rsidR="002A7536">
        <w:rPr>
          <w:rFonts w:ascii="Arial Narrow" w:eastAsiaTheme="majorEastAsia" w:hAnsi="Arial Narrow" w:cstheme="majorBidi"/>
          <w:sz w:val="22"/>
          <w:szCs w:val="22"/>
          <w:lang w:val="es-419"/>
        </w:rPr>
        <w:t>con menor riesgo (ver cuadro de texto).</w:t>
      </w:r>
    </w:p>
    <w:p w14:paraId="09D8D689" w14:textId="77777777" w:rsidR="002A7536" w:rsidRDefault="002A7536" w:rsidP="00D33FD7">
      <w:pPr>
        <w:jc w:val="both"/>
        <w:rPr>
          <w:rFonts w:ascii="Arial Narrow" w:eastAsiaTheme="majorEastAsia" w:hAnsi="Arial Narrow" w:cstheme="majorBidi"/>
          <w:sz w:val="22"/>
          <w:szCs w:val="22"/>
          <w:lang w:val="es-419"/>
        </w:rPr>
      </w:pPr>
    </w:p>
    <w:p w14:paraId="34A9B7EC" w14:textId="32F619EE" w:rsidR="002A7536" w:rsidRDefault="007D606D" w:rsidP="00D33FD7">
      <w:pPr>
        <w:jc w:val="both"/>
        <w:rPr>
          <w:rFonts w:ascii="Arial Narrow" w:eastAsiaTheme="majorEastAsia" w:hAnsi="Arial Narrow" w:cstheme="majorBidi"/>
          <w:sz w:val="22"/>
          <w:szCs w:val="22"/>
          <w:lang w:val="es-419"/>
        </w:rPr>
      </w:pPr>
      <w:r>
        <w:rPr>
          <w:rFonts w:ascii="Arial Narrow" w:hAnsi="Arial Narrow"/>
          <w:bCs/>
          <w:noProof/>
          <w:sz w:val="22"/>
          <w:szCs w:val="22"/>
          <w:lang w:val="es-BO"/>
        </w:rPr>
        <mc:AlternateContent>
          <mc:Choice Requires="wps">
            <w:drawing>
              <wp:inline distT="0" distB="0" distL="0" distR="0" wp14:anchorId="264DA105" wp14:editId="51366842">
                <wp:extent cx="5931462" cy="3415005"/>
                <wp:effectExtent l="0" t="0" r="12700" b="14605"/>
                <wp:docPr id="1633565565" name="Text Box 1"/>
                <wp:cNvGraphicFramePr/>
                <a:graphic xmlns:a="http://schemas.openxmlformats.org/drawingml/2006/main">
                  <a:graphicData uri="http://schemas.microsoft.com/office/word/2010/wordprocessingShape">
                    <wps:wsp>
                      <wps:cNvSpPr txBox="1"/>
                      <wps:spPr>
                        <a:xfrm>
                          <a:off x="0" y="0"/>
                          <a:ext cx="5931462" cy="3415005"/>
                        </a:xfrm>
                        <a:prstGeom prst="rect">
                          <a:avLst/>
                        </a:prstGeom>
                        <a:solidFill>
                          <a:schemeClr val="lt1"/>
                        </a:solidFill>
                        <a:ln w="6350">
                          <a:solidFill>
                            <a:prstClr val="black"/>
                          </a:solidFill>
                        </a:ln>
                      </wps:spPr>
                      <wps:txbx>
                        <w:txbxContent>
                          <w:p w14:paraId="11B0BB8C" w14:textId="437E7A63" w:rsidR="007D606D" w:rsidRDefault="007D606D" w:rsidP="007D606D">
                            <w:pPr>
                              <w:jc w:val="both"/>
                              <w:rPr>
                                <w:rFonts w:ascii="Arial Narrow" w:hAnsi="Arial Narrow" w:cs="Arial"/>
                                <w:b/>
                                <w:bCs/>
                                <w:sz w:val="22"/>
                                <w:szCs w:val="22"/>
                                <w:lang w:val="es-BO"/>
                              </w:rPr>
                            </w:pPr>
                            <w:r>
                              <w:rPr>
                                <w:rFonts w:ascii="Arial Narrow" w:hAnsi="Arial Narrow" w:cs="Arial"/>
                                <w:b/>
                                <w:bCs/>
                                <w:sz w:val="22"/>
                                <w:szCs w:val="22"/>
                                <w:lang w:val="es-BO"/>
                              </w:rPr>
                              <w:t xml:space="preserve">Recuadro X. </w:t>
                            </w:r>
                            <w:r w:rsidR="007328C0" w:rsidRPr="007328C0">
                              <w:rPr>
                                <w:rFonts w:ascii="Arial Narrow" w:hAnsi="Arial Narrow" w:cs="Arial"/>
                                <w:b/>
                                <w:bCs/>
                                <w:sz w:val="22"/>
                                <w:szCs w:val="22"/>
                                <w:lang w:val="es-BO"/>
                              </w:rPr>
                              <w:t>El rol de las firmas consultoras especializas y otros actores en el proceso de concesión de incentivos tributarios</w:t>
                            </w:r>
                          </w:p>
                          <w:p w14:paraId="4417B53D" w14:textId="77777777" w:rsidR="007D606D" w:rsidRDefault="007D606D" w:rsidP="007D606D">
                            <w:pPr>
                              <w:jc w:val="both"/>
                              <w:rPr>
                                <w:rFonts w:ascii="Arial Narrow" w:hAnsi="Arial Narrow" w:cs="Arial"/>
                                <w:b/>
                                <w:bCs/>
                                <w:sz w:val="22"/>
                                <w:szCs w:val="22"/>
                                <w:lang w:val="es-BO"/>
                              </w:rPr>
                            </w:pPr>
                          </w:p>
                          <w:p w14:paraId="08AA834F" w14:textId="156140C4" w:rsidR="0019538C" w:rsidRPr="008A0DD7" w:rsidRDefault="0019538C" w:rsidP="008A0DD7">
                            <w:pPr>
                              <w:jc w:val="both"/>
                              <w:rPr>
                                <w:rFonts w:ascii="Arial Narrow" w:hAnsi="Arial Narrow" w:cs="Arial"/>
                                <w:sz w:val="22"/>
                                <w:szCs w:val="22"/>
                                <w:lang w:val="es-419"/>
                              </w:rPr>
                            </w:pPr>
                            <w:r w:rsidRPr="00C8546F">
                              <w:rPr>
                                <w:rFonts w:ascii="Arial Narrow" w:hAnsi="Arial Narrow" w:cs="Arial"/>
                                <w:sz w:val="22"/>
                                <w:szCs w:val="22"/>
                                <w:lang w:val="es-419"/>
                              </w:rPr>
                              <w:t xml:space="preserve">En la práctica, </w:t>
                            </w:r>
                            <w:r>
                              <w:rPr>
                                <w:rFonts w:ascii="Arial Narrow" w:hAnsi="Arial Narrow" w:cs="Arial"/>
                                <w:sz w:val="22"/>
                                <w:szCs w:val="22"/>
                                <w:lang w:val="es-419"/>
                              </w:rPr>
                              <w:t>l</w:t>
                            </w:r>
                            <w:r w:rsidRPr="00C8546F">
                              <w:rPr>
                                <w:rFonts w:ascii="Arial Narrow" w:hAnsi="Arial Narrow" w:cs="Arial"/>
                                <w:sz w:val="22"/>
                                <w:szCs w:val="22"/>
                                <w:lang w:val="es-419"/>
                              </w:rPr>
                              <w:t>as firmas de consultoría especializadas</w:t>
                            </w:r>
                            <w:r w:rsidR="007328C0">
                              <w:rPr>
                                <w:rFonts w:ascii="Arial Narrow" w:hAnsi="Arial Narrow" w:cs="Arial"/>
                                <w:sz w:val="22"/>
                                <w:szCs w:val="22"/>
                                <w:lang w:val="es-419"/>
                              </w:rPr>
                              <w:t xml:space="preserve"> </w:t>
                            </w:r>
                            <w:r w:rsidRPr="00C8546F">
                              <w:rPr>
                                <w:rFonts w:ascii="Arial Narrow" w:hAnsi="Arial Narrow" w:cs="Arial"/>
                                <w:sz w:val="22"/>
                                <w:szCs w:val="22"/>
                                <w:lang w:val="es-419"/>
                              </w:rPr>
                              <w:t xml:space="preserve">desempeñan un papel fundamental al guiar a las empresas a través del </w:t>
                            </w:r>
                            <w:del w:id="860" w:author="Stagno Izaguirre, Daniel Alejandro" w:date="2026-06-19T13:51:00Z" w16du:dateUtc="2026-06-19T18:51:00Z">
                              <w:r w:rsidRPr="00C8546F" w:rsidDel="00300A2E">
                                <w:rPr>
                                  <w:rFonts w:ascii="Arial Narrow" w:hAnsi="Arial Narrow" w:cs="Arial"/>
                                  <w:sz w:val="22"/>
                                  <w:szCs w:val="22"/>
                                  <w:lang w:val="es-419"/>
                                </w:rPr>
                                <w:delText xml:space="preserve">complejo </w:delText>
                              </w:r>
                            </w:del>
                            <w:r w:rsidRPr="00C8546F">
                              <w:rPr>
                                <w:rFonts w:ascii="Arial Narrow" w:hAnsi="Arial Narrow" w:cs="Arial"/>
                                <w:sz w:val="22"/>
                                <w:szCs w:val="22"/>
                                <w:lang w:val="es-419"/>
                              </w:rPr>
                              <w:t xml:space="preserve">proceso de solicitud de beneficios </w:t>
                            </w:r>
                            <w:r>
                              <w:rPr>
                                <w:rFonts w:ascii="Arial Narrow" w:hAnsi="Arial Narrow" w:cs="Arial"/>
                                <w:sz w:val="22"/>
                                <w:szCs w:val="22"/>
                                <w:lang w:val="es-419"/>
                              </w:rPr>
                              <w:t>tributarios de CTI</w:t>
                            </w:r>
                            <w:r w:rsidRPr="00C8546F">
                              <w:rPr>
                                <w:rFonts w:ascii="Arial Narrow" w:hAnsi="Arial Narrow" w:cs="Arial"/>
                                <w:sz w:val="22"/>
                                <w:szCs w:val="22"/>
                                <w:lang w:val="es-419"/>
                              </w:rPr>
                              <w:t>.</w:t>
                            </w:r>
                            <w:r w:rsidR="005C7DB8">
                              <w:rPr>
                                <w:rFonts w:ascii="Arial Narrow" w:hAnsi="Arial Narrow" w:cs="Arial"/>
                                <w:sz w:val="22"/>
                                <w:szCs w:val="22"/>
                                <w:lang w:val="es-419"/>
                              </w:rPr>
                              <w:t xml:space="preserve"> Estas firmas de </w:t>
                            </w:r>
                            <w:del w:id="861" w:author="Stagno Izaguirre, Daniel Alejandro" w:date="2026-06-19T13:51:00Z" w16du:dateUtc="2026-06-19T18:51:00Z">
                              <w:r w:rsidR="005C7DB8" w:rsidDel="00300A2E">
                                <w:rPr>
                                  <w:rFonts w:ascii="Arial Narrow" w:hAnsi="Arial Narrow" w:cs="Arial"/>
                                  <w:sz w:val="22"/>
                                  <w:szCs w:val="22"/>
                                  <w:lang w:val="es-419"/>
                                </w:rPr>
                                <w:delText>consultoria</w:delText>
                              </w:r>
                            </w:del>
                            <w:ins w:id="862" w:author="Stagno Izaguirre, Daniel Alejandro" w:date="2026-06-19T13:51:00Z" w16du:dateUtc="2026-06-19T18:51:00Z">
                              <w:r w:rsidR="00300A2E">
                                <w:rPr>
                                  <w:rFonts w:ascii="Arial Narrow" w:hAnsi="Arial Narrow" w:cs="Arial"/>
                                  <w:sz w:val="22"/>
                                  <w:szCs w:val="22"/>
                                  <w:lang w:val="es-419"/>
                                </w:rPr>
                                <w:t>consultoría</w:t>
                              </w:r>
                            </w:ins>
                            <w:r w:rsidR="002A69DD">
                              <w:rPr>
                                <w:rFonts w:ascii="Arial Narrow" w:hAnsi="Arial Narrow" w:cs="Arial"/>
                                <w:sz w:val="22"/>
                                <w:szCs w:val="22"/>
                                <w:lang w:val="es-419"/>
                              </w:rPr>
                              <w:t xml:space="preserve"> </w:t>
                            </w:r>
                            <w:r w:rsidR="002A69DD" w:rsidRPr="002A69DD">
                              <w:rPr>
                                <w:rFonts w:ascii="Arial Narrow" w:hAnsi="Arial Narrow" w:cs="Arial"/>
                                <w:sz w:val="22"/>
                                <w:szCs w:val="22"/>
                                <w:lang w:val="es-419"/>
                              </w:rPr>
                              <w:t xml:space="preserve">poseen la experiencia técnica y fiscal </w:t>
                            </w:r>
                            <w:del w:id="863" w:author="Stagno Izaguirre, Daniel Alejandro" w:date="2026-06-19T13:51:00Z" w16du:dateUtc="2026-06-19T18:51:00Z">
                              <w:r w:rsidR="002A69DD" w:rsidRPr="002A69DD" w:rsidDel="00300A2E">
                                <w:rPr>
                                  <w:rFonts w:ascii="Arial Narrow" w:hAnsi="Arial Narrow" w:cs="Arial"/>
                                  <w:sz w:val="22"/>
                                  <w:szCs w:val="22"/>
                                  <w:lang w:val="es-419"/>
                                </w:rPr>
                                <w:delText xml:space="preserve">necesaria </w:delText>
                              </w:r>
                            </w:del>
                            <w:ins w:id="864" w:author="Stagno Izaguirre, Daniel Alejandro" w:date="2026-06-19T13:51:00Z" w16du:dateUtc="2026-06-19T18:51:00Z">
                              <w:r w:rsidR="00300A2E">
                                <w:rPr>
                                  <w:rFonts w:ascii="Arial Narrow" w:hAnsi="Arial Narrow" w:cs="Arial"/>
                                  <w:sz w:val="22"/>
                                  <w:szCs w:val="22"/>
                                  <w:lang w:val="es-419"/>
                                </w:rPr>
                                <w:t xml:space="preserve">que les permite </w:t>
                              </w:r>
                            </w:ins>
                            <w:del w:id="865" w:author="Stagno Izaguirre, Daniel Alejandro" w:date="2026-06-19T13:51:00Z" w16du:dateUtc="2026-06-19T18:51:00Z">
                              <w:r w:rsidR="002A69DD" w:rsidRPr="002A69DD" w:rsidDel="00300A2E">
                                <w:rPr>
                                  <w:rFonts w:ascii="Arial Narrow" w:hAnsi="Arial Narrow" w:cs="Arial"/>
                                  <w:sz w:val="22"/>
                                  <w:szCs w:val="22"/>
                                  <w:lang w:val="es-419"/>
                                </w:rPr>
                                <w:delText xml:space="preserve">para </w:delText>
                              </w:r>
                            </w:del>
                            <w:r w:rsidR="002A69DD" w:rsidRPr="002A69DD">
                              <w:rPr>
                                <w:rFonts w:ascii="Arial Narrow" w:hAnsi="Arial Narrow" w:cs="Arial"/>
                                <w:sz w:val="22"/>
                                <w:szCs w:val="22"/>
                                <w:lang w:val="es-419"/>
                              </w:rPr>
                              <w:t>interpretar y aplicar</w:t>
                            </w:r>
                            <w:r w:rsidR="002A69DD">
                              <w:rPr>
                                <w:rFonts w:ascii="Arial Narrow" w:hAnsi="Arial Narrow" w:cs="Arial"/>
                                <w:sz w:val="22"/>
                                <w:szCs w:val="22"/>
                                <w:lang w:val="es-419"/>
                              </w:rPr>
                              <w:t xml:space="preserve"> </w:t>
                            </w:r>
                            <w:r w:rsidR="00BD4ABE">
                              <w:rPr>
                                <w:rFonts w:ascii="Arial Narrow" w:hAnsi="Arial Narrow" w:cs="Arial"/>
                                <w:sz w:val="22"/>
                                <w:szCs w:val="22"/>
                                <w:lang w:val="es-419"/>
                              </w:rPr>
                              <w:t>las reglas y normativas en detalle</w:t>
                            </w:r>
                            <w:r w:rsidR="008A0DD7">
                              <w:rPr>
                                <w:rFonts w:ascii="Arial Narrow" w:hAnsi="Arial Narrow" w:cs="Arial"/>
                                <w:sz w:val="22"/>
                                <w:szCs w:val="22"/>
                                <w:lang w:val="es-419"/>
                              </w:rPr>
                              <w:t>, y suelen apoyar a las empresas</w:t>
                            </w:r>
                            <w:r w:rsidR="002A69DD">
                              <w:rPr>
                                <w:rFonts w:ascii="Arial Narrow" w:hAnsi="Arial Narrow" w:cs="Arial"/>
                                <w:sz w:val="22"/>
                                <w:szCs w:val="22"/>
                                <w:lang w:val="es-419"/>
                              </w:rPr>
                              <w:t xml:space="preserve"> </w:t>
                            </w:r>
                            <w:r w:rsidR="00E1004C" w:rsidRPr="000D0961">
                              <w:rPr>
                                <w:rFonts w:ascii="Arial Narrow" w:hAnsi="Arial Narrow" w:cs="Arial"/>
                                <w:sz w:val="22"/>
                                <w:szCs w:val="22"/>
                                <w:lang w:val="es-419"/>
                              </w:rPr>
                              <w:t>en la toma de decisiones estratégicas, ayudando a las empresas a determinar qué incentivos solicitar y cómo maximizar su valor</w:t>
                            </w:r>
                            <w:r w:rsidR="003B7142">
                              <w:rPr>
                                <w:rFonts w:ascii="Arial Narrow" w:hAnsi="Arial Narrow" w:cs="Arial"/>
                                <w:sz w:val="22"/>
                                <w:szCs w:val="22"/>
                                <w:lang w:val="es-419"/>
                              </w:rPr>
                              <w:t xml:space="preserve">. </w:t>
                            </w:r>
                            <w:del w:id="866" w:author="Stagno Izaguirre, Daniel Alejandro" w:date="2026-06-19T13:51:00Z" w16du:dateUtc="2026-06-19T18:51:00Z">
                              <w:r w:rsidR="003B7142" w:rsidDel="00A94654">
                                <w:rPr>
                                  <w:rFonts w:ascii="Arial Narrow" w:hAnsi="Arial Narrow" w:cs="Arial"/>
                                  <w:sz w:val="22"/>
                                  <w:szCs w:val="22"/>
                                  <w:lang w:val="es-419"/>
                                </w:rPr>
                                <w:delText>Ademas</w:delText>
                              </w:r>
                            </w:del>
                            <w:ins w:id="867" w:author="Stagno Izaguirre, Daniel Alejandro" w:date="2026-06-19T13:51:00Z" w16du:dateUtc="2026-06-19T18:51:00Z">
                              <w:r w:rsidR="00A94654">
                                <w:rPr>
                                  <w:rFonts w:ascii="Arial Narrow" w:hAnsi="Arial Narrow" w:cs="Arial"/>
                                  <w:sz w:val="22"/>
                                  <w:szCs w:val="22"/>
                                  <w:lang w:val="es-419"/>
                                </w:rPr>
                                <w:t>además</w:t>
                              </w:r>
                            </w:ins>
                            <w:r w:rsidR="003B7142">
                              <w:rPr>
                                <w:rFonts w:ascii="Arial Narrow" w:hAnsi="Arial Narrow" w:cs="Arial"/>
                                <w:sz w:val="22"/>
                                <w:szCs w:val="22"/>
                                <w:lang w:val="es-419"/>
                              </w:rPr>
                              <w:t xml:space="preserve"> pu</w:t>
                            </w:r>
                            <w:ins w:id="868" w:author="Stagno Izaguirre, Daniel Alejandro" w:date="2026-06-19T13:51:00Z" w16du:dateUtc="2026-06-19T18:51:00Z">
                              <w:r w:rsidR="00A94654">
                                <w:rPr>
                                  <w:rFonts w:ascii="Arial Narrow" w:hAnsi="Arial Narrow" w:cs="Arial"/>
                                  <w:sz w:val="22"/>
                                  <w:szCs w:val="22"/>
                                  <w:lang w:val="es-419"/>
                                </w:rPr>
                                <w:t>e</w:t>
                              </w:r>
                            </w:ins>
                            <w:r w:rsidR="003B7142">
                              <w:rPr>
                                <w:rFonts w:ascii="Arial Narrow" w:hAnsi="Arial Narrow" w:cs="Arial"/>
                                <w:sz w:val="22"/>
                                <w:szCs w:val="22"/>
                                <w:lang w:val="es-419"/>
                              </w:rPr>
                              <w:t xml:space="preserve">den apoyar </w:t>
                            </w:r>
                            <w:r w:rsidRPr="008A0DD7">
                              <w:rPr>
                                <w:rFonts w:ascii="Arial Narrow" w:hAnsi="Arial Narrow" w:cs="Arial"/>
                                <w:sz w:val="22"/>
                                <w:szCs w:val="22"/>
                                <w:lang w:val="es-419"/>
                              </w:rPr>
                              <w:t>en la preparación de la documentación detallada requerida, un aspecto crítico tanto en los modelos de autoevaluación como en los de aprobación previa.</w:t>
                            </w:r>
                          </w:p>
                          <w:p w14:paraId="5EA08CAB" w14:textId="77777777" w:rsidR="00B62AFD" w:rsidRDefault="00B62AFD" w:rsidP="0019538C">
                            <w:pPr>
                              <w:jc w:val="both"/>
                              <w:rPr>
                                <w:rFonts w:ascii="Arial Narrow" w:hAnsi="Arial Narrow" w:cs="Arial"/>
                                <w:sz w:val="22"/>
                                <w:szCs w:val="22"/>
                                <w:lang w:val="es-419"/>
                              </w:rPr>
                            </w:pPr>
                          </w:p>
                          <w:p w14:paraId="5D633B7C" w14:textId="61617D30" w:rsidR="00041B66" w:rsidRDefault="0019538C" w:rsidP="0019538C">
                            <w:pPr>
                              <w:jc w:val="both"/>
                              <w:rPr>
                                <w:rFonts w:ascii="Arial Narrow" w:hAnsi="Arial Narrow" w:cs="Arial"/>
                                <w:sz w:val="22"/>
                                <w:szCs w:val="22"/>
                                <w:lang w:val="es-419"/>
                              </w:rPr>
                            </w:pPr>
                            <w:r w:rsidRPr="00601017">
                              <w:rPr>
                                <w:rFonts w:ascii="Arial Narrow" w:hAnsi="Arial Narrow" w:cs="Arial"/>
                                <w:sz w:val="22"/>
                                <w:szCs w:val="22"/>
                                <w:lang w:val="es-419"/>
                              </w:rPr>
                              <w:t>Algunos consultores utilizan esquemas de pago por éxito, en los cuales sus honorarios se cobran únicamente si la solicitud de beneficio fiscal resulta aprobada, lo que incentiva la participación de las empresas</w:t>
                            </w:r>
                            <w:ins w:id="869" w:author="Stagno Izaguirre, Daniel Alejandro" w:date="2026-06-19T13:52:00Z" w16du:dateUtc="2026-06-19T18:52:00Z">
                              <w:r w:rsidR="00A94654">
                                <w:rPr>
                                  <w:rFonts w:ascii="Arial Narrow" w:hAnsi="Arial Narrow" w:cs="Arial"/>
                                  <w:sz w:val="22"/>
                                  <w:szCs w:val="22"/>
                                  <w:lang w:val="es-419"/>
                                </w:rPr>
                                <w:t xml:space="preserve"> al mitigar el riesgo de</w:t>
                              </w:r>
                              <w:r w:rsidR="00E17AD7">
                                <w:rPr>
                                  <w:rFonts w:ascii="Arial Narrow" w:hAnsi="Arial Narrow" w:cs="Arial"/>
                                  <w:sz w:val="22"/>
                                  <w:szCs w:val="22"/>
                                  <w:lang w:val="es-419"/>
                                </w:rPr>
                                <w:t xml:space="preserve"> pagar un servicio por un resultado incierto</w:t>
                              </w:r>
                            </w:ins>
                            <w:sdt>
                              <w:sdtPr>
                                <w:rPr>
                                  <w:rFonts w:ascii="Arial Narrow" w:hAnsi="Arial Narrow" w:cs="Arial"/>
                                  <w:sz w:val="22"/>
                                  <w:szCs w:val="22"/>
                                  <w:lang w:val="es-419"/>
                                </w:rPr>
                                <w:id w:val="-790662184"/>
                                <w:citation/>
                              </w:sdtPr>
                              <w:sdtEndPr/>
                              <w:sdtContent>
                                <w:r>
                                  <w:rPr>
                                    <w:rFonts w:ascii="Arial Narrow" w:hAnsi="Arial Narrow" w:cs="Arial"/>
                                    <w:sz w:val="22"/>
                                    <w:szCs w:val="22"/>
                                    <w:lang w:val="es-419"/>
                                  </w:rPr>
                                  <w:fldChar w:fldCharType="begin"/>
                                </w:r>
                                <w:r w:rsidRPr="00E37A51">
                                  <w:rPr>
                                    <w:rFonts w:ascii="Arial Narrow" w:hAnsi="Arial Narrow" w:cs="Arial"/>
                                    <w:sz w:val="22"/>
                                    <w:szCs w:val="22"/>
                                    <w:lang w:val="es-419"/>
                                  </w:rPr>
                                  <w:instrText xml:space="preserve"> CITATION App16 \l 1033 </w:instrText>
                                </w:r>
                                <w:r>
                                  <w:rPr>
                                    <w:rFonts w:ascii="Arial Narrow" w:hAnsi="Arial Narrow" w:cs="Arial"/>
                                    <w:sz w:val="22"/>
                                    <w:szCs w:val="22"/>
                                    <w:lang w:val="es-419"/>
                                  </w:rPr>
                                  <w:fldChar w:fldCharType="separate"/>
                                </w:r>
                                <w:r w:rsidRPr="00E37A51">
                                  <w:rPr>
                                    <w:rFonts w:ascii="Arial Narrow" w:hAnsi="Arial Narrow" w:cs="Arial"/>
                                    <w:noProof/>
                                    <w:sz w:val="22"/>
                                    <w:szCs w:val="22"/>
                                    <w:lang w:val="es-419"/>
                                  </w:rPr>
                                  <w:t xml:space="preserve"> (Appelt, S. et al., 2016)</w:t>
                                </w:r>
                                <w:r>
                                  <w:rPr>
                                    <w:rFonts w:ascii="Arial Narrow" w:hAnsi="Arial Narrow" w:cs="Arial"/>
                                    <w:sz w:val="22"/>
                                    <w:szCs w:val="22"/>
                                    <w:lang w:val="es-419"/>
                                  </w:rPr>
                                  <w:fldChar w:fldCharType="end"/>
                                </w:r>
                              </w:sdtContent>
                            </w:sdt>
                            <w:ins w:id="870" w:author="Stagno Izaguirre, Daniel Alejandro" w:date="2026-06-19T13:53:00Z" w16du:dateUtc="2026-06-19T18:53:00Z">
                              <w:r w:rsidR="00E17AD7">
                                <w:rPr>
                                  <w:rFonts w:ascii="Arial Narrow" w:hAnsi="Arial Narrow" w:cs="Arial"/>
                                  <w:sz w:val="22"/>
                                  <w:szCs w:val="22"/>
                                  <w:lang w:val="es-419"/>
                                </w:rPr>
                                <w:t>.</w:t>
                              </w:r>
                            </w:ins>
                          </w:p>
                          <w:p w14:paraId="76A9BF01" w14:textId="77777777" w:rsidR="00041B66" w:rsidRDefault="00041B66" w:rsidP="0019538C">
                            <w:pPr>
                              <w:jc w:val="both"/>
                              <w:rPr>
                                <w:rFonts w:ascii="Arial Narrow" w:hAnsi="Arial Narrow" w:cs="Arial"/>
                                <w:sz w:val="22"/>
                                <w:szCs w:val="22"/>
                                <w:lang w:val="es-419"/>
                              </w:rPr>
                            </w:pPr>
                          </w:p>
                          <w:p w14:paraId="285BF5D6" w14:textId="4BE2CEB7" w:rsidR="0019538C" w:rsidRPr="005D4BE6" w:rsidDel="00E63A36" w:rsidRDefault="0019538C" w:rsidP="0019538C">
                            <w:pPr>
                              <w:jc w:val="both"/>
                              <w:rPr>
                                <w:del w:id="871" w:author="Stagno Izaguirre, Daniel Alejandro" w:date="2026-06-19T13:55:00Z" w16du:dateUtc="2026-06-19T18:55:00Z"/>
                                <w:rFonts w:ascii="Arial Narrow" w:hAnsi="Arial Narrow" w:cs="Arial"/>
                                <w:sz w:val="22"/>
                                <w:szCs w:val="22"/>
                                <w:lang w:val="es-419"/>
                              </w:rPr>
                            </w:pPr>
                            <w:r>
                              <w:rPr>
                                <w:rFonts w:ascii="Arial Narrow" w:hAnsi="Arial Narrow" w:cs="Arial"/>
                                <w:sz w:val="22"/>
                                <w:szCs w:val="22"/>
                                <w:lang w:val="es-419"/>
                              </w:rPr>
                              <w:t xml:space="preserve">En Reino Unido, </w:t>
                            </w:r>
                            <w:r w:rsidRPr="005D4BE6">
                              <w:rPr>
                                <w:rFonts w:ascii="Arial Narrow" w:hAnsi="Arial Narrow" w:cs="Arial"/>
                                <w:sz w:val="22"/>
                                <w:szCs w:val="22"/>
                                <w:lang w:val="es-419"/>
                              </w:rPr>
                              <w:t>Las autoridades fiscales, reconociendo el</w:t>
                            </w:r>
                            <w:ins w:id="872" w:author="Stagno Izaguirre, Daniel Alejandro" w:date="2026-06-19T13:53:00Z" w16du:dateUtc="2026-06-19T18:53:00Z">
                              <w:r w:rsidR="00E17AD7">
                                <w:rPr>
                                  <w:rFonts w:ascii="Arial Narrow" w:hAnsi="Arial Narrow" w:cs="Arial"/>
                                  <w:sz w:val="22"/>
                                  <w:szCs w:val="22"/>
                                  <w:lang w:val="es-419"/>
                                </w:rPr>
                                <w:t xml:space="preserve"> importante</w:t>
                              </w:r>
                            </w:ins>
                            <w:r w:rsidRPr="005D4BE6">
                              <w:rPr>
                                <w:rFonts w:ascii="Arial Narrow" w:hAnsi="Arial Narrow" w:cs="Arial"/>
                                <w:sz w:val="22"/>
                                <w:szCs w:val="22"/>
                                <w:lang w:val="es-419"/>
                              </w:rPr>
                              <w:t xml:space="preserve"> papel </w:t>
                            </w:r>
                            <w:del w:id="873" w:author="Stagno Izaguirre, Daniel Alejandro" w:date="2026-06-19T13:53:00Z" w16du:dateUtc="2026-06-19T18:53:00Z">
                              <w:r w:rsidRPr="005D4BE6" w:rsidDel="00E17AD7">
                                <w:rPr>
                                  <w:rFonts w:ascii="Arial Narrow" w:hAnsi="Arial Narrow" w:cs="Arial"/>
                                  <w:sz w:val="22"/>
                                  <w:szCs w:val="22"/>
                                  <w:lang w:val="es-419"/>
                                </w:rPr>
                                <w:delText>crucial de los agentes</w:delText>
                              </w:r>
                            </w:del>
                            <w:ins w:id="874" w:author="Stagno Izaguirre, Daniel Alejandro" w:date="2026-06-19T13:53:00Z" w16du:dateUtc="2026-06-19T18:53:00Z">
                              <w:r w:rsidR="00E17AD7">
                                <w:rPr>
                                  <w:rFonts w:ascii="Arial Narrow" w:hAnsi="Arial Narrow" w:cs="Arial"/>
                                  <w:sz w:val="22"/>
                                  <w:szCs w:val="22"/>
                                  <w:lang w:val="es-419"/>
                                </w:rPr>
                                <w:t>que cumplen los intermediarios</w:t>
                              </w:r>
                            </w:ins>
                            <w:r w:rsidRPr="005D4BE6">
                              <w:rPr>
                                <w:rFonts w:ascii="Arial Narrow" w:hAnsi="Arial Narrow" w:cs="Arial"/>
                                <w:sz w:val="22"/>
                                <w:szCs w:val="22"/>
                                <w:lang w:val="es-419"/>
                              </w:rPr>
                              <w:t>, han desarrollado estrategias para regular su actuación</w:t>
                            </w:r>
                            <w:del w:id="875" w:author="Stagno Izaguirre, Daniel Alejandro" w:date="2026-06-19T13:55:00Z" w16du:dateUtc="2026-06-19T18:55:00Z">
                              <w:r w:rsidRPr="005D4BE6" w:rsidDel="00E63A36">
                                <w:rPr>
                                  <w:rFonts w:ascii="Arial Narrow" w:hAnsi="Arial Narrow" w:cs="Arial"/>
                                  <w:sz w:val="22"/>
                                  <w:szCs w:val="22"/>
                                  <w:lang w:val="es-419"/>
                                </w:rPr>
                                <w:delText>, entre ellas</w:delText>
                              </w:r>
                            </w:del>
                            <w:ins w:id="876" w:author="Stagno Izaguirre, Daniel Alejandro" w:date="2026-06-19T13:55:00Z" w16du:dateUtc="2026-06-19T18:55:00Z">
                              <w:r w:rsidR="00E63A36">
                                <w:rPr>
                                  <w:rFonts w:ascii="Arial Narrow" w:hAnsi="Arial Narrow" w:cs="Arial"/>
                                  <w:sz w:val="22"/>
                                  <w:szCs w:val="22"/>
                                  <w:lang w:val="es-419"/>
                                </w:rPr>
                                <w:t xml:space="preserve">. Por ejemplo, requiriendo </w:t>
                              </w:r>
                            </w:ins>
                            <w:del w:id="877" w:author="Stagno Izaguirre, Daniel Alejandro" w:date="2026-06-19T13:55:00Z" w16du:dateUtc="2026-06-19T18:55:00Z">
                              <w:r w:rsidRPr="005D4BE6" w:rsidDel="00E63A36">
                                <w:rPr>
                                  <w:rFonts w:ascii="Arial Narrow" w:hAnsi="Arial Narrow" w:cs="Arial"/>
                                  <w:sz w:val="22"/>
                                  <w:szCs w:val="22"/>
                                  <w:lang w:val="es-419"/>
                                </w:rPr>
                                <w:delText>:</w:delText>
                              </w:r>
                            </w:del>
                          </w:p>
                          <w:p w14:paraId="6AF2D474" w14:textId="77777777" w:rsidR="0019538C" w:rsidRPr="005D4BE6" w:rsidDel="00E63A36" w:rsidRDefault="0019538C" w:rsidP="0019538C">
                            <w:pPr>
                              <w:jc w:val="both"/>
                              <w:rPr>
                                <w:del w:id="878" w:author="Stagno Izaguirre, Daniel Alejandro" w:date="2026-06-19T13:55:00Z" w16du:dateUtc="2026-06-19T18:55:00Z"/>
                                <w:rFonts w:ascii="Arial Narrow" w:hAnsi="Arial Narrow" w:cs="Arial"/>
                                <w:sz w:val="22"/>
                                <w:szCs w:val="22"/>
                                <w:lang w:val="es-419"/>
                              </w:rPr>
                            </w:pPr>
                          </w:p>
                          <w:p w14:paraId="00CD4B73" w14:textId="160A3160" w:rsidR="0019538C" w:rsidRPr="00E63A36" w:rsidDel="00E63A36" w:rsidRDefault="0019538C" w:rsidP="00E63A36">
                            <w:pPr>
                              <w:jc w:val="both"/>
                              <w:rPr>
                                <w:del w:id="879" w:author="Stagno Izaguirre, Daniel Alejandro" w:date="2026-06-19T13:56:00Z" w16du:dateUtc="2026-06-19T18:56:00Z"/>
                                <w:rFonts w:ascii="Arial Narrow" w:hAnsi="Arial Narrow" w:cs="Arial"/>
                                <w:sz w:val="22"/>
                                <w:szCs w:val="22"/>
                                <w:lang w:val="es-419"/>
                                <w:rPrChange w:id="880" w:author="Stagno Izaguirre, Daniel Alejandro" w:date="2026-06-19T13:55:00Z" w16du:dateUtc="2026-06-19T18:55:00Z">
                                  <w:rPr>
                                    <w:del w:id="881" w:author="Stagno Izaguirre, Daniel Alejandro" w:date="2026-06-19T13:56:00Z" w16du:dateUtc="2026-06-19T18:56:00Z"/>
                                    <w:lang w:val="es-419"/>
                                  </w:rPr>
                                </w:rPrChange>
                              </w:rPr>
                              <w:pPrChange w:id="882" w:author="Stagno Izaguirre, Daniel Alejandro" w:date="2026-06-19T13:55:00Z" w16du:dateUtc="2026-06-19T18:55:00Z">
                                <w:pPr>
                                  <w:pStyle w:val="ListParagraph"/>
                                  <w:numPr>
                                    <w:numId w:val="40"/>
                                  </w:numPr>
                                  <w:ind w:hanging="360"/>
                                  <w:jc w:val="both"/>
                                </w:pPr>
                              </w:pPrChange>
                            </w:pPr>
                            <w:del w:id="883" w:author="Stagno Izaguirre, Daniel Alejandro" w:date="2026-06-19T13:55:00Z" w16du:dateUtc="2026-06-19T18:55:00Z">
                              <w:r w:rsidRPr="00E63A36" w:rsidDel="00E63A36">
                                <w:rPr>
                                  <w:rFonts w:ascii="Arial Narrow" w:hAnsi="Arial Narrow" w:cs="Arial"/>
                                  <w:sz w:val="22"/>
                                  <w:szCs w:val="22"/>
                                  <w:lang w:val="es-419"/>
                                  <w:rPrChange w:id="884" w:author="Stagno Izaguirre, Daniel Alejandro" w:date="2026-06-19T13:55:00Z" w16du:dateUtc="2026-06-19T18:55:00Z">
                                    <w:rPr>
                                      <w:lang w:val="es-419"/>
                                    </w:rPr>
                                  </w:rPrChange>
                                </w:rPr>
                                <w:delText xml:space="preserve">Requerir </w:delText>
                              </w:r>
                            </w:del>
                            <w:r w:rsidRPr="00E63A36">
                              <w:rPr>
                                <w:rFonts w:ascii="Arial Narrow" w:hAnsi="Arial Narrow" w:cs="Arial"/>
                                <w:sz w:val="22"/>
                                <w:szCs w:val="22"/>
                                <w:lang w:val="es-419"/>
                                <w:rPrChange w:id="885" w:author="Stagno Izaguirre, Daniel Alejandro" w:date="2026-06-19T13:55:00Z" w16du:dateUtc="2026-06-19T18:55:00Z">
                                  <w:rPr>
                                    <w:lang w:val="es-419"/>
                                  </w:rPr>
                                </w:rPrChange>
                              </w:rPr>
                              <w:t>que se identifique a cualquier agente asociado con una solicitud, para poder actuar rápidamente ante posibles conductas indebidas</w:t>
                            </w:r>
                            <w:sdt>
                              <w:sdtPr>
                                <w:rPr>
                                  <w:lang w:val="es-419"/>
                                </w:rPr>
                                <w:id w:val="-1971736270"/>
                                <w:citation/>
                              </w:sdtPr>
                              <w:sdtEndPr/>
                              <w:sdtContent>
                                <w:r w:rsidRPr="00E63A36">
                                  <w:rPr>
                                    <w:rFonts w:ascii="Arial Narrow" w:hAnsi="Arial Narrow" w:cs="Arial"/>
                                    <w:sz w:val="22"/>
                                    <w:szCs w:val="22"/>
                                    <w:lang w:val="es-419"/>
                                    <w:rPrChange w:id="886" w:author="Stagno Izaguirre, Daniel Alejandro" w:date="2026-06-19T13:55:00Z" w16du:dateUtc="2026-06-19T18:55:00Z">
                                      <w:rPr>
                                        <w:lang w:val="es-419"/>
                                      </w:rPr>
                                    </w:rPrChange>
                                  </w:rPr>
                                  <w:fldChar w:fldCharType="begin"/>
                                </w:r>
                                <w:r w:rsidRPr="00E63A36">
                                  <w:rPr>
                                    <w:rFonts w:ascii="Arial Narrow" w:hAnsi="Arial Narrow" w:cs="Arial"/>
                                    <w:sz w:val="22"/>
                                    <w:szCs w:val="22"/>
                                    <w:lang w:val="es-419"/>
                                    <w:rPrChange w:id="887" w:author="Stagno Izaguirre, Daniel Alejandro" w:date="2026-06-19T13:55:00Z" w16du:dateUtc="2026-06-19T18:55:00Z">
                                      <w:rPr>
                                        <w:lang w:val="es-419"/>
                                      </w:rPr>
                                    </w:rPrChange>
                                  </w:rPr>
                                  <w:instrText xml:space="preserve"> CITATION HMR23 \l 1033 </w:instrText>
                                </w:r>
                                <w:r w:rsidRPr="00E63A36">
                                  <w:rPr>
                                    <w:rFonts w:ascii="Arial Narrow" w:hAnsi="Arial Narrow" w:cs="Arial"/>
                                    <w:sz w:val="22"/>
                                    <w:szCs w:val="22"/>
                                    <w:lang w:val="es-419"/>
                                    <w:rPrChange w:id="888" w:author="Stagno Izaguirre, Daniel Alejandro" w:date="2026-06-19T13:55:00Z" w16du:dateUtc="2026-06-19T18:55:00Z">
                                      <w:rPr>
                                        <w:lang w:val="es-419"/>
                                      </w:rPr>
                                    </w:rPrChange>
                                  </w:rPr>
                                  <w:fldChar w:fldCharType="separate"/>
                                </w:r>
                                <w:r w:rsidRPr="00E63A36">
                                  <w:rPr>
                                    <w:rFonts w:ascii="Arial Narrow" w:hAnsi="Arial Narrow" w:cs="Arial"/>
                                    <w:noProof/>
                                    <w:sz w:val="22"/>
                                    <w:szCs w:val="22"/>
                                    <w:lang w:val="es-419"/>
                                    <w:rPrChange w:id="889" w:author="Stagno Izaguirre, Daniel Alejandro" w:date="2026-06-19T13:55:00Z" w16du:dateUtc="2026-06-19T18:55:00Z">
                                      <w:rPr>
                                        <w:noProof/>
                                        <w:lang w:val="es-419"/>
                                      </w:rPr>
                                    </w:rPrChange>
                                  </w:rPr>
                                  <w:t xml:space="preserve"> (HM Revenue &amp; Customs, 2023)</w:t>
                                </w:r>
                                <w:r w:rsidRPr="00E63A36">
                                  <w:rPr>
                                    <w:rFonts w:ascii="Arial Narrow" w:hAnsi="Arial Narrow" w:cs="Arial"/>
                                    <w:sz w:val="22"/>
                                    <w:szCs w:val="22"/>
                                    <w:lang w:val="es-419"/>
                                    <w:rPrChange w:id="890" w:author="Stagno Izaguirre, Daniel Alejandro" w:date="2026-06-19T13:55:00Z" w16du:dateUtc="2026-06-19T18:55:00Z">
                                      <w:rPr>
                                        <w:lang w:val="es-419"/>
                                      </w:rPr>
                                    </w:rPrChange>
                                  </w:rPr>
                                  <w:fldChar w:fldCharType="end"/>
                                </w:r>
                              </w:sdtContent>
                            </w:sdt>
                            <w:ins w:id="891" w:author="Stagno Izaguirre, Daniel Alejandro" w:date="2026-06-19T13:55:00Z" w16du:dateUtc="2026-06-19T18:55:00Z">
                              <w:r w:rsidR="00E63A36">
                                <w:rPr>
                                  <w:rFonts w:ascii="Arial Narrow" w:hAnsi="Arial Narrow" w:cs="Arial"/>
                                  <w:sz w:val="22"/>
                                  <w:szCs w:val="22"/>
                                  <w:lang w:val="es-419"/>
                                </w:rPr>
                                <w:t xml:space="preserve">, </w:t>
                              </w:r>
                            </w:ins>
                            <w:ins w:id="892" w:author="Stagno Izaguirre, Daniel Alejandro" w:date="2026-06-19T13:56:00Z" w16du:dateUtc="2026-06-19T18:56:00Z">
                              <w:r w:rsidR="00E63A36">
                                <w:rPr>
                                  <w:rFonts w:ascii="Arial Narrow" w:hAnsi="Arial Narrow" w:cs="Arial"/>
                                  <w:sz w:val="22"/>
                                  <w:szCs w:val="22"/>
                                  <w:lang w:val="es-419"/>
                                </w:rPr>
                                <w:t xml:space="preserve">y </w:t>
                              </w:r>
                            </w:ins>
                            <w:del w:id="893" w:author="Stagno Izaguirre, Daniel Alejandro" w:date="2026-06-19T13:55:00Z" w16du:dateUtc="2026-06-19T18:55:00Z">
                              <w:r w:rsidRPr="00E63A36" w:rsidDel="00E63A36">
                                <w:rPr>
                                  <w:rFonts w:ascii="Arial Narrow" w:hAnsi="Arial Narrow" w:cs="Arial"/>
                                  <w:sz w:val="22"/>
                                  <w:szCs w:val="22"/>
                                  <w:lang w:val="es-419"/>
                                  <w:rPrChange w:id="894" w:author="Stagno Izaguirre, Daniel Alejandro" w:date="2026-06-19T13:55:00Z" w16du:dateUtc="2026-06-19T18:55:00Z">
                                    <w:rPr>
                                      <w:lang w:val="es-419"/>
                                    </w:rPr>
                                  </w:rPrChange>
                                </w:rPr>
                                <w:delText>.</w:delText>
                              </w:r>
                            </w:del>
                          </w:p>
                          <w:p w14:paraId="5ED41E11" w14:textId="77777777" w:rsidR="0019538C" w:rsidRPr="005D4BE6" w:rsidDel="00E63A36" w:rsidRDefault="0019538C" w:rsidP="0019538C">
                            <w:pPr>
                              <w:jc w:val="both"/>
                              <w:rPr>
                                <w:del w:id="895" w:author="Stagno Izaguirre, Daniel Alejandro" w:date="2026-06-19T13:56:00Z" w16du:dateUtc="2026-06-19T18:56:00Z"/>
                                <w:rFonts w:ascii="Arial Narrow" w:hAnsi="Arial Narrow" w:cs="Arial"/>
                                <w:sz w:val="22"/>
                                <w:szCs w:val="22"/>
                                <w:lang w:val="es-419"/>
                              </w:rPr>
                            </w:pPr>
                          </w:p>
                          <w:p w14:paraId="0A926139" w14:textId="498F8A16" w:rsidR="0019538C" w:rsidRPr="00E63A36" w:rsidRDefault="0019538C" w:rsidP="00E63A36">
                            <w:pPr>
                              <w:jc w:val="both"/>
                              <w:rPr>
                                <w:rFonts w:ascii="Arial Narrow" w:hAnsi="Arial Narrow" w:cs="Arial"/>
                                <w:sz w:val="22"/>
                                <w:szCs w:val="22"/>
                                <w:lang w:val="es-419"/>
                                <w:rPrChange w:id="896" w:author="Stagno Izaguirre, Daniel Alejandro" w:date="2026-06-19T13:56:00Z" w16du:dateUtc="2026-06-19T18:56:00Z">
                                  <w:rPr>
                                    <w:lang w:val="es-419"/>
                                  </w:rPr>
                                </w:rPrChange>
                              </w:rPr>
                              <w:pPrChange w:id="897" w:author="Stagno Izaguirre, Daniel Alejandro" w:date="2026-06-19T13:56:00Z" w16du:dateUtc="2026-06-19T18:56:00Z">
                                <w:pPr>
                                  <w:pStyle w:val="ListParagraph"/>
                                  <w:numPr>
                                    <w:numId w:val="40"/>
                                  </w:numPr>
                                  <w:ind w:hanging="360"/>
                                  <w:jc w:val="both"/>
                                </w:pPr>
                              </w:pPrChange>
                            </w:pPr>
                            <w:del w:id="898" w:author="Stagno Izaguirre, Daniel Alejandro" w:date="2026-06-19T13:55:00Z" w16du:dateUtc="2026-06-19T18:55:00Z">
                              <w:r w:rsidRPr="00E63A36" w:rsidDel="00E63A36">
                                <w:rPr>
                                  <w:rFonts w:ascii="Arial Narrow" w:hAnsi="Arial Narrow" w:cs="Arial"/>
                                  <w:sz w:val="22"/>
                                  <w:szCs w:val="22"/>
                                  <w:lang w:val="es-419"/>
                                  <w:rPrChange w:id="899" w:author="Stagno Izaguirre, Daniel Alejandro" w:date="2026-06-19T13:56:00Z" w16du:dateUtc="2026-06-19T18:56:00Z">
                                    <w:rPr>
                                      <w:lang w:val="es-419"/>
                                    </w:rPr>
                                  </w:rPrChange>
                                </w:rPr>
                                <w:delText xml:space="preserve">Establecer </w:delText>
                              </w:r>
                            </w:del>
                            <w:ins w:id="900" w:author="Stagno Izaguirre, Daniel Alejandro" w:date="2026-06-19T13:56:00Z" w16du:dateUtc="2026-06-19T18:56:00Z">
                              <w:r w:rsidR="00E63A36">
                                <w:rPr>
                                  <w:rFonts w:ascii="Arial Narrow" w:hAnsi="Arial Narrow" w:cs="Arial"/>
                                  <w:sz w:val="22"/>
                                  <w:szCs w:val="22"/>
                                  <w:lang w:val="es-419"/>
                                </w:rPr>
                                <w:t>e</w:t>
                              </w:r>
                            </w:ins>
                            <w:ins w:id="901" w:author="Stagno Izaguirre, Daniel Alejandro" w:date="2026-06-19T13:55:00Z" w16du:dateUtc="2026-06-19T18:55:00Z">
                              <w:r w:rsidR="00E63A36" w:rsidRPr="00E63A36">
                                <w:rPr>
                                  <w:rFonts w:ascii="Arial Narrow" w:hAnsi="Arial Narrow" w:cs="Arial"/>
                                  <w:sz w:val="22"/>
                                  <w:szCs w:val="22"/>
                                  <w:lang w:val="es-419"/>
                                  <w:rPrChange w:id="902" w:author="Stagno Izaguirre, Daniel Alejandro" w:date="2026-06-19T13:56:00Z" w16du:dateUtc="2026-06-19T18:56:00Z">
                                    <w:rPr>
                                      <w:lang w:val="es-419"/>
                                    </w:rPr>
                                  </w:rPrChange>
                                </w:rPr>
                                <w:t xml:space="preserve">stableciendo </w:t>
                              </w:r>
                            </w:ins>
                            <w:r w:rsidRPr="00E63A36">
                              <w:rPr>
                                <w:rFonts w:ascii="Arial Narrow" w:hAnsi="Arial Narrow" w:cs="Arial"/>
                                <w:sz w:val="22"/>
                                <w:szCs w:val="22"/>
                                <w:lang w:val="es-419"/>
                                <w:rPrChange w:id="903" w:author="Stagno Izaguirre, Daniel Alejandro" w:date="2026-06-19T13:56:00Z" w16du:dateUtc="2026-06-19T18:56:00Z">
                                  <w:rPr>
                                    <w:lang w:val="es-419"/>
                                  </w:rPr>
                                </w:rPrChange>
                              </w:rPr>
                              <w:t xml:space="preserve">un </w:t>
                            </w:r>
                            <w:del w:id="904" w:author="Stagno Izaguirre, Daniel Alejandro" w:date="2026-06-19T13:54:00Z" w16du:dateUtc="2026-06-19T18:54:00Z">
                              <w:r w:rsidRPr="00E63A36" w:rsidDel="00907297">
                                <w:rPr>
                                  <w:rFonts w:ascii="Arial Narrow" w:hAnsi="Arial Narrow" w:cs="Arial"/>
                                  <w:sz w:val="22"/>
                                  <w:szCs w:val="22"/>
                                  <w:lang w:val="es-419"/>
                                  <w:rPrChange w:id="905" w:author="Stagno Izaguirre, Daniel Alejandro" w:date="2026-06-19T13:56:00Z" w16du:dateUtc="2026-06-19T18:56:00Z">
                                    <w:rPr>
                                      <w:lang w:val="es-419"/>
                                    </w:rPr>
                                  </w:rPrChange>
                                </w:rPr>
                                <w:delText xml:space="preserve">Modelo </w:delText>
                              </w:r>
                            </w:del>
                            <w:ins w:id="906" w:author="Stagno Izaguirre, Daniel Alejandro" w:date="2026-06-19T13:54:00Z" w16du:dateUtc="2026-06-19T18:54:00Z">
                              <w:r w:rsidR="00907297" w:rsidRPr="00E63A36">
                                <w:rPr>
                                  <w:rFonts w:ascii="Arial Narrow" w:hAnsi="Arial Narrow" w:cs="Arial"/>
                                  <w:sz w:val="22"/>
                                  <w:szCs w:val="22"/>
                                  <w:lang w:val="es-419"/>
                                  <w:rPrChange w:id="907" w:author="Stagno Izaguirre, Daniel Alejandro" w:date="2026-06-19T13:56:00Z" w16du:dateUtc="2026-06-19T18:56:00Z">
                                    <w:rPr>
                                      <w:lang w:val="es-419"/>
                                    </w:rPr>
                                  </w:rPrChange>
                                </w:rPr>
                                <w:t xml:space="preserve">modelo </w:t>
                              </w:r>
                            </w:ins>
                            <w:del w:id="908" w:author="Stagno Izaguirre, Daniel Alejandro" w:date="2026-06-19T13:54:00Z" w16du:dateUtc="2026-06-19T18:54:00Z">
                              <w:r w:rsidRPr="00E63A36" w:rsidDel="00907297">
                                <w:rPr>
                                  <w:rFonts w:ascii="Arial Narrow" w:hAnsi="Arial Narrow" w:cs="Arial"/>
                                  <w:sz w:val="22"/>
                                  <w:szCs w:val="22"/>
                                  <w:lang w:val="es-419"/>
                                  <w:rPrChange w:id="909" w:author="Stagno Izaguirre, Daniel Alejandro" w:date="2026-06-19T13:56:00Z" w16du:dateUtc="2026-06-19T18:56:00Z">
                                    <w:rPr>
                                      <w:lang w:val="es-419"/>
                                    </w:rPr>
                                  </w:rPrChange>
                                </w:rPr>
                                <w:delText xml:space="preserve">Educativo </w:delText>
                              </w:r>
                            </w:del>
                            <w:ins w:id="910" w:author="Stagno Izaguirre, Daniel Alejandro" w:date="2026-06-19T13:54:00Z" w16du:dateUtc="2026-06-19T18:54:00Z">
                              <w:r w:rsidR="00907297" w:rsidRPr="00E63A36">
                                <w:rPr>
                                  <w:rFonts w:ascii="Arial Narrow" w:hAnsi="Arial Narrow" w:cs="Arial"/>
                                  <w:sz w:val="22"/>
                                  <w:szCs w:val="22"/>
                                  <w:lang w:val="es-419"/>
                                  <w:rPrChange w:id="911" w:author="Stagno Izaguirre, Daniel Alejandro" w:date="2026-06-19T13:56:00Z" w16du:dateUtc="2026-06-19T18:56:00Z">
                                    <w:rPr>
                                      <w:lang w:val="es-419"/>
                                    </w:rPr>
                                  </w:rPrChange>
                                </w:rPr>
                                <w:t xml:space="preserve">educativo </w:t>
                              </w:r>
                            </w:ins>
                            <w:r w:rsidRPr="00E63A36">
                              <w:rPr>
                                <w:rFonts w:ascii="Arial Narrow" w:hAnsi="Arial Narrow" w:cs="Arial"/>
                                <w:sz w:val="22"/>
                                <w:szCs w:val="22"/>
                                <w:lang w:val="es-419"/>
                                <w:rPrChange w:id="912" w:author="Stagno Izaguirre, Daniel Alejandro" w:date="2026-06-19T13:56:00Z" w16du:dateUtc="2026-06-19T18:56:00Z">
                                  <w:rPr>
                                    <w:lang w:val="es-419"/>
                                  </w:rPr>
                                </w:rPrChange>
                              </w:rPr>
                              <w:t xml:space="preserve">para </w:t>
                            </w:r>
                            <w:del w:id="913" w:author="Stagno Izaguirre, Daniel Alejandro" w:date="2026-06-19T13:55:00Z" w16du:dateUtc="2026-06-19T18:55:00Z">
                              <w:r w:rsidRPr="00E63A36" w:rsidDel="00E63A36">
                                <w:rPr>
                                  <w:rFonts w:ascii="Arial Narrow" w:hAnsi="Arial Narrow" w:cs="Arial"/>
                                  <w:sz w:val="22"/>
                                  <w:szCs w:val="22"/>
                                  <w:lang w:val="es-419"/>
                                  <w:rPrChange w:id="914" w:author="Stagno Izaguirre, Daniel Alejandro" w:date="2026-06-19T13:56:00Z" w16du:dateUtc="2026-06-19T18:56:00Z">
                                    <w:rPr>
                                      <w:lang w:val="es-419"/>
                                    </w:rPr>
                                  </w:rPrChange>
                                </w:rPr>
                                <w:delText xml:space="preserve">Agentes </w:delText>
                              </w:r>
                            </w:del>
                            <w:ins w:id="915" w:author="Stagno Izaguirre, Daniel Alejandro" w:date="2026-06-19T13:55:00Z" w16du:dateUtc="2026-06-19T18:55:00Z">
                              <w:r w:rsidR="00E63A36" w:rsidRPr="00E63A36">
                                <w:rPr>
                                  <w:rFonts w:ascii="Arial Narrow" w:hAnsi="Arial Narrow" w:cs="Arial"/>
                                  <w:sz w:val="22"/>
                                  <w:szCs w:val="22"/>
                                  <w:lang w:val="es-419"/>
                                  <w:rPrChange w:id="916" w:author="Stagno Izaguirre, Daniel Alejandro" w:date="2026-06-19T13:56:00Z" w16du:dateUtc="2026-06-19T18:56:00Z">
                                    <w:rPr>
                                      <w:lang w:val="es-419"/>
                                    </w:rPr>
                                  </w:rPrChange>
                                </w:rPr>
                                <w:t>agentes</w:t>
                              </w:r>
                            </w:ins>
                            <w:del w:id="917" w:author="Stagno Izaguirre, Daniel Alejandro" w:date="2026-06-19T13:55:00Z" w16du:dateUtc="2026-06-19T18:55:00Z">
                              <w:r w:rsidRPr="00E63A36" w:rsidDel="00E63A36">
                                <w:rPr>
                                  <w:rFonts w:ascii="Arial Narrow" w:hAnsi="Arial Narrow" w:cs="Arial"/>
                                  <w:sz w:val="22"/>
                                  <w:szCs w:val="22"/>
                                  <w:lang w:val="es-419"/>
                                  <w:rPrChange w:id="918" w:author="Stagno Izaguirre, Daniel Alejandro" w:date="2026-06-19T13:56:00Z" w16du:dateUtc="2026-06-19T18:56:00Z">
                                    <w:rPr>
                                      <w:lang w:val="es-419"/>
                                    </w:rPr>
                                  </w:rPrChange>
                                </w:rPr>
                                <w:delText>de I+D</w:delText>
                              </w:r>
                            </w:del>
                            <w:r w:rsidRPr="00E63A36">
                              <w:rPr>
                                <w:rFonts w:ascii="Arial Narrow" w:hAnsi="Arial Narrow" w:cs="Arial"/>
                                <w:sz w:val="22"/>
                                <w:szCs w:val="22"/>
                                <w:lang w:val="es-419"/>
                                <w:rPrChange w:id="919" w:author="Stagno Izaguirre, Daniel Alejandro" w:date="2026-06-19T13:56:00Z" w16du:dateUtc="2026-06-19T18:56:00Z">
                                  <w:rPr>
                                    <w:lang w:val="es-419"/>
                                  </w:rPr>
                                </w:rPrChange>
                              </w:rPr>
                              <w:t>, trabajando con aquellos identificados como responsables de múltiples reclamos de alto riesgo, con el fin de mejorar sus procesos y educarlos sobre errores comunes</w:t>
                            </w:r>
                            <w:sdt>
                              <w:sdtPr>
                                <w:rPr>
                                  <w:lang w:val="es-419"/>
                                </w:rPr>
                                <w:id w:val="966848367"/>
                                <w:citation/>
                              </w:sdtPr>
                              <w:sdtEndPr/>
                              <w:sdtContent>
                                <w:r w:rsidRPr="00E63A36">
                                  <w:rPr>
                                    <w:rFonts w:ascii="Arial Narrow" w:hAnsi="Arial Narrow" w:cs="Arial"/>
                                    <w:sz w:val="22"/>
                                    <w:szCs w:val="22"/>
                                    <w:lang w:val="es-419"/>
                                    <w:rPrChange w:id="920" w:author="Stagno Izaguirre, Daniel Alejandro" w:date="2026-06-19T13:56:00Z" w16du:dateUtc="2026-06-19T18:56:00Z">
                                      <w:rPr>
                                        <w:lang w:val="es-419"/>
                                      </w:rPr>
                                    </w:rPrChange>
                                  </w:rPr>
                                  <w:fldChar w:fldCharType="begin"/>
                                </w:r>
                                <w:r w:rsidRPr="00E63A36">
                                  <w:rPr>
                                    <w:rFonts w:ascii="Arial Narrow" w:hAnsi="Arial Narrow" w:cs="Arial"/>
                                    <w:sz w:val="22"/>
                                    <w:szCs w:val="22"/>
                                    <w:lang w:val="es-419"/>
                                    <w:rPrChange w:id="921" w:author="Stagno Izaguirre, Daniel Alejandro" w:date="2026-06-19T13:56:00Z" w16du:dateUtc="2026-06-19T18:56:00Z">
                                      <w:rPr>
                                        <w:lang w:val="es-419"/>
                                      </w:rPr>
                                    </w:rPrChange>
                                  </w:rPr>
                                  <w:instrText xml:space="preserve"> CITATION HMR23 \l 1033 </w:instrText>
                                </w:r>
                                <w:r w:rsidRPr="00E63A36">
                                  <w:rPr>
                                    <w:rFonts w:ascii="Arial Narrow" w:hAnsi="Arial Narrow" w:cs="Arial"/>
                                    <w:sz w:val="22"/>
                                    <w:szCs w:val="22"/>
                                    <w:lang w:val="es-419"/>
                                    <w:rPrChange w:id="922" w:author="Stagno Izaguirre, Daniel Alejandro" w:date="2026-06-19T13:56:00Z" w16du:dateUtc="2026-06-19T18:56:00Z">
                                      <w:rPr>
                                        <w:lang w:val="es-419"/>
                                      </w:rPr>
                                    </w:rPrChange>
                                  </w:rPr>
                                  <w:fldChar w:fldCharType="separate"/>
                                </w:r>
                                <w:r w:rsidRPr="00E63A36">
                                  <w:rPr>
                                    <w:rFonts w:ascii="Arial Narrow" w:hAnsi="Arial Narrow" w:cs="Arial"/>
                                    <w:noProof/>
                                    <w:sz w:val="22"/>
                                    <w:szCs w:val="22"/>
                                    <w:lang w:val="es-419"/>
                                    <w:rPrChange w:id="923" w:author="Stagno Izaguirre, Daniel Alejandro" w:date="2026-06-19T13:56:00Z" w16du:dateUtc="2026-06-19T18:56:00Z">
                                      <w:rPr>
                                        <w:noProof/>
                                        <w:lang w:val="es-419"/>
                                      </w:rPr>
                                    </w:rPrChange>
                                  </w:rPr>
                                  <w:t xml:space="preserve"> (HM Revenue &amp; Customs, 2023)</w:t>
                                </w:r>
                                <w:r w:rsidRPr="00E63A36">
                                  <w:rPr>
                                    <w:rFonts w:ascii="Arial Narrow" w:hAnsi="Arial Narrow" w:cs="Arial"/>
                                    <w:sz w:val="22"/>
                                    <w:szCs w:val="22"/>
                                    <w:lang w:val="es-419"/>
                                    <w:rPrChange w:id="924" w:author="Stagno Izaguirre, Daniel Alejandro" w:date="2026-06-19T13:56:00Z" w16du:dateUtc="2026-06-19T18:56:00Z">
                                      <w:rPr>
                                        <w:lang w:val="es-419"/>
                                      </w:rPr>
                                    </w:rPrChange>
                                  </w:rPr>
                                  <w:fldChar w:fldCharType="end"/>
                                </w:r>
                              </w:sdtContent>
                            </w:sdt>
                            <w:r w:rsidRPr="00E63A36">
                              <w:rPr>
                                <w:rFonts w:ascii="Arial Narrow" w:hAnsi="Arial Narrow" w:cs="Arial"/>
                                <w:sz w:val="22"/>
                                <w:szCs w:val="22"/>
                                <w:lang w:val="es-419"/>
                                <w:rPrChange w:id="925" w:author="Stagno Izaguirre, Daniel Alejandro" w:date="2026-06-19T13:56:00Z" w16du:dateUtc="2026-06-19T18:56:00Z">
                                  <w:rPr>
                                    <w:lang w:val="es-419"/>
                                  </w:rPr>
                                </w:rPrChange>
                              </w:rPr>
                              <w:t>.</w:t>
                            </w:r>
                          </w:p>
                          <w:p w14:paraId="6015BA9E" w14:textId="77777777" w:rsidR="007D606D" w:rsidRPr="0019538C" w:rsidDel="00E63A36" w:rsidRDefault="007D606D" w:rsidP="007D606D">
                            <w:pPr>
                              <w:jc w:val="both"/>
                              <w:rPr>
                                <w:del w:id="926" w:author="Stagno Izaguirre, Daniel Alejandro" w:date="2026-06-19T13:56:00Z" w16du:dateUtc="2026-06-19T18:56:00Z"/>
                                <w:rFonts w:ascii="Arial Narrow" w:hAnsi="Arial Narrow" w:cs="Arial"/>
                                <w:sz w:val="22"/>
                                <w:szCs w:val="22"/>
                                <w:lang w:val="es-419"/>
                              </w:rPr>
                            </w:pPr>
                          </w:p>
                          <w:p w14:paraId="3CA524C7" w14:textId="77777777" w:rsidR="007D606D" w:rsidRPr="00E63A36" w:rsidRDefault="007D606D" w:rsidP="007D606D">
                            <w:pPr>
                              <w:rPr>
                                <w:lang w:val="es-419"/>
                                <w:rPrChange w:id="927" w:author="Stagno Izaguirre, Daniel Alejandro" w:date="2026-06-19T13:56:00Z" w16du:dateUtc="2026-06-19T18:56:00Z">
                                  <w:rPr>
                                    <w:lang w:val="es-BO"/>
                                  </w:rPr>
                                </w:rPrChang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4DA105" id="_x0000_s1027" type="#_x0000_t202" style="width:467.05pt;height:26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AMEOwIAAIQ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" fillcolor="white [3201]" strokeweight=".5pt">
                <v:textbox>
                  <w:txbxContent>
                    <w:p w14:paraId="11B0BB8C" w14:textId="437E7A63" w:rsidR="007D606D" w:rsidRDefault="007D606D" w:rsidP="007D606D">
                      <w:pPr>
                        <w:jc w:val="both"/>
                        <w:rPr>
                          <w:rFonts w:ascii="Arial Narrow" w:hAnsi="Arial Narrow" w:cs="Arial"/>
                          <w:b/>
                          <w:bCs/>
                          <w:sz w:val="22"/>
                          <w:szCs w:val="22"/>
                          <w:lang w:val="es-BO"/>
                        </w:rPr>
                      </w:pPr>
                      <w:r>
                        <w:rPr>
                          <w:rFonts w:ascii="Arial Narrow" w:hAnsi="Arial Narrow" w:cs="Arial"/>
                          <w:b/>
                          <w:bCs/>
                          <w:sz w:val="22"/>
                          <w:szCs w:val="22"/>
                          <w:lang w:val="es-BO"/>
                        </w:rPr>
                        <w:t xml:space="preserve">Recuadro X. </w:t>
                      </w:r>
                      <w:r w:rsidR="007328C0" w:rsidRPr="007328C0">
                        <w:rPr>
                          <w:rFonts w:ascii="Arial Narrow" w:hAnsi="Arial Narrow" w:cs="Arial"/>
                          <w:b/>
                          <w:bCs/>
                          <w:sz w:val="22"/>
                          <w:szCs w:val="22"/>
                          <w:lang w:val="es-BO"/>
                        </w:rPr>
                        <w:t>El rol de las firmas consultoras especializas y otros actores en el proceso de concesión de incentivos tributarios</w:t>
                      </w:r>
                    </w:p>
                    <w:p w14:paraId="4417B53D" w14:textId="77777777" w:rsidR="007D606D" w:rsidRDefault="007D606D" w:rsidP="007D606D">
                      <w:pPr>
                        <w:jc w:val="both"/>
                        <w:rPr>
                          <w:rFonts w:ascii="Arial Narrow" w:hAnsi="Arial Narrow" w:cs="Arial"/>
                          <w:b/>
                          <w:bCs/>
                          <w:sz w:val="22"/>
                          <w:szCs w:val="22"/>
                          <w:lang w:val="es-BO"/>
                        </w:rPr>
                      </w:pPr>
                    </w:p>
                    <w:p w14:paraId="08AA834F" w14:textId="156140C4" w:rsidR="0019538C" w:rsidRPr="008A0DD7" w:rsidRDefault="0019538C" w:rsidP="008A0DD7">
                      <w:pPr>
                        <w:jc w:val="both"/>
                        <w:rPr>
                          <w:rFonts w:ascii="Arial Narrow" w:hAnsi="Arial Narrow" w:cs="Arial"/>
                          <w:sz w:val="22"/>
                          <w:szCs w:val="22"/>
                          <w:lang w:val="es-419"/>
                        </w:rPr>
                      </w:pPr>
                      <w:r w:rsidRPr="00C8546F">
                        <w:rPr>
                          <w:rFonts w:ascii="Arial Narrow" w:hAnsi="Arial Narrow" w:cs="Arial"/>
                          <w:sz w:val="22"/>
                          <w:szCs w:val="22"/>
                          <w:lang w:val="es-419"/>
                        </w:rPr>
                        <w:t xml:space="preserve">En la práctica, </w:t>
                      </w:r>
                      <w:r>
                        <w:rPr>
                          <w:rFonts w:ascii="Arial Narrow" w:hAnsi="Arial Narrow" w:cs="Arial"/>
                          <w:sz w:val="22"/>
                          <w:szCs w:val="22"/>
                          <w:lang w:val="es-419"/>
                        </w:rPr>
                        <w:t>l</w:t>
                      </w:r>
                      <w:r w:rsidRPr="00C8546F">
                        <w:rPr>
                          <w:rFonts w:ascii="Arial Narrow" w:hAnsi="Arial Narrow" w:cs="Arial"/>
                          <w:sz w:val="22"/>
                          <w:szCs w:val="22"/>
                          <w:lang w:val="es-419"/>
                        </w:rPr>
                        <w:t>as firmas de consultoría especializadas</w:t>
                      </w:r>
                      <w:r w:rsidR="007328C0">
                        <w:rPr>
                          <w:rFonts w:ascii="Arial Narrow" w:hAnsi="Arial Narrow" w:cs="Arial"/>
                          <w:sz w:val="22"/>
                          <w:szCs w:val="22"/>
                          <w:lang w:val="es-419"/>
                        </w:rPr>
                        <w:t xml:space="preserve"> </w:t>
                      </w:r>
                      <w:r w:rsidRPr="00C8546F">
                        <w:rPr>
                          <w:rFonts w:ascii="Arial Narrow" w:hAnsi="Arial Narrow" w:cs="Arial"/>
                          <w:sz w:val="22"/>
                          <w:szCs w:val="22"/>
                          <w:lang w:val="es-419"/>
                        </w:rPr>
                        <w:t xml:space="preserve">desempeñan un papel fundamental al guiar a las empresas a través del </w:t>
                      </w:r>
                      <w:del w:id="928" w:author="Stagno Izaguirre, Daniel Alejandro" w:date="2026-06-19T13:51:00Z" w16du:dateUtc="2026-06-19T18:51:00Z">
                        <w:r w:rsidRPr="00C8546F" w:rsidDel="00300A2E">
                          <w:rPr>
                            <w:rFonts w:ascii="Arial Narrow" w:hAnsi="Arial Narrow" w:cs="Arial"/>
                            <w:sz w:val="22"/>
                            <w:szCs w:val="22"/>
                            <w:lang w:val="es-419"/>
                          </w:rPr>
                          <w:delText xml:space="preserve">complejo </w:delText>
                        </w:r>
                      </w:del>
                      <w:r w:rsidRPr="00C8546F">
                        <w:rPr>
                          <w:rFonts w:ascii="Arial Narrow" w:hAnsi="Arial Narrow" w:cs="Arial"/>
                          <w:sz w:val="22"/>
                          <w:szCs w:val="22"/>
                          <w:lang w:val="es-419"/>
                        </w:rPr>
                        <w:t xml:space="preserve">proceso de solicitud de beneficios </w:t>
                      </w:r>
                      <w:r>
                        <w:rPr>
                          <w:rFonts w:ascii="Arial Narrow" w:hAnsi="Arial Narrow" w:cs="Arial"/>
                          <w:sz w:val="22"/>
                          <w:szCs w:val="22"/>
                          <w:lang w:val="es-419"/>
                        </w:rPr>
                        <w:t>tributarios de CTI</w:t>
                      </w:r>
                      <w:r w:rsidRPr="00C8546F">
                        <w:rPr>
                          <w:rFonts w:ascii="Arial Narrow" w:hAnsi="Arial Narrow" w:cs="Arial"/>
                          <w:sz w:val="22"/>
                          <w:szCs w:val="22"/>
                          <w:lang w:val="es-419"/>
                        </w:rPr>
                        <w:t>.</w:t>
                      </w:r>
                      <w:r w:rsidR="005C7DB8">
                        <w:rPr>
                          <w:rFonts w:ascii="Arial Narrow" w:hAnsi="Arial Narrow" w:cs="Arial"/>
                          <w:sz w:val="22"/>
                          <w:szCs w:val="22"/>
                          <w:lang w:val="es-419"/>
                        </w:rPr>
                        <w:t xml:space="preserve"> Estas firmas de </w:t>
                      </w:r>
                      <w:del w:id="929" w:author="Stagno Izaguirre, Daniel Alejandro" w:date="2026-06-19T13:51:00Z" w16du:dateUtc="2026-06-19T18:51:00Z">
                        <w:r w:rsidR="005C7DB8" w:rsidDel="00300A2E">
                          <w:rPr>
                            <w:rFonts w:ascii="Arial Narrow" w:hAnsi="Arial Narrow" w:cs="Arial"/>
                            <w:sz w:val="22"/>
                            <w:szCs w:val="22"/>
                            <w:lang w:val="es-419"/>
                          </w:rPr>
                          <w:delText>consultoria</w:delText>
                        </w:r>
                      </w:del>
                      <w:ins w:id="930" w:author="Stagno Izaguirre, Daniel Alejandro" w:date="2026-06-19T13:51:00Z" w16du:dateUtc="2026-06-19T18:51:00Z">
                        <w:r w:rsidR="00300A2E">
                          <w:rPr>
                            <w:rFonts w:ascii="Arial Narrow" w:hAnsi="Arial Narrow" w:cs="Arial"/>
                            <w:sz w:val="22"/>
                            <w:szCs w:val="22"/>
                            <w:lang w:val="es-419"/>
                          </w:rPr>
                          <w:t>consultoría</w:t>
                        </w:r>
                      </w:ins>
                      <w:r w:rsidR="002A69DD">
                        <w:rPr>
                          <w:rFonts w:ascii="Arial Narrow" w:hAnsi="Arial Narrow" w:cs="Arial"/>
                          <w:sz w:val="22"/>
                          <w:szCs w:val="22"/>
                          <w:lang w:val="es-419"/>
                        </w:rPr>
                        <w:t xml:space="preserve"> </w:t>
                      </w:r>
                      <w:r w:rsidR="002A69DD" w:rsidRPr="002A69DD">
                        <w:rPr>
                          <w:rFonts w:ascii="Arial Narrow" w:hAnsi="Arial Narrow" w:cs="Arial"/>
                          <w:sz w:val="22"/>
                          <w:szCs w:val="22"/>
                          <w:lang w:val="es-419"/>
                        </w:rPr>
                        <w:t xml:space="preserve">poseen la experiencia técnica y fiscal </w:t>
                      </w:r>
                      <w:del w:id="931" w:author="Stagno Izaguirre, Daniel Alejandro" w:date="2026-06-19T13:51:00Z" w16du:dateUtc="2026-06-19T18:51:00Z">
                        <w:r w:rsidR="002A69DD" w:rsidRPr="002A69DD" w:rsidDel="00300A2E">
                          <w:rPr>
                            <w:rFonts w:ascii="Arial Narrow" w:hAnsi="Arial Narrow" w:cs="Arial"/>
                            <w:sz w:val="22"/>
                            <w:szCs w:val="22"/>
                            <w:lang w:val="es-419"/>
                          </w:rPr>
                          <w:delText xml:space="preserve">necesaria </w:delText>
                        </w:r>
                      </w:del>
                      <w:ins w:id="932" w:author="Stagno Izaguirre, Daniel Alejandro" w:date="2026-06-19T13:51:00Z" w16du:dateUtc="2026-06-19T18:51:00Z">
                        <w:r w:rsidR="00300A2E">
                          <w:rPr>
                            <w:rFonts w:ascii="Arial Narrow" w:hAnsi="Arial Narrow" w:cs="Arial"/>
                            <w:sz w:val="22"/>
                            <w:szCs w:val="22"/>
                            <w:lang w:val="es-419"/>
                          </w:rPr>
                          <w:t xml:space="preserve">que les permite </w:t>
                        </w:r>
                      </w:ins>
                      <w:del w:id="933" w:author="Stagno Izaguirre, Daniel Alejandro" w:date="2026-06-19T13:51:00Z" w16du:dateUtc="2026-06-19T18:51:00Z">
                        <w:r w:rsidR="002A69DD" w:rsidRPr="002A69DD" w:rsidDel="00300A2E">
                          <w:rPr>
                            <w:rFonts w:ascii="Arial Narrow" w:hAnsi="Arial Narrow" w:cs="Arial"/>
                            <w:sz w:val="22"/>
                            <w:szCs w:val="22"/>
                            <w:lang w:val="es-419"/>
                          </w:rPr>
                          <w:delText xml:space="preserve">para </w:delText>
                        </w:r>
                      </w:del>
                      <w:r w:rsidR="002A69DD" w:rsidRPr="002A69DD">
                        <w:rPr>
                          <w:rFonts w:ascii="Arial Narrow" w:hAnsi="Arial Narrow" w:cs="Arial"/>
                          <w:sz w:val="22"/>
                          <w:szCs w:val="22"/>
                          <w:lang w:val="es-419"/>
                        </w:rPr>
                        <w:t>interpretar y aplicar</w:t>
                      </w:r>
                      <w:r w:rsidR="002A69DD">
                        <w:rPr>
                          <w:rFonts w:ascii="Arial Narrow" w:hAnsi="Arial Narrow" w:cs="Arial"/>
                          <w:sz w:val="22"/>
                          <w:szCs w:val="22"/>
                          <w:lang w:val="es-419"/>
                        </w:rPr>
                        <w:t xml:space="preserve"> </w:t>
                      </w:r>
                      <w:r w:rsidR="00BD4ABE">
                        <w:rPr>
                          <w:rFonts w:ascii="Arial Narrow" w:hAnsi="Arial Narrow" w:cs="Arial"/>
                          <w:sz w:val="22"/>
                          <w:szCs w:val="22"/>
                          <w:lang w:val="es-419"/>
                        </w:rPr>
                        <w:t>las reglas y normativas en detalle</w:t>
                      </w:r>
                      <w:r w:rsidR="008A0DD7">
                        <w:rPr>
                          <w:rFonts w:ascii="Arial Narrow" w:hAnsi="Arial Narrow" w:cs="Arial"/>
                          <w:sz w:val="22"/>
                          <w:szCs w:val="22"/>
                          <w:lang w:val="es-419"/>
                        </w:rPr>
                        <w:t>, y suelen apoyar a las empresas</w:t>
                      </w:r>
                      <w:r w:rsidR="002A69DD">
                        <w:rPr>
                          <w:rFonts w:ascii="Arial Narrow" w:hAnsi="Arial Narrow" w:cs="Arial"/>
                          <w:sz w:val="22"/>
                          <w:szCs w:val="22"/>
                          <w:lang w:val="es-419"/>
                        </w:rPr>
                        <w:t xml:space="preserve"> </w:t>
                      </w:r>
                      <w:r w:rsidR="00E1004C" w:rsidRPr="000D0961">
                        <w:rPr>
                          <w:rFonts w:ascii="Arial Narrow" w:hAnsi="Arial Narrow" w:cs="Arial"/>
                          <w:sz w:val="22"/>
                          <w:szCs w:val="22"/>
                          <w:lang w:val="es-419"/>
                        </w:rPr>
                        <w:t>en la toma de decisiones estratégicas, ayudando a las empresas a determinar qué incentivos solicitar y cómo maximizar su valor</w:t>
                      </w:r>
                      <w:r w:rsidR="003B7142">
                        <w:rPr>
                          <w:rFonts w:ascii="Arial Narrow" w:hAnsi="Arial Narrow" w:cs="Arial"/>
                          <w:sz w:val="22"/>
                          <w:szCs w:val="22"/>
                          <w:lang w:val="es-419"/>
                        </w:rPr>
                        <w:t xml:space="preserve">. </w:t>
                      </w:r>
                      <w:del w:id="934" w:author="Stagno Izaguirre, Daniel Alejandro" w:date="2026-06-19T13:51:00Z" w16du:dateUtc="2026-06-19T18:51:00Z">
                        <w:r w:rsidR="003B7142" w:rsidDel="00A94654">
                          <w:rPr>
                            <w:rFonts w:ascii="Arial Narrow" w:hAnsi="Arial Narrow" w:cs="Arial"/>
                            <w:sz w:val="22"/>
                            <w:szCs w:val="22"/>
                            <w:lang w:val="es-419"/>
                          </w:rPr>
                          <w:delText>Ademas</w:delText>
                        </w:r>
                      </w:del>
                      <w:ins w:id="935" w:author="Stagno Izaguirre, Daniel Alejandro" w:date="2026-06-19T13:51:00Z" w16du:dateUtc="2026-06-19T18:51:00Z">
                        <w:r w:rsidR="00A94654">
                          <w:rPr>
                            <w:rFonts w:ascii="Arial Narrow" w:hAnsi="Arial Narrow" w:cs="Arial"/>
                            <w:sz w:val="22"/>
                            <w:szCs w:val="22"/>
                            <w:lang w:val="es-419"/>
                          </w:rPr>
                          <w:t>además</w:t>
                        </w:r>
                      </w:ins>
                      <w:r w:rsidR="003B7142">
                        <w:rPr>
                          <w:rFonts w:ascii="Arial Narrow" w:hAnsi="Arial Narrow" w:cs="Arial"/>
                          <w:sz w:val="22"/>
                          <w:szCs w:val="22"/>
                          <w:lang w:val="es-419"/>
                        </w:rPr>
                        <w:t xml:space="preserve"> pu</w:t>
                      </w:r>
                      <w:ins w:id="936" w:author="Stagno Izaguirre, Daniel Alejandro" w:date="2026-06-19T13:51:00Z" w16du:dateUtc="2026-06-19T18:51:00Z">
                        <w:r w:rsidR="00A94654">
                          <w:rPr>
                            <w:rFonts w:ascii="Arial Narrow" w:hAnsi="Arial Narrow" w:cs="Arial"/>
                            <w:sz w:val="22"/>
                            <w:szCs w:val="22"/>
                            <w:lang w:val="es-419"/>
                          </w:rPr>
                          <w:t>e</w:t>
                        </w:r>
                      </w:ins>
                      <w:r w:rsidR="003B7142">
                        <w:rPr>
                          <w:rFonts w:ascii="Arial Narrow" w:hAnsi="Arial Narrow" w:cs="Arial"/>
                          <w:sz w:val="22"/>
                          <w:szCs w:val="22"/>
                          <w:lang w:val="es-419"/>
                        </w:rPr>
                        <w:t xml:space="preserve">den apoyar </w:t>
                      </w:r>
                      <w:r w:rsidRPr="008A0DD7">
                        <w:rPr>
                          <w:rFonts w:ascii="Arial Narrow" w:hAnsi="Arial Narrow" w:cs="Arial"/>
                          <w:sz w:val="22"/>
                          <w:szCs w:val="22"/>
                          <w:lang w:val="es-419"/>
                        </w:rPr>
                        <w:t>en la preparación de la documentación detallada requerida, un aspecto crítico tanto en los modelos de autoevaluación como en los de aprobación previa.</w:t>
                      </w:r>
                    </w:p>
                    <w:p w14:paraId="5EA08CAB" w14:textId="77777777" w:rsidR="00B62AFD" w:rsidRDefault="00B62AFD" w:rsidP="0019538C">
                      <w:pPr>
                        <w:jc w:val="both"/>
                        <w:rPr>
                          <w:rFonts w:ascii="Arial Narrow" w:hAnsi="Arial Narrow" w:cs="Arial"/>
                          <w:sz w:val="22"/>
                          <w:szCs w:val="22"/>
                          <w:lang w:val="es-419"/>
                        </w:rPr>
                      </w:pPr>
                    </w:p>
                    <w:p w14:paraId="5D633B7C" w14:textId="61617D30" w:rsidR="00041B66" w:rsidRDefault="0019538C" w:rsidP="0019538C">
                      <w:pPr>
                        <w:jc w:val="both"/>
                        <w:rPr>
                          <w:rFonts w:ascii="Arial Narrow" w:hAnsi="Arial Narrow" w:cs="Arial"/>
                          <w:sz w:val="22"/>
                          <w:szCs w:val="22"/>
                          <w:lang w:val="es-419"/>
                        </w:rPr>
                      </w:pPr>
                      <w:r w:rsidRPr="00601017">
                        <w:rPr>
                          <w:rFonts w:ascii="Arial Narrow" w:hAnsi="Arial Narrow" w:cs="Arial"/>
                          <w:sz w:val="22"/>
                          <w:szCs w:val="22"/>
                          <w:lang w:val="es-419"/>
                        </w:rPr>
                        <w:t>Algunos consultores utilizan esquemas de pago por éxito, en los cuales sus honorarios se cobran únicamente si la solicitud de beneficio fiscal resulta aprobada, lo que incentiva la participación de las empresas</w:t>
                      </w:r>
                      <w:ins w:id="937" w:author="Stagno Izaguirre, Daniel Alejandro" w:date="2026-06-19T13:52:00Z" w16du:dateUtc="2026-06-19T18:52:00Z">
                        <w:r w:rsidR="00A94654">
                          <w:rPr>
                            <w:rFonts w:ascii="Arial Narrow" w:hAnsi="Arial Narrow" w:cs="Arial"/>
                            <w:sz w:val="22"/>
                            <w:szCs w:val="22"/>
                            <w:lang w:val="es-419"/>
                          </w:rPr>
                          <w:t xml:space="preserve"> al mitigar el riesgo de</w:t>
                        </w:r>
                        <w:r w:rsidR="00E17AD7">
                          <w:rPr>
                            <w:rFonts w:ascii="Arial Narrow" w:hAnsi="Arial Narrow" w:cs="Arial"/>
                            <w:sz w:val="22"/>
                            <w:szCs w:val="22"/>
                            <w:lang w:val="es-419"/>
                          </w:rPr>
                          <w:t xml:space="preserve"> pagar un servicio por un resultado incierto</w:t>
                        </w:r>
                      </w:ins>
                      <w:sdt>
                        <w:sdtPr>
                          <w:rPr>
                            <w:rFonts w:ascii="Arial Narrow" w:hAnsi="Arial Narrow" w:cs="Arial"/>
                            <w:sz w:val="22"/>
                            <w:szCs w:val="22"/>
                            <w:lang w:val="es-419"/>
                          </w:rPr>
                          <w:id w:val="-790662184"/>
                          <w:citation/>
                        </w:sdtPr>
                        <w:sdtEndPr/>
                        <w:sdtContent>
                          <w:r>
                            <w:rPr>
                              <w:rFonts w:ascii="Arial Narrow" w:hAnsi="Arial Narrow" w:cs="Arial"/>
                              <w:sz w:val="22"/>
                              <w:szCs w:val="22"/>
                              <w:lang w:val="es-419"/>
                            </w:rPr>
                            <w:fldChar w:fldCharType="begin"/>
                          </w:r>
                          <w:r w:rsidRPr="00E37A51">
                            <w:rPr>
                              <w:rFonts w:ascii="Arial Narrow" w:hAnsi="Arial Narrow" w:cs="Arial"/>
                              <w:sz w:val="22"/>
                              <w:szCs w:val="22"/>
                              <w:lang w:val="es-419"/>
                            </w:rPr>
                            <w:instrText xml:space="preserve"> CITATION App16 \l 1033 </w:instrText>
                          </w:r>
                          <w:r>
                            <w:rPr>
                              <w:rFonts w:ascii="Arial Narrow" w:hAnsi="Arial Narrow" w:cs="Arial"/>
                              <w:sz w:val="22"/>
                              <w:szCs w:val="22"/>
                              <w:lang w:val="es-419"/>
                            </w:rPr>
                            <w:fldChar w:fldCharType="separate"/>
                          </w:r>
                          <w:r w:rsidRPr="00E37A51">
                            <w:rPr>
                              <w:rFonts w:ascii="Arial Narrow" w:hAnsi="Arial Narrow" w:cs="Arial"/>
                              <w:noProof/>
                              <w:sz w:val="22"/>
                              <w:szCs w:val="22"/>
                              <w:lang w:val="es-419"/>
                            </w:rPr>
                            <w:t xml:space="preserve"> (Appelt, S. et al., 2016)</w:t>
                          </w:r>
                          <w:r>
                            <w:rPr>
                              <w:rFonts w:ascii="Arial Narrow" w:hAnsi="Arial Narrow" w:cs="Arial"/>
                              <w:sz w:val="22"/>
                              <w:szCs w:val="22"/>
                              <w:lang w:val="es-419"/>
                            </w:rPr>
                            <w:fldChar w:fldCharType="end"/>
                          </w:r>
                        </w:sdtContent>
                      </w:sdt>
                      <w:ins w:id="938" w:author="Stagno Izaguirre, Daniel Alejandro" w:date="2026-06-19T13:53:00Z" w16du:dateUtc="2026-06-19T18:53:00Z">
                        <w:r w:rsidR="00E17AD7">
                          <w:rPr>
                            <w:rFonts w:ascii="Arial Narrow" w:hAnsi="Arial Narrow" w:cs="Arial"/>
                            <w:sz w:val="22"/>
                            <w:szCs w:val="22"/>
                            <w:lang w:val="es-419"/>
                          </w:rPr>
                          <w:t>.</w:t>
                        </w:r>
                      </w:ins>
                    </w:p>
                    <w:p w14:paraId="76A9BF01" w14:textId="77777777" w:rsidR="00041B66" w:rsidRDefault="00041B66" w:rsidP="0019538C">
                      <w:pPr>
                        <w:jc w:val="both"/>
                        <w:rPr>
                          <w:rFonts w:ascii="Arial Narrow" w:hAnsi="Arial Narrow" w:cs="Arial"/>
                          <w:sz w:val="22"/>
                          <w:szCs w:val="22"/>
                          <w:lang w:val="es-419"/>
                        </w:rPr>
                      </w:pPr>
                    </w:p>
                    <w:p w14:paraId="285BF5D6" w14:textId="4BE2CEB7" w:rsidR="0019538C" w:rsidRPr="005D4BE6" w:rsidDel="00E63A36" w:rsidRDefault="0019538C" w:rsidP="0019538C">
                      <w:pPr>
                        <w:jc w:val="both"/>
                        <w:rPr>
                          <w:del w:id="939" w:author="Stagno Izaguirre, Daniel Alejandro" w:date="2026-06-19T13:55:00Z" w16du:dateUtc="2026-06-19T18:55:00Z"/>
                          <w:rFonts w:ascii="Arial Narrow" w:hAnsi="Arial Narrow" w:cs="Arial"/>
                          <w:sz w:val="22"/>
                          <w:szCs w:val="22"/>
                          <w:lang w:val="es-419"/>
                        </w:rPr>
                      </w:pPr>
                      <w:r>
                        <w:rPr>
                          <w:rFonts w:ascii="Arial Narrow" w:hAnsi="Arial Narrow" w:cs="Arial"/>
                          <w:sz w:val="22"/>
                          <w:szCs w:val="22"/>
                          <w:lang w:val="es-419"/>
                        </w:rPr>
                        <w:t xml:space="preserve">En Reino Unido, </w:t>
                      </w:r>
                      <w:r w:rsidRPr="005D4BE6">
                        <w:rPr>
                          <w:rFonts w:ascii="Arial Narrow" w:hAnsi="Arial Narrow" w:cs="Arial"/>
                          <w:sz w:val="22"/>
                          <w:szCs w:val="22"/>
                          <w:lang w:val="es-419"/>
                        </w:rPr>
                        <w:t>Las autoridades fiscales, reconociendo el</w:t>
                      </w:r>
                      <w:ins w:id="940" w:author="Stagno Izaguirre, Daniel Alejandro" w:date="2026-06-19T13:53:00Z" w16du:dateUtc="2026-06-19T18:53:00Z">
                        <w:r w:rsidR="00E17AD7">
                          <w:rPr>
                            <w:rFonts w:ascii="Arial Narrow" w:hAnsi="Arial Narrow" w:cs="Arial"/>
                            <w:sz w:val="22"/>
                            <w:szCs w:val="22"/>
                            <w:lang w:val="es-419"/>
                          </w:rPr>
                          <w:t xml:space="preserve"> importante</w:t>
                        </w:r>
                      </w:ins>
                      <w:r w:rsidRPr="005D4BE6">
                        <w:rPr>
                          <w:rFonts w:ascii="Arial Narrow" w:hAnsi="Arial Narrow" w:cs="Arial"/>
                          <w:sz w:val="22"/>
                          <w:szCs w:val="22"/>
                          <w:lang w:val="es-419"/>
                        </w:rPr>
                        <w:t xml:space="preserve"> papel </w:t>
                      </w:r>
                      <w:del w:id="941" w:author="Stagno Izaguirre, Daniel Alejandro" w:date="2026-06-19T13:53:00Z" w16du:dateUtc="2026-06-19T18:53:00Z">
                        <w:r w:rsidRPr="005D4BE6" w:rsidDel="00E17AD7">
                          <w:rPr>
                            <w:rFonts w:ascii="Arial Narrow" w:hAnsi="Arial Narrow" w:cs="Arial"/>
                            <w:sz w:val="22"/>
                            <w:szCs w:val="22"/>
                            <w:lang w:val="es-419"/>
                          </w:rPr>
                          <w:delText>crucial de los agentes</w:delText>
                        </w:r>
                      </w:del>
                      <w:ins w:id="942" w:author="Stagno Izaguirre, Daniel Alejandro" w:date="2026-06-19T13:53:00Z" w16du:dateUtc="2026-06-19T18:53:00Z">
                        <w:r w:rsidR="00E17AD7">
                          <w:rPr>
                            <w:rFonts w:ascii="Arial Narrow" w:hAnsi="Arial Narrow" w:cs="Arial"/>
                            <w:sz w:val="22"/>
                            <w:szCs w:val="22"/>
                            <w:lang w:val="es-419"/>
                          </w:rPr>
                          <w:t>que cumplen los intermediarios</w:t>
                        </w:r>
                      </w:ins>
                      <w:r w:rsidRPr="005D4BE6">
                        <w:rPr>
                          <w:rFonts w:ascii="Arial Narrow" w:hAnsi="Arial Narrow" w:cs="Arial"/>
                          <w:sz w:val="22"/>
                          <w:szCs w:val="22"/>
                          <w:lang w:val="es-419"/>
                        </w:rPr>
                        <w:t>, han desarrollado estrategias para regular su actuación</w:t>
                      </w:r>
                      <w:del w:id="943" w:author="Stagno Izaguirre, Daniel Alejandro" w:date="2026-06-19T13:55:00Z" w16du:dateUtc="2026-06-19T18:55:00Z">
                        <w:r w:rsidRPr="005D4BE6" w:rsidDel="00E63A36">
                          <w:rPr>
                            <w:rFonts w:ascii="Arial Narrow" w:hAnsi="Arial Narrow" w:cs="Arial"/>
                            <w:sz w:val="22"/>
                            <w:szCs w:val="22"/>
                            <w:lang w:val="es-419"/>
                          </w:rPr>
                          <w:delText>, entre ellas</w:delText>
                        </w:r>
                      </w:del>
                      <w:ins w:id="944" w:author="Stagno Izaguirre, Daniel Alejandro" w:date="2026-06-19T13:55:00Z" w16du:dateUtc="2026-06-19T18:55:00Z">
                        <w:r w:rsidR="00E63A36">
                          <w:rPr>
                            <w:rFonts w:ascii="Arial Narrow" w:hAnsi="Arial Narrow" w:cs="Arial"/>
                            <w:sz w:val="22"/>
                            <w:szCs w:val="22"/>
                            <w:lang w:val="es-419"/>
                          </w:rPr>
                          <w:t xml:space="preserve">. Por ejemplo, requiriendo </w:t>
                        </w:r>
                      </w:ins>
                      <w:del w:id="945" w:author="Stagno Izaguirre, Daniel Alejandro" w:date="2026-06-19T13:55:00Z" w16du:dateUtc="2026-06-19T18:55:00Z">
                        <w:r w:rsidRPr="005D4BE6" w:rsidDel="00E63A36">
                          <w:rPr>
                            <w:rFonts w:ascii="Arial Narrow" w:hAnsi="Arial Narrow" w:cs="Arial"/>
                            <w:sz w:val="22"/>
                            <w:szCs w:val="22"/>
                            <w:lang w:val="es-419"/>
                          </w:rPr>
                          <w:delText>:</w:delText>
                        </w:r>
                      </w:del>
                    </w:p>
                    <w:p w14:paraId="6AF2D474" w14:textId="77777777" w:rsidR="0019538C" w:rsidRPr="005D4BE6" w:rsidDel="00E63A36" w:rsidRDefault="0019538C" w:rsidP="0019538C">
                      <w:pPr>
                        <w:jc w:val="both"/>
                        <w:rPr>
                          <w:del w:id="946" w:author="Stagno Izaguirre, Daniel Alejandro" w:date="2026-06-19T13:55:00Z" w16du:dateUtc="2026-06-19T18:55:00Z"/>
                          <w:rFonts w:ascii="Arial Narrow" w:hAnsi="Arial Narrow" w:cs="Arial"/>
                          <w:sz w:val="22"/>
                          <w:szCs w:val="22"/>
                          <w:lang w:val="es-419"/>
                        </w:rPr>
                      </w:pPr>
                    </w:p>
                    <w:p w14:paraId="00CD4B73" w14:textId="160A3160" w:rsidR="0019538C" w:rsidRPr="00E63A36" w:rsidDel="00E63A36" w:rsidRDefault="0019538C" w:rsidP="00E63A36">
                      <w:pPr>
                        <w:jc w:val="both"/>
                        <w:rPr>
                          <w:del w:id="947" w:author="Stagno Izaguirre, Daniel Alejandro" w:date="2026-06-19T13:56:00Z" w16du:dateUtc="2026-06-19T18:56:00Z"/>
                          <w:rFonts w:ascii="Arial Narrow" w:hAnsi="Arial Narrow" w:cs="Arial"/>
                          <w:sz w:val="22"/>
                          <w:szCs w:val="22"/>
                          <w:lang w:val="es-419"/>
                          <w:rPrChange w:id="948" w:author="Stagno Izaguirre, Daniel Alejandro" w:date="2026-06-19T13:55:00Z" w16du:dateUtc="2026-06-19T18:55:00Z">
                            <w:rPr>
                              <w:del w:id="949" w:author="Stagno Izaguirre, Daniel Alejandro" w:date="2026-06-19T13:56:00Z" w16du:dateUtc="2026-06-19T18:56:00Z"/>
                              <w:lang w:val="es-419"/>
                            </w:rPr>
                          </w:rPrChange>
                        </w:rPr>
                        <w:pPrChange w:id="950" w:author="Stagno Izaguirre, Daniel Alejandro" w:date="2026-06-19T13:55:00Z" w16du:dateUtc="2026-06-19T18:55:00Z">
                          <w:pPr>
                            <w:pStyle w:val="ListParagraph"/>
                            <w:numPr>
                              <w:numId w:val="40"/>
                            </w:numPr>
                            <w:ind w:hanging="360"/>
                            <w:jc w:val="both"/>
                          </w:pPr>
                        </w:pPrChange>
                      </w:pPr>
                      <w:del w:id="951" w:author="Stagno Izaguirre, Daniel Alejandro" w:date="2026-06-19T13:55:00Z" w16du:dateUtc="2026-06-19T18:55:00Z">
                        <w:r w:rsidRPr="00E63A36" w:rsidDel="00E63A36">
                          <w:rPr>
                            <w:rFonts w:ascii="Arial Narrow" w:hAnsi="Arial Narrow" w:cs="Arial"/>
                            <w:sz w:val="22"/>
                            <w:szCs w:val="22"/>
                            <w:lang w:val="es-419"/>
                            <w:rPrChange w:id="952" w:author="Stagno Izaguirre, Daniel Alejandro" w:date="2026-06-19T13:55:00Z" w16du:dateUtc="2026-06-19T18:55:00Z">
                              <w:rPr>
                                <w:lang w:val="es-419"/>
                              </w:rPr>
                            </w:rPrChange>
                          </w:rPr>
                          <w:delText xml:space="preserve">Requerir </w:delText>
                        </w:r>
                      </w:del>
                      <w:r w:rsidRPr="00E63A36">
                        <w:rPr>
                          <w:rFonts w:ascii="Arial Narrow" w:hAnsi="Arial Narrow" w:cs="Arial"/>
                          <w:sz w:val="22"/>
                          <w:szCs w:val="22"/>
                          <w:lang w:val="es-419"/>
                          <w:rPrChange w:id="953" w:author="Stagno Izaguirre, Daniel Alejandro" w:date="2026-06-19T13:55:00Z" w16du:dateUtc="2026-06-19T18:55:00Z">
                            <w:rPr>
                              <w:lang w:val="es-419"/>
                            </w:rPr>
                          </w:rPrChange>
                        </w:rPr>
                        <w:t>que se identifique a cualquier agente asociado con una solicitud, para poder actuar rápidamente ante posibles conductas indebidas</w:t>
                      </w:r>
                      <w:sdt>
                        <w:sdtPr>
                          <w:rPr>
                            <w:lang w:val="es-419"/>
                          </w:rPr>
                          <w:id w:val="-1971736270"/>
                          <w:citation/>
                        </w:sdtPr>
                        <w:sdtEndPr/>
                        <w:sdtContent>
                          <w:r w:rsidRPr="00E63A36">
                            <w:rPr>
                              <w:rFonts w:ascii="Arial Narrow" w:hAnsi="Arial Narrow" w:cs="Arial"/>
                              <w:sz w:val="22"/>
                              <w:szCs w:val="22"/>
                              <w:lang w:val="es-419"/>
                              <w:rPrChange w:id="954" w:author="Stagno Izaguirre, Daniel Alejandro" w:date="2026-06-19T13:55:00Z" w16du:dateUtc="2026-06-19T18:55:00Z">
                                <w:rPr>
                                  <w:lang w:val="es-419"/>
                                </w:rPr>
                              </w:rPrChange>
                            </w:rPr>
                            <w:fldChar w:fldCharType="begin"/>
                          </w:r>
                          <w:r w:rsidRPr="00E63A36">
                            <w:rPr>
                              <w:rFonts w:ascii="Arial Narrow" w:hAnsi="Arial Narrow" w:cs="Arial"/>
                              <w:sz w:val="22"/>
                              <w:szCs w:val="22"/>
                              <w:lang w:val="es-419"/>
                              <w:rPrChange w:id="955" w:author="Stagno Izaguirre, Daniel Alejandro" w:date="2026-06-19T13:55:00Z" w16du:dateUtc="2026-06-19T18:55:00Z">
                                <w:rPr>
                                  <w:lang w:val="es-419"/>
                                </w:rPr>
                              </w:rPrChange>
                            </w:rPr>
                            <w:instrText xml:space="preserve"> CITATION HMR23 \l 1033 </w:instrText>
                          </w:r>
                          <w:r w:rsidRPr="00E63A36">
                            <w:rPr>
                              <w:rFonts w:ascii="Arial Narrow" w:hAnsi="Arial Narrow" w:cs="Arial"/>
                              <w:sz w:val="22"/>
                              <w:szCs w:val="22"/>
                              <w:lang w:val="es-419"/>
                              <w:rPrChange w:id="956" w:author="Stagno Izaguirre, Daniel Alejandro" w:date="2026-06-19T13:55:00Z" w16du:dateUtc="2026-06-19T18:55:00Z">
                                <w:rPr>
                                  <w:lang w:val="es-419"/>
                                </w:rPr>
                              </w:rPrChange>
                            </w:rPr>
                            <w:fldChar w:fldCharType="separate"/>
                          </w:r>
                          <w:r w:rsidRPr="00E63A36">
                            <w:rPr>
                              <w:rFonts w:ascii="Arial Narrow" w:hAnsi="Arial Narrow" w:cs="Arial"/>
                              <w:noProof/>
                              <w:sz w:val="22"/>
                              <w:szCs w:val="22"/>
                              <w:lang w:val="es-419"/>
                              <w:rPrChange w:id="957" w:author="Stagno Izaguirre, Daniel Alejandro" w:date="2026-06-19T13:55:00Z" w16du:dateUtc="2026-06-19T18:55:00Z">
                                <w:rPr>
                                  <w:noProof/>
                                  <w:lang w:val="es-419"/>
                                </w:rPr>
                              </w:rPrChange>
                            </w:rPr>
                            <w:t xml:space="preserve"> (HM Revenue &amp; Customs, 2023)</w:t>
                          </w:r>
                          <w:r w:rsidRPr="00E63A36">
                            <w:rPr>
                              <w:rFonts w:ascii="Arial Narrow" w:hAnsi="Arial Narrow" w:cs="Arial"/>
                              <w:sz w:val="22"/>
                              <w:szCs w:val="22"/>
                              <w:lang w:val="es-419"/>
                              <w:rPrChange w:id="958" w:author="Stagno Izaguirre, Daniel Alejandro" w:date="2026-06-19T13:55:00Z" w16du:dateUtc="2026-06-19T18:55:00Z">
                                <w:rPr>
                                  <w:lang w:val="es-419"/>
                                </w:rPr>
                              </w:rPrChange>
                            </w:rPr>
                            <w:fldChar w:fldCharType="end"/>
                          </w:r>
                        </w:sdtContent>
                      </w:sdt>
                      <w:ins w:id="959" w:author="Stagno Izaguirre, Daniel Alejandro" w:date="2026-06-19T13:55:00Z" w16du:dateUtc="2026-06-19T18:55:00Z">
                        <w:r w:rsidR="00E63A36">
                          <w:rPr>
                            <w:rFonts w:ascii="Arial Narrow" w:hAnsi="Arial Narrow" w:cs="Arial"/>
                            <w:sz w:val="22"/>
                            <w:szCs w:val="22"/>
                            <w:lang w:val="es-419"/>
                          </w:rPr>
                          <w:t xml:space="preserve">, </w:t>
                        </w:r>
                      </w:ins>
                      <w:ins w:id="960" w:author="Stagno Izaguirre, Daniel Alejandro" w:date="2026-06-19T13:56:00Z" w16du:dateUtc="2026-06-19T18:56:00Z">
                        <w:r w:rsidR="00E63A36">
                          <w:rPr>
                            <w:rFonts w:ascii="Arial Narrow" w:hAnsi="Arial Narrow" w:cs="Arial"/>
                            <w:sz w:val="22"/>
                            <w:szCs w:val="22"/>
                            <w:lang w:val="es-419"/>
                          </w:rPr>
                          <w:t xml:space="preserve">y </w:t>
                        </w:r>
                      </w:ins>
                      <w:del w:id="961" w:author="Stagno Izaguirre, Daniel Alejandro" w:date="2026-06-19T13:55:00Z" w16du:dateUtc="2026-06-19T18:55:00Z">
                        <w:r w:rsidRPr="00E63A36" w:rsidDel="00E63A36">
                          <w:rPr>
                            <w:rFonts w:ascii="Arial Narrow" w:hAnsi="Arial Narrow" w:cs="Arial"/>
                            <w:sz w:val="22"/>
                            <w:szCs w:val="22"/>
                            <w:lang w:val="es-419"/>
                            <w:rPrChange w:id="962" w:author="Stagno Izaguirre, Daniel Alejandro" w:date="2026-06-19T13:55:00Z" w16du:dateUtc="2026-06-19T18:55:00Z">
                              <w:rPr>
                                <w:lang w:val="es-419"/>
                              </w:rPr>
                            </w:rPrChange>
                          </w:rPr>
                          <w:delText>.</w:delText>
                        </w:r>
                      </w:del>
                    </w:p>
                    <w:p w14:paraId="5ED41E11" w14:textId="77777777" w:rsidR="0019538C" w:rsidRPr="005D4BE6" w:rsidDel="00E63A36" w:rsidRDefault="0019538C" w:rsidP="0019538C">
                      <w:pPr>
                        <w:jc w:val="both"/>
                        <w:rPr>
                          <w:del w:id="963" w:author="Stagno Izaguirre, Daniel Alejandro" w:date="2026-06-19T13:56:00Z" w16du:dateUtc="2026-06-19T18:56:00Z"/>
                          <w:rFonts w:ascii="Arial Narrow" w:hAnsi="Arial Narrow" w:cs="Arial"/>
                          <w:sz w:val="22"/>
                          <w:szCs w:val="22"/>
                          <w:lang w:val="es-419"/>
                        </w:rPr>
                      </w:pPr>
                    </w:p>
                    <w:p w14:paraId="0A926139" w14:textId="498F8A16" w:rsidR="0019538C" w:rsidRPr="00E63A36" w:rsidRDefault="0019538C" w:rsidP="00E63A36">
                      <w:pPr>
                        <w:jc w:val="both"/>
                        <w:rPr>
                          <w:rFonts w:ascii="Arial Narrow" w:hAnsi="Arial Narrow" w:cs="Arial"/>
                          <w:sz w:val="22"/>
                          <w:szCs w:val="22"/>
                          <w:lang w:val="es-419"/>
                          <w:rPrChange w:id="964" w:author="Stagno Izaguirre, Daniel Alejandro" w:date="2026-06-19T13:56:00Z" w16du:dateUtc="2026-06-19T18:56:00Z">
                            <w:rPr>
                              <w:lang w:val="es-419"/>
                            </w:rPr>
                          </w:rPrChange>
                        </w:rPr>
                        <w:pPrChange w:id="965" w:author="Stagno Izaguirre, Daniel Alejandro" w:date="2026-06-19T13:56:00Z" w16du:dateUtc="2026-06-19T18:56:00Z">
                          <w:pPr>
                            <w:pStyle w:val="ListParagraph"/>
                            <w:numPr>
                              <w:numId w:val="40"/>
                            </w:numPr>
                            <w:ind w:hanging="360"/>
                            <w:jc w:val="both"/>
                          </w:pPr>
                        </w:pPrChange>
                      </w:pPr>
                      <w:del w:id="966" w:author="Stagno Izaguirre, Daniel Alejandro" w:date="2026-06-19T13:55:00Z" w16du:dateUtc="2026-06-19T18:55:00Z">
                        <w:r w:rsidRPr="00E63A36" w:rsidDel="00E63A36">
                          <w:rPr>
                            <w:rFonts w:ascii="Arial Narrow" w:hAnsi="Arial Narrow" w:cs="Arial"/>
                            <w:sz w:val="22"/>
                            <w:szCs w:val="22"/>
                            <w:lang w:val="es-419"/>
                            <w:rPrChange w:id="967" w:author="Stagno Izaguirre, Daniel Alejandro" w:date="2026-06-19T13:56:00Z" w16du:dateUtc="2026-06-19T18:56:00Z">
                              <w:rPr>
                                <w:lang w:val="es-419"/>
                              </w:rPr>
                            </w:rPrChange>
                          </w:rPr>
                          <w:delText xml:space="preserve">Establecer </w:delText>
                        </w:r>
                      </w:del>
                      <w:ins w:id="968" w:author="Stagno Izaguirre, Daniel Alejandro" w:date="2026-06-19T13:56:00Z" w16du:dateUtc="2026-06-19T18:56:00Z">
                        <w:r w:rsidR="00E63A36">
                          <w:rPr>
                            <w:rFonts w:ascii="Arial Narrow" w:hAnsi="Arial Narrow" w:cs="Arial"/>
                            <w:sz w:val="22"/>
                            <w:szCs w:val="22"/>
                            <w:lang w:val="es-419"/>
                          </w:rPr>
                          <w:t>e</w:t>
                        </w:r>
                      </w:ins>
                      <w:ins w:id="969" w:author="Stagno Izaguirre, Daniel Alejandro" w:date="2026-06-19T13:55:00Z" w16du:dateUtc="2026-06-19T18:55:00Z">
                        <w:r w:rsidR="00E63A36" w:rsidRPr="00E63A36">
                          <w:rPr>
                            <w:rFonts w:ascii="Arial Narrow" w:hAnsi="Arial Narrow" w:cs="Arial"/>
                            <w:sz w:val="22"/>
                            <w:szCs w:val="22"/>
                            <w:lang w:val="es-419"/>
                            <w:rPrChange w:id="970" w:author="Stagno Izaguirre, Daniel Alejandro" w:date="2026-06-19T13:56:00Z" w16du:dateUtc="2026-06-19T18:56:00Z">
                              <w:rPr>
                                <w:lang w:val="es-419"/>
                              </w:rPr>
                            </w:rPrChange>
                          </w:rPr>
                          <w:t xml:space="preserve">stableciendo </w:t>
                        </w:r>
                      </w:ins>
                      <w:r w:rsidRPr="00E63A36">
                        <w:rPr>
                          <w:rFonts w:ascii="Arial Narrow" w:hAnsi="Arial Narrow" w:cs="Arial"/>
                          <w:sz w:val="22"/>
                          <w:szCs w:val="22"/>
                          <w:lang w:val="es-419"/>
                          <w:rPrChange w:id="971" w:author="Stagno Izaguirre, Daniel Alejandro" w:date="2026-06-19T13:56:00Z" w16du:dateUtc="2026-06-19T18:56:00Z">
                            <w:rPr>
                              <w:lang w:val="es-419"/>
                            </w:rPr>
                          </w:rPrChange>
                        </w:rPr>
                        <w:t xml:space="preserve">un </w:t>
                      </w:r>
                      <w:del w:id="972" w:author="Stagno Izaguirre, Daniel Alejandro" w:date="2026-06-19T13:54:00Z" w16du:dateUtc="2026-06-19T18:54:00Z">
                        <w:r w:rsidRPr="00E63A36" w:rsidDel="00907297">
                          <w:rPr>
                            <w:rFonts w:ascii="Arial Narrow" w:hAnsi="Arial Narrow" w:cs="Arial"/>
                            <w:sz w:val="22"/>
                            <w:szCs w:val="22"/>
                            <w:lang w:val="es-419"/>
                            <w:rPrChange w:id="973" w:author="Stagno Izaguirre, Daniel Alejandro" w:date="2026-06-19T13:56:00Z" w16du:dateUtc="2026-06-19T18:56:00Z">
                              <w:rPr>
                                <w:lang w:val="es-419"/>
                              </w:rPr>
                            </w:rPrChange>
                          </w:rPr>
                          <w:delText xml:space="preserve">Modelo </w:delText>
                        </w:r>
                      </w:del>
                      <w:ins w:id="974" w:author="Stagno Izaguirre, Daniel Alejandro" w:date="2026-06-19T13:54:00Z" w16du:dateUtc="2026-06-19T18:54:00Z">
                        <w:r w:rsidR="00907297" w:rsidRPr="00E63A36">
                          <w:rPr>
                            <w:rFonts w:ascii="Arial Narrow" w:hAnsi="Arial Narrow" w:cs="Arial"/>
                            <w:sz w:val="22"/>
                            <w:szCs w:val="22"/>
                            <w:lang w:val="es-419"/>
                            <w:rPrChange w:id="975" w:author="Stagno Izaguirre, Daniel Alejandro" w:date="2026-06-19T13:56:00Z" w16du:dateUtc="2026-06-19T18:56:00Z">
                              <w:rPr>
                                <w:lang w:val="es-419"/>
                              </w:rPr>
                            </w:rPrChange>
                          </w:rPr>
                          <w:t xml:space="preserve">modelo </w:t>
                        </w:r>
                      </w:ins>
                      <w:del w:id="976" w:author="Stagno Izaguirre, Daniel Alejandro" w:date="2026-06-19T13:54:00Z" w16du:dateUtc="2026-06-19T18:54:00Z">
                        <w:r w:rsidRPr="00E63A36" w:rsidDel="00907297">
                          <w:rPr>
                            <w:rFonts w:ascii="Arial Narrow" w:hAnsi="Arial Narrow" w:cs="Arial"/>
                            <w:sz w:val="22"/>
                            <w:szCs w:val="22"/>
                            <w:lang w:val="es-419"/>
                            <w:rPrChange w:id="977" w:author="Stagno Izaguirre, Daniel Alejandro" w:date="2026-06-19T13:56:00Z" w16du:dateUtc="2026-06-19T18:56:00Z">
                              <w:rPr>
                                <w:lang w:val="es-419"/>
                              </w:rPr>
                            </w:rPrChange>
                          </w:rPr>
                          <w:delText xml:space="preserve">Educativo </w:delText>
                        </w:r>
                      </w:del>
                      <w:ins w:id="978" w:author="Stagno Izaguirre, Daniel Alejandro" w:date="2026-06-19T13:54:00Z" w16du:dateUtc="2026-06-19T18:54:00Z">
                        <w:r w:rsidR="00907297" w:rsidRPr="00E63A36">
                          <w:rPr>
                            <w:rFonts w:ascii="Arial Narrow" w:hAnsi="Arial Narrow" w:cs="Arial"/>
                            <w:sz w:val="22"/>
                            <w:szCs w:val="22"/>
                            <w:lang w:val="es-419"/>
                            <w:rPrChange w:id="979" w:author="Stagno Izaguirre, Daniel Alejandro" w:date="2026-06-19T13:56:00Z" w16du:dateUtc="2026-06-19T18:56:00Z">
                              <w:rPr>
                                <w:lang w:val="es-419"/>
                              </w:rPr>
                            </w:rPrChange>
                          </w:rPr>
                          <w:t xml:space="preserve">educativo </w:t>
                        </w:r>
                      </w:ins>
                      <w:r w:rsidRPr="00E63A36">
                        <w:rPr>
                          <w:rFonts w:ascii="Arial Narrow" w:hAnsi="Arial Narrow" w:cs="Arial"/>
                          <w:sz w:val="22"/>
                          <w:szCs w:val="22"/>
                          <w:lang w:val="es-419"/>
                          <w:rPrChange w:id="980" w:author="Stagno Izaguirre, Daniel Alejandro" w:date="2026-06-19T13:56:00Z" w16du:dateUtc="2026-06-19T18:56:00Z">
                            <w:rPr>
                              <w:lang w:val="es-419"/>
                            </w:rPr>
                          </w:rPrChange>
                        </w:rPr>
                        <w:t xml:space="preserve">para </w:t>
                      </w:r>
                      <w:del w:id="981" w:author="Stagno Izaguirre, Daniel Alejandro" w:date="2026-06-19T13:55:00Z" w16du:dateUtc="2026-06-19T18:55:00Z">
                        <w:r w:rsidRPr="00E63A36" w:rsidDel="00E63A36">
                          <w:rPr>
                            <w:rFonts w:ascii="Arial Narrow" w:hAnsi="Arial Narrow" w:cs="Arial"/>
                            <w:sz w:val="22"/>
                            <w:szCs w:val="22"/>
                            <w:lang w:val="es-419"/>
                            <w:rPrChange w:id="982" w:author="Stagno Izaguirre, Daniel Alejandro" w:date="2026-06-19T13:56:00Z" w16du:dateUtc="2026-06-19T18:56:00Z">
                              <w:rPr>
                                <w:lang w:val="es-419"/>
                              </w:rPr>
                            </w:rPrChange>
                          </w:rPr>
                          <w:delText xml:space="preserve">Agentes </w:delText>
                        </w:r>
                      </w:del>
                      <w:ins w:id="983" w:author="Stagno Izaguirre, Daniel Alejandro" w:date="2026-06-19T13:55:00Z" w16du:dateUtc="2026-06-19T18:55:00Z">
                        <w:r w:rsidR="00E63A36" w:rsidRPr="00E63A36">
                          <w:rPr>
                            <w:rFonts w:ascii="Arial Narrow" w:hAnsi="Arial Narrow" w:cs="Arial"/>
                            <w:sz w:val="22"/>
                            <w:szCs w:val="22"/>
                            <w:lang w:val="es-419"/>
                            <w:rPrChange w:id="984" w:author="Stagno Izaguirre, Daniel Alejandro" w:date="2026-06-19T13:56:00Z" w16du:dateUtc="2026-06-19T18:56:00Z">
                              <w:rPr>
                                <w:lang w:val="es-419"/>
                              </w:rPr>
                            </w:rPrChange>
                          </w:rPr>
                          <w:t>agentes</w:t>
                        </w:r>
                      </w:ins>
                      <w:del w:id="985" w:author="Stagno Izaguirre, Daniel Alejandro" w:date="2026-06-19T13:55:00Z" w16du:dateUtc="2026-06-19T18:55:00Z">
                        <w:r w:rsidRPr="00E63A36" w:rsidDel="00E63A36">
                          <w:rPr>
                            <w:rFonts w:ascii="Arial Narrow" w:hAnsi="Arial Narrow" w:cs="Arial"/>
                            <w:sz w:val="22"/>
                            <w:szCs w:val="22"/>
                            <w:lang w:val="es-419"/>
                            <w:rPrChange w:id="986" w:author="Stagno Izaguirre, Daniel Alejandro" w:date="2026-06-19T13:56:00Z" w16du:dateUtc="2026-06-19T18:56:00Z">
                              <w:rPr>
                                <w:lang w:val="es-419"/>
                              </w:rPr>
                            </w:rPrChange>
                          </w:rPr>
                          <w:delText>de I+D</w:delText>
                        </w:r>
                      </w:del>
                      <w:r w:rsidRPr="00E63A36">
                        <w:rPr>
                          <w:rFonts w:ascii="Arial Narrow" w:hAnsi="Arial Narrow" w:cs="Arial"/>
                          <w:sz w:val="22"/>
                          <w:szCs w:val="22"/>
                          <w:lang w:val="es-419"/>
                          <w:rPrChange w:id="987" w:author="Stagno Izaguirre, Daniel Alejandro" w:date="2026-06-19T13:56:00Z" w16du:dateUtc="2026-06-19T18:56:00Z">
                            <w:rPr>
                              <w:lang w:val="es-419"/>
                            </w:rPr>
                          </w:rPrChange>
                        </w:rPr>
                        <w:t>, trabajando con aquellos identificados como responsables de múltiples reclamos de alto riesgo, con el fin de mejorar sus procesos y educarlos sobre errores comunes</w:t>
                      </w:r>
                      <w:sdt>
                        <w:sdtPr>
                          <w:rPr>
                            <w:lang w:val="es-419"/>
                          </w:rPr>
                          <w:id w:val="966848367"/>
                          <w:citation/>
                        </w:sdtPr>
                        <w:sdtEndPr/>
                        <w:sdtContent>
                          <w:r w:rsidRPr="00E63A36">
                            <w:rPr>
                              <w:rFonts w:ascii="Arial Narrow" w:hAnsi="Arial Narrow" w:cs="Arial"/>
                              <w:sz w:val="22"/>
                              <w:szCs w:val="22"/>
                              <w:lang w:val="es-419"/>
                              <w:rPrChange w:id="988" w:author="Stagno Izaguirre, Daniel Alejandro" w:date="2026-06-19T13:56:00Z" w16du:dateUtc="2026-06-19T18:56:00Z">
                                <w:rPr>
                                  <w:lang w:val="es-419"/>
                                </w:rPr>
                              </w:rPrChange>
                            </w:rPr>
                            <w:fldChar w:fldCharType="begin"/>
                          </w:r>
                          <w:r w:rsidRPr="00E63A36">
                            <w:rPr>
                              <w:rFonts w:ascii="Arial Narrow" w:hAnsi="Arial Narrow" w:cs="Arial"/>
                              <w:sz w:val="22"/>
                              <w:szCs w:val="22"/>
                              <w:lang w:val="es-419"/>
                              <w:rPrChange w:id="989" w:author="Stagno Izaguirre, Daniel Alejandro" w:date="2026-06-19T13:56:00Z" w16du:dateUtc="2026-06-19T18:56:00Z">
                                <w:rPr>
                                  <w:lang w:val="es-419"/>
                                </w:rPr>
                              </w:rPrChange>
                            </w:rPr>
                            <w:instrText xml:space="preserve"> CITATION HMR23 \l 1033 </w:instrText>
                          </w:r>
                          <w:r w:rsidRPr="00E63A36">
                            <w:rPr>
                              <w:rFonts w:ascii="Arial Narrow" w:hAnsi="Arial Narrow" w:cs="Arial"/>
                              <w:sz w:val="22"/>
                              <w:szCs w:val="22"/>
                              <w:lang w:val="es-419"/>
                              <w:rPrChange w:id="990" w:author="Stagno Izaguirre, Daniel Alejandro" w:date="2026-06-19T13:56:00Z" w16du:dateUtc="2026-06-19T18:56:00Z">
                                <w:rPr>
                                  <w:lang w:val="es-419"/>
                                </w:rPr>
                              </w:rPrChange>
                            </w:rPr>
                            <w:fldChar w:fldCharType="separate"/>
                          </w:r>
                          <w:r w:rsidRPr="00E63A36">
                            <w:rPr>
                              <w:rFonts w:ascii="Arial Narrow" w:hAnsi="Arial Narrow" w:cs="Arial"/>
                              <w:noProof/>
                              <w:sz w:val="22"/>
                              <w:szCs w:val="22"/>
                              <w:lang w:val="es-419"/>
                              <w:rPrChange w:id="991" w:author="Stagno Izaguirre, Daniel Alejandro" w:date="2026-06-19T13:56:00Z" w16du:dateUtc="2026-06-19T18:56:00Z">
                                <w:rPr>
                                  <w:noProof/>
                                  <w:lang w:val="es-419"/>
                                </w:rPr>
                              </w:rPrChange>
                            </w:rPr>
                            <w:t xml:space="preserve"> (HM Revenue &amp; Customs, 2023)</w:t>
                          </w:r>
                          <w:r w:rsidRPr="00E63A36">
                            <w:rPr>
                              <w:rFonts w:ascii="Arial Narrow" w:hAnsi="Arial Narrow" w:cs="Arial"/>
                              <w:sz w:val="22"/>
                              <w:szCs w:val="22"/>
                              <w:lang w:val="es-419"/>
                              <w:rPrChange w:id="992" w:author="Stagno Izaguirre, Daniel Alejandro" w:date="2026-06-19T13:56:00Z" w16du:dateUtc="2026-06-19T18:56:00Z">
                                <w:rPr>
                                  <w:lang w:val="es-419"/>
                                </w:rPr>
                              </w:rPrChange>
                            </w:rPr>
                            <w:fldChar w:fldCharType="end"/>
                          </w:r>
                        </w:sdtContent>
                      </w:sdt>
                      <w:r w:rsidRPr="00E63A36">
                        <w:rPr>
                          <w:rFonts w:ascii="Arial Narrow" w:hAnsi="Arial Narrow" w:cs="Arial"/>
                          <w:sz w:val="22"/>
                          <w:szCs w:val="22"/>
                          <w:lang w:val="es-419"/>
                          <w:rPrChange w:id="993" w:author="Stagno Izaguirre, Daniel Alejandro" w:date="2026-06-19T13:56:00Z" w16du:dateUtc="2026-06-19T18:56:00Z">
                            <w:rPr>
                              <w:lang w:val="es-419"/>
                            </w:rPr>
                          </w:rPrChange>
                        </w:rPr>
                        <w:t>.</w:t>
                      </w:r>
                    </w:p>
                    <w:p w14:paraId="6015BA9E" w14:textId="77777777" w:rsidR="007D606D" w:rsidRPr="0019538C" w:rsidDel="00E63A36" w:rsidRDefault="007D606D" w:rsidP="007D606D">
                      <w:pPr>
                        <w:jc w:val="both"/>
                        <w:rPr>
                          <w:del w:id="994" w:author="Stagno Izaguirre, Daniel Alejandro" w:date="2026-06-19T13:56:00Z" w16du:dateUtc="2026-06-19T18:56:00Z"/>
                          <w:rFonts w:ascii="Arial Narrow" w:hAnsi="Arial Narrow" w:cs="Arial"/>
                          <w:sz w:val="22"/>
                          <w:szCs w:val="22"/>
                          <w:lang w:val="es-419"/>
                        </w:rPr>
                      </w:pPr>
                    </w:p>
                    <w:p w14:paraId="3CA524C7" w14:textId="77777777" w:rsidR="007D606D" w:rsidRPr="00E63A36" w:rsidRDefault="007D606D" w:rsidP="007D606D">
                      <w:pPr>
                        <w:rPr>
                          <w:lang w:val="es-419"/>
                          <w:rPrChange w:id="995" w:author="Stagno Izaguirre, Daniel Alejandro" w:date="2026-06-19T13:56:00Z" w16du:dateUtc="2026-06-19T18:56:00Z">
                            <w:rPr>
                              <w:lang w:val="es-BO"/>
                            </w:rPr>
                          </w:rPrChange>
                        </w:rPr>
                      </w:pPr>
                    </w:p>
                  </w:txbxContent>
                </v:textbox>
                <w10:anchorlock/>
              </v:shape>
            </w:pict>
          </mc:Fallback>
        </mc:AlternateContent>
      </w:r>
    </w:p>
    <w:p w14:paraId="3CAA8AE8" w14:textId="77777777" w:rsidR="007D606D" w:rsidRDefault="007D606D" w:rsidP="00D33FD7">
      <w:pPr>
        <w:jc w:val="both"/>
        <w:rPr>
          <w:rFonts w:ascii="Arial Narrow" w:eastAsiaTheme="majorEastAsia" w:hAnsi="Arial Narrow" w:cstheme="majorBidi"/>
          <w:sz w:val="22"/>
          <w:szCs w:val="22"/>
          <w:lang w:val="es-419"/>
        </w:rPr>
      </w:pPr>
    </w:p>
    <w:p w14:paraId="3D0F8AD4" w14:textId="77777777" w:rsidR="006C6C1B" w:rsidRDefault="009054B5" w:rsidP="00D33FD7">
      <w:pPr>
        <w:jc w:val="both"/>
        <w:rPr>
          <w:ins w:id="996" w:author="Stagno Izaguirre, Daniel Alejandro" w:date="2026-06-19T14:03:00Z" w16du:dateUtc="2026-06-19T19:03:00Z"/>
          <w:rFonts w:ascii="Arial Narrow" w:eastAsiaTheme="majorEastAsia" w:hAnsi="Arial Narrow" w:cstheme="majorBidi"/>
          <w:sz w:val="22"/>
          <w:szCs w:val="22"/>
          <w:lang w:val="es-419"/>
        </w:rPr>
      </w:pPr>
      <w:r w:rsidRPr="009054B5">
        <w:rPr>
          <w:rFonts w:ascii="Arial Narrow" w:eastAsiaTheme="majorEastAsia" w:hAnsi="Arial Narrow" w:cstheme="majorBidi"/>
          <w:sz w:val="22"/>
          <w:szCs w:val="22"/>
          <w:lang w:val="es-419"/>
        </w:rPr>
        <w:t>El análisis comparado permite destacar</w:t>
      </w:r>
      <w:r w:rsidR="00EA1F43">
        <w:rPr>
          <w:rFonts w:ascii="Arial Narrow" w:eastAsiaTheme="majorEastAsia" w:hAnsi="Arial Narrow" w:cstheme="majorBidi"/>
          <w:sz w:val="22"/>
          <w:szCs w:val="22"/>
          <w:lang w:val="es-419"/>
        </w:rPr>
        <w:t xml:space="preserve"> u</w:t>
      </w:r>
      <w:r w:rsidR="00EA1F43" w:rsidRPr="00EA1F43">
        <w:rPr>
          <w:rFonts w:ascii="Arial Narrow" w:eastAsiaTheme="majorEastAsia" w:hAnsi="Arial Narrow" w:cstheme="majorBidi"/>
          <w:sz w:val="22"/>
          <w:szCs w:val="22"/>
          <w:lang w:val="es-419"/>
        </w:rPr>
        <w:t>n trade-off estructural entre acceso y control</w:t>
      </w:r>
      <w:r w:rsidR="00EA1F43">
        <w:rPr>
          <w:rFonts w:ascii="Arial Narrow" w:eastAsiaTheme="majorEastAsia" w:hAnsi="Arial Narrow" w:cstheme="majorBidi"/>
          <w:sz w:val="22"/>
          <w:szCs w:val="22"/>
          <w:lang w:val="es-419"/>
        </w:rPr>
        <w:t xml:space="preserve"> en </w:t>
      </w:r>
      <w:del w:id="997" w:author="Stagno Izaguirre, Daniel Alejandro" w:date="2026-06-19T13:56:00Z" w16du:dateUtc="2026-06-19T18:56:00Z">
        <w:r w:rsidR="00EA1F43" w:rsidDel="00DC3E32">
          <w:rPr>
            <w:rFonts w:ascii="Arial Narrow" w:eastAsiaTheme="majorEastAsia" w:hAnsi="Arial Narrow" w:cstheme="majorBidi"/>
            <w:sz w:val="22"/>
            <w:szCs w:val="22"/>
            <w:lang w:val="es-419"/>
          </w:rPr>
          <w:delText xml:space="preserve">cuento </w:delText>
        </w:r>
      </w:del>
      <w:ins w:id="998" w:author="Stagno Izaguirre, Daniel Alejandro" w:date="2026-06-19T13:56:00Z" w16du:dateUtc="2026-06-19T18:56:00Z">
        <w:r w:rsidR="00DC3E32">
          <w:rPr>
            <w:rFonts w:ascii="Arial Narrow" w:eastAsiaTheme="majorEastAsia" w:hAnsi="Arial Narrow" w:cstheme="majorBidi"/>
            <w:sz w:val="22"/>
            <w:szCs w:val="22"/>
            <w:lang w:val="es-419"/>
          </w:rPr>
          <w:t xml:space="preserve">cuanto </w:t>
        </w:r>
      </w:ins>
      <w:r w:rsidR="00EA1F43">
        <w:rPr>
          <w:rFonts w:ascii="Arial Narrow" w:eastAsiaTheme="majorEastAsia" w:hAnsi="Arial Narrow" w:cstheme="majorBidi"/>
          <w:sz w:val="22"/>
          <w:szCs w:val="22"/>
          <w:lang w:val="es-419"/>
        </w:rPr>
        <w:t>a los procesos de obtención de los beneficios tributarios de CTI</w:t>
      </w:r>
      <w:r w:rsidR="008256E7">
        <w:rPr>
          <w:rFonts w:ascii="Arial Narrow" w:eastAsiaTheme="majorEastAsia" w:hAnsi="Arial Narrow" w:cstheme="majorBidi"/>
          <w:sz w:val="22"/>
          <w:szCs w:val="22"/>
          <w:lang w:val="es-419"/>
        </w:rPr>
        <w:t>.</w:t>
      </w:r>
      <w:r w:rsidR="00EA1F43">
        <w:rPr>
          <w:rFonts w:ascii="Arial Narrow" w:eastAsiaTheme="majorEastAsia" w:hAnsi="Arial Narrow" w:cstheme="majorBidi"/>
          <w:sz w:val="22"/>
          <w:szCs w:val="22"/>
          <w:lang w:val="es-419"/>
        </w:rPr>
        <w:t xml:space="preserve"> </w:t>
      </w:r>
      <w:commentRangeStart w:id="999"/>
      <w:r w:rsidR="008256E7" w:rsidRPr="008256E7">
        <w:rPr>
          <w:rFonts w:ascii="Arial Narrow" w:eastAsiaTheme="majorEastAsia" w:hAnsi="Arial Narrow" w:cstheme="majorBidi"/>
          <w:sz w:val="22"/>
          <w:szCs w:val="22"/>
          <w:lang w:val="es-419"/>
        </w:rPr>
        <w:t>Los sistemas más automáticos facilitan la participación empresarial</w:t>
      </w:r>
      <w:commentRangeEnd w:id="999"/>
      <w:r w:rsidR="00DE4174" w:rsidRPr="008256E7">
        <w:rPr>
          <w:rStyle w:val="CommentReference"/>
          <w:rFonts w:ascii="Arial Narrow" w:eastAsiaTheme="majorEastAsia" w:hAnsi="Arial Narrow" w:cstheme="majorBidi"/>
          <w:sz w:val="22"/>
          <w:szCs w:val="22"/>
          <w:lang w:val="es-419"/>
        </w:rPr>
        <w:commentReference w:id="999"/>
      </w:r>
      <w:r w:rsidR="008256E7" w:rsidRPr="008256E7">
        <w:rPr>
          <w:rFonts w:ascii="Arial Narrow" w:eastAsiaTheme="majorEastAsia" w:hAnsi="Arial Narrow" w:cstheme="majorBidi"/>
          <w:sz w:val="22"/>
          <w:szCs w:val="22"/>
          <w:lang w:val="es-419"/>
        </w:rPr>
        <w:t>, pero requieren capacidades sólidas de fiscalización. En contraste, los sistemas con validación previa o cupos permiten mayor control,</w:t>
      </w:r>
      <w:commentRangeStart w:id="1000"/>
      <w:r w:rsidR="008256E7" w:rsidRPr="008256E7">
        <w:rPr>
          <w:rFonts w:ascii="Arial Narrow" w:eastAsiaTheme="majorEastAsia" w:hAnsi="Arial Narrow" w:cstheme="majorBidi"/>
          <w:sz w:val="22"/>
          <w:szCs w:val="22"/>
          <w:lang w:val="es-419"/>
        </w:rPr>
        <w:t xml:space="preserve"> pero pueden restringir el acceso</w:t>
      </w:r>
      <w:commentRangeEnd w:id="1000"/>
      <w:r w:rsidR="00DE4174" w:rsidRPr="008256E7">
        <w:rPr>
          <w:rStyle w:val="CommentReference"/>
          <w:rFonts w:ascii="Arial Narrow" w:eastAsiaTheme="majorEastAsia" w:hAnsi="Arial Narrow" w:cstheme="majorBidi"/>
          <w:sz w:val="22"/>
          <w:szCs w:val="22"/>
          <w:lang w:val="es-419"/>
        </w:rPr>
        <w:commentReference w:id="1000"/>
      </w:r>
      <w:r w:rsidR="008256E7" w:rsidRPr="008256E7">
        <w:rPr>
          <w:rFonts w:ascii="Arial Narrow" w:eastAsiaTheme="majorEastAsia" w:hAnsi="Arial Narrow" w:cstheme="majorBidi"/>
          <w:sz w:val="22"/>
          <w:szCs w:val="22"/>
          <w:lang w:val="es-419"/>
        </w:rPr>
        <w:t>.</w:t>
      </w:r>
      <w:r w:rsidR="008256E7">
        <w:rPr>
          <w:rFonts w:ascii="Arial Narrow" w:eastAsiaTheme="majorEastAsia" w:hAnsi="Arial Narrow" w:cstheme="majorBidi"/>
          <w:sz w:val="22"/>
          <w:szCs w:val="22"/>
          <w:lang w:val="es-419"/>
        </w:rPr>
        <w:t xml:space="preserve"> </w:t>
      </w:r>
    </w:p>
    <w:p w14:paraId="4E2D3C9D" w14:textId="207B80F9" w:rsidR="002A7536" w:rsidRDefault="008256E7" w:rsidP="00D33FD7">
      <w:pPr>
        <w:jc w:val="both"/>
        <w:rPr>
          <w:rFonts w:ascii="Arial Narrow" w:eastAsiaTheme="majorEastAsia" w:hAnsi="Arial Narrow" w:cstheme="majorBidi"/>
          <w:sz w:val="22"/>
          <w:szCs w:val="22"/>
          <w:lang w:val="es-419"/>
        </w:rPr>
      </w:pPr>
      <w:commentRangeStart w:id="1001"/>
      <w:del w:id="1002" w:author="Stagno Izaguirre, Daniel Alejandro" w:date="2026-06-19T14:00:00Z" w16du:dateUtc="2026-06-19T19:00:00Z">
        <w:r w:rsidDel="00DE4174">
          <w:rPr>
            <w:rFonts w:ascii="Arial Narrow" w:eastAsiaTheme="majorEastAsia" w:hAnsi="Arial Narrow" w:cstheme="majorBidi"/>
            <w:sz w:val="22"/>
            <w:szCs w:val="22"/>
            <w:lang w:val="es-419"/>
          </w:rPr>
          <w:delText>Asi</w:delText>
        </w:r>
      </w:del>
      <w:ins w:id="1003" w:author="Stagno Izaguirre, Daniel Alejandro" w:date="2026-06-19T14:00:00Z" w16du:dateUtc="2026-06-19T19:00:00Z">
        <w:r w:rsidR="00DE4174">
          <w:rPr>
            <w:rFonts w:ascii="Arial Narrow" w:eastAsiaTheme="majorEastAsia" w:hAnsi="Arial Narrow" w:cstheme="majorBidi"/>
            <w:sz w:val="22"/>
            <w:szCs w:val="22"/>
            <w:lang w:val="es-419"/>
          </w:rPr>
          <w:t>Así</w:t>
        </w:r>
      </w:ins>
      <w:r>
        <w:rPr>
          <w:rFonts w:ascii="Arial Narrow" w:eastAsiaTheme="majorEastAsia" w:hAnsi="Arial Narrow" w:cstheme="majorBidi"/>
          <w:sz w:val="22"/>
          <w:szCs w:val="22"/>
          <w:lang w:val="es-419"/>
        </w:rPr>
        <w:t xml:space="preserve"> mismo, </w:t>
      </w:r>
      <w:r w:rsidR="005A0427">
        <w:rPr>
          <w:rFonts w:ascii="Arial Narrow" w:eastAsiaTheme="majorEastAsia" w:hAnsi="Arial Narrow" w:cstheme="majorBidi"/>
          <w:sz w:val="22"/>
          <w:szCs w:val="22"/>
          <w:lang w:val="es-419"/>
        </w:rPr>
        <w:t xml:space="preserve">una lección clave es </w:t>
      </w:r>
      <w:r w:rsidR="00934B08" w:rsidRPr="00934B08">
        <w:rPr>
          <w:rFonts w:ascii="Arial Narrow" w:eastAsiaTheme="majorEastAsia" w:hAnsi="Arial Narrow" w:cstheme="majorBidi"/>
          <w:sz w:val="22"/>
          <w:szCs w:val="22"/>
          <w:lang w:val="es-419"/>
        </w:rPr>
        <w:t>la previsibilidad del proceso</w:t>
      </w:r>
      <w:r w:rsidR="00934B08">
        <w:rPr>
          <w:rFonts w:ascii="Arial Narrow" w:eastAsiaTheme="majorEastAsia" w:hAnsi="Arial Narrow" w:cstheme="majorBidi"/>
          <w:sz w:val="22"/>
          <w:szCs w:val="22"/>
          <w:lang w:val="es-419"/>
        </w:rPr>
        <w:t>: l</w:t>
      </w:r>
      <w:r w:rsidR="00934B08" w:rsidRPr="00934B08">
        <w:rPr>
          <w:rFonts w:ascii="Arial Narrow" w:eastAsiaTheme="majorEastAsia" w:hAnsi="Arial Narrow" w:cstheme="majorBidi"/>
          <w:sz w:val="22"/>
          <w:szCs w:val="22"/>
          <w:lang w:val="es-419"/>
        </w:rPr>
        <w:t>os esquemas integrados al ciclo tributario ofrecen mayor certidumbre, mientras que los sistemas con convocatorias o cupos, como en Colombia, introducen incertidumbre en la planificación de inversiones.</w:t>
      </w:r>
      <w:commentRangeEnd w:id="1001"/>
      <w:r w:rsidR="006C6C1B">
        <w:rPr>
          <w:rStyle w:val="CommentReference"/>
          <w:rFonts w:ascii="Arial Narrow" w:eastAsiaTheme="majorEastAsia" w:hAnsi="Arial Narrow" w:cstheme="majorBidi"/>
          <w:sz w:val="22"/>
          <w:szCs w:val="22"/>
          <w:lang w:val="es-419"/>
        </w:rPr>
        <w:commentReference w:id="1001"/>
      </w:r>
    </w:p>
    <w:p w14:paraId="1982FBE0" w14:textId="77777777" w:rsidR="0031400E" w:rsidRDefault="0031400E" w:rsidP="00D33FD7">
      <w:pPr>
        <w:jc w:val="both"/>
        <w:rPr>
          <w:rFonts w:ascii="Arial Narrow" w:eastAsiaTheme="majorEastAsia" w:hAnsi="Arial Narrow" w:cstheme="majorBidi"/>
          <w:sz w:val="22"/>
          <w:szCs w:val="22"/>
          <w:lang w:val="es-419"/>
        </w:rPr>
      </w:pPr>
    </w:p>
    <w:p w14:paraId="1AA58C17" w14:textId="0D7655F3" w:rsidR="00F0416A" w:rsidRPr="007B23B7" w:rsidRDefault="005E2EE7" w:rsidP="007B23B7">
      <w:pPr>
        <w:pStyle w:val="Heading3"/>
        <w:rPr>
          <w:rFonts w:ascii="Arial Narrow" w:hAnsi="Arial Narrow"/>
          <w:b/>
          <w:bCs/>
          <w:color w:val="000000" w:themeColor="text1"/>
          <w:lang w:val="es-419"/>
        </w:rPr>
      </w:pPr>
      <w:r w:rsidRPr="007B23B7">
        <w:rPr>
          <w:rFonts w:ascii="Arial Narrow" w:hAnsi="Arial Narrow"/>
          <w:b/>
          <w:bCs/>
          <w:color w:val="000000" w:themeColor="text1"/>
          <w:lang w:val="es-419"/>
        </w:rPr>
        <w:t>2.3 Monitoreo, control y evaluación</w:t>
      </w:r>
    </w:p>
    <w:p w14:paraId="7B4FFA4B" w14:textId="77777777" w:rsidR="00805A58" w:rsidRDefault="00805A58" w:rsidP="00D33FD7">
      <w:pPr>
        <w:jc w:val="both"/>
        <w:rPr>
          <w:rFonts w:ascii="Arial Narrow" w:eastAsiaTheme="majorEastAsia" w:hAnsi="Arial Narrow" w:cstheme="majorBidi"/>
          <w:b/>
          <w:bCs/>
          <w:sz w:val="22"/>
          <w:szCs w:val="22"/>
          <w:lang w:val="es-419"/>
        </w:rPr>
      </w:pPr>
    </w:p>
    <w:p w14:paraId="02E2A29D" w14:textId="46881957" w:rsidR="00197B56" w:rsidRPr="003D5CBF" w:rsidRDefault="000A2ACB" w:rsidP="00197B56">
      <w:pPr>
        <w:jc w:val="both"/>
        <w:rPr>
          <w:rFonts w:ascii="Arial Narrow" w:hAnsi="Arial Narrow" w:cs="Arial"/>
          <w:sz w:val="22"/>
          <w:szCs w:val="22"/>
          <w:lang w:val="es-419"/>
        </w:rPr>
      </w:pPr>
      <w:r>
        <w:rPr>
          <w:rFonts w:ascii="Arial Narrow" w:eastAsiaTheme="majorEastAsia" w:hAnsi="Arial Narrow" w:cstheme="majorBidi"/>
          <w:sz w:val="22"/>
          <w:szCs w:val="22"/>
          <w:lang w:val="es-419"/>
        </w:rPr>
        <w:t>L</w:t>
      </w:r>
      <w:r w:rsidRPr="000A2ACB">
        <w:rPr>
          <w:rFonts w:ascii="Arial Narrow" w:eastAsiaTheme="majorEastAsia" w:hAnsi="Arial Narrow" w:cstheme="majorBidi"/>
          <w:sz w:val="22"/>
          <w:szCs w:val="22"/>
          <w:lang w:val="es-419"/>
        </w:rPr>
        <w:t xml:space="preserve">os sistemas de </w:t>
      </w:r>
      <w:r w:rsidR="008751E6">
        <w:rPr>
          <w:rFonts w:ascii="Arial Narrow" w:eastAsiaTheme="majorEastAsia" w:hAnsi="Arial Narrow" w:cstheme="majorBidi"/>
          <w:sz w:val="22"/>
          <w:szCs w:val="22"/>
          <w:lang w:val="es-419"/>
        </w:rPr>
        <w:t xml:space="preserve">control, </w:t>
      </w:r>
      <w:r w:rsidRPr="000A2ACB">
        <w:rPr>
          <w:rFonts w:ascii="Arial Narrow" w:eastAsiaTheme="majorEastAsia" w:hAnsi="Arial Narrow" w:cstheme="majorBidi"/>
          <w:sz w:val="22"/>
          <w:szCs w:val="22"/>
          <w:lang w:val="es-419"/>
        </w:rPr>
        <w:t>monitoreo y evaluación (M&amp;E) de los incentivos tributarios para la CTI cumplen dos funciones distintas, aunque estrechamente relacionadas. La primera es operativa, y busca verificar que el beneficio se utilice conforme a la normativa y prevenir abusos o errores. La segunda es estratégica, y apunta a determinar si el instrumento está logrando sus objetivos de política en términos de mayor inversión en I+D, innovación y resultados económicos.</w:t>
      </w:r>
      <w:r w:rsidR="00882DD3">
        <w:rPr>
          <w:rFonts w:ascii="Arial Narrow" w:eastAsiaTheme="majorEastAsia" w:hAnsi="Arial Narrow" w:cstheme="majorBidi"/>
          <w:sz w:val="22"/>
          <w:szCs w:val="22"/>
          <w:lang w:val="es-419"/>
        </w:rPr>
        <w:t xml:space="preserve"> </w:t>
      </w:r>
      <w:r w:rsidR="0093622F" w:rsidRPr="0093622F">
        <w:rPr>
          <w:rFonts w:ascii="Arial Narrow" w:eastAsiaTheme="majorEastAsia" w:hAnsi="Arial Narrow" w:cstheme="majorBidi"/>
          <w:sz w:val="22"/>
          <w:szCs w:val="22"/>
          <w:lang w:val="es-419"/>
        </w:rPr>
        <w:t>La literatura internacional destaca que</w:t>
      </w:r>
      <w:ins w:id="1004" w:author="Stagno Izaguirre, Daniel Alejandro" w:date="2026-06-19T14:04:00Z" w16du:dateUtc="2026-06-19T19:04:00Z">
        <w:r w:rsidR="001A379E">
          <w:rPr>
            <w:rFonts w:ascii="Arial Narrow" w:eastAsiaTheme="majorEastAsia" w:hAnsi="Arial Narrow" w:cstheme="majorBidi"/>
            <w:sz w:val="22"/>
            <w:szCs w:val="22"/>
            <w:lang w:val="es-419"/>
          </w:rPr>
          <w:t xml:space="preserve"> </w:t>
        </w:r>
      </w:ins>
      <w:commentRangeStart w:id="1005"/>
      <w:del w:id="1006" w:author="Stagno Izaguirre, Daniel Alejandro" w:date="2026-06-19T14:04:00Z" w16du:dateUtc="2026-06-19T19:04:00Z">
        <w:r w:rsidR="0093622F" w:rsidRPr="0093622F" w:rsidDel="001A379E">
          <w:rPr>
            <w:rFonts w:ascii="Arial Narrow" w:eastAsiaTheme="majorEastAsia" w:hAnsi="Arial Narrow" w:cstheme="majorBidi"/>
            <w:sz w:val="22"/>
            <w:szCs w:val="22"/>
            <w:lang w:val="es-419"/>
          </w:rPr>
          <w:delText xml:space="preserve">, mientras </w:delText>
        </w:r>
      </w:del>
      <w:r w:rsidR="0093622F" w:rsidRPr="0093622F">
        <w:rPr>
          <w:rFonts w:ascii="Arial Narrow" w:eastAsiaTheme="majorEastAsia" w:hAnsi="Arial Narrow" w:cstheme="majorBidi"/>
          <w:sz w:val="22"/>
          <w:szCs w:val="22"/>
          <w:lang w:val="es-419"/>
        </w:rPr>
        <w:t xml:space="preserve">los gobiernos </w:t>
      </w:r>
      <w:commentRangeEnd w:id="1005"/>
      <w:r w:rsidR="0091182A" w:rsidRPr="0093622F">
        <w:rPr>
          <w:rStyle w:val="CommentReference"/>
          <w:rFonts w:ascii="Arial Narrow" w:eastAsiaTheme="majorEastAsia" w:hAnsi="Arial Narrow" w:cstheme="majorBidi"/>
          <w:sz w:val="22"/>
          <w:szCs w:val="22"/>
          <w:lang w:val="es-419"/>
        </w:rPr>
        <w:commentReference w:id="1005"/>
      </w:r>
      <w:r w:rsidR="0093622F" w:rsidRPr="0093622F">
        <w:rPr>
          <w:rFonts w:ascii="Arial Narrow" w:eastAsiaTheme="majorEastAsia" w:hAnsi="Arial Narrow" w:cstheme="majorBidi"/>
          <w:sz w:val="22"/>
          <w:szCs w:val="22"/>
          <w:lang w:val="es-419"/>
        </w:rPr>
        <w:t>suelen registrar razonablemente bien</w:t>
      </w:r>
      <w:r w:rsidR="002E2CDB">
        <w:rPr>
          <w:rFonts w:ascii="Arial Narrow" w:eastAsiaTheme="majorEastAsia" w:hAnsi="Arial Narrow" w:cstheme="majorBidi"/>
          <w:sz w:val="22"/>
          <w:szCs w:val="22"/>
          <w:lang w:val="es-419"/>
        </w:rPr>
        <w:t xml:space="preserve"> </w:t>
      </w:r>
      <w:ins w:id="1007" w:author="Stagno Izaguirre, Daniel Alejandro" w:date="2026-06-19T14:05:00Z" w16du:dateUtc="2026-06-19T19:05:00Z">
        <w:r w:rsidR="005F3BD5">
          <w:rPr>
            <w:rFonts w:ascii="Arial Narrow" w:eastAsiaTheme="majorEastAsia" w:hAnsi="Arial Narrow" w:cstheme="majorBidi"/>
            <w:sz w:val="22"/>
            <w:szCs w:val="22"/>
            <w:lang w:val="es-419"/>
          </w:rPr>
          <w:t>los</w:t>
        </w:r>
      </w:ins>
      <w:r w:rsidR="0093622F" w:rsidRPr="0093622F">
        <w:rPr>
          <w:rFonts w:ascii="Arial Narrow" w:eastAsiaTheme="majorEastAsia" w:hAnsi="Arial Narrow" w:cstheme="majorBidi"/>
          <w:sz w:val="22"/>
          <w:szCs w:val="22"/>
          <w:lang w:val="es-419"/>
        </w:rPr>
        <w:t xml:space="preserve"> insumos y productos —por ejemplo, gasto tributario, número de beneficiarios o monto certificado—, </w:t>
      </w:r>
      <w:ins w:id="1008" w:author="Stagno Izaguirre, Daniel Alejandro" w:date="2026-06-19T14:06:00Z" w16du:dateUtc="2026-06-19T19:06:00Z">
        <w:r w:rsidR="005F3BD5">
          <w:rPr>
            <w:rFonts w:ascii="Arial Narrow" w:eastAsiaTheme="majorEastAsia" w:hAnsi="Arial Narrow" w:cstheme="majorBidi"/>
            <w:sz w:val="22"/>
            <w:szCs w:val="22"/>
            <w:lang w:val="es-419"/>
          </w:rPr>
          <w:t xml:space="preserve">pero </w:t>
        </w:r>
      </w:ins>
      <w:r w:rsidR="0093622F" w:rsidRPr="0093622F">
        <w:rPr>
          <w:rFonts w:ascii="Arial Narrow" w:eastAsiaTheme="majorEastAsia" w:hAnsi="Arial Narrow" w:cstheme="majorBidi"/>
          <w:sz w:val="22"/>
          <w:szCs w:val="22"/>
          <w:lang w:val="es-419"/>
        </w:rPr>
        <w:t xml:space="preserve">son </w:t>
      </w:r>
      <w:del w:id="1009" w:author="Stagno Izaguirre, Daniel Alejandro" w:date="2026-06-19T14:06:00Z" w16du:dateUtc="2026-06-19T19:06:00Z">
        <w:r w:rsidR="0093622F" w:rsidRPr="0093622F" w:rsidDel="005F3BD5">
          <w:rPr>
            <w:rFonts w:ascii="Arial Narrow" w:eastAsiaTheme="majorEastAsia" w:hAnsi="Arial Narrow" w:cstheme="majorBidi"/>
            <w:sz w:val="22"/>
            <w:szCs w:val="22"/>
            <w:lang w:val="es-419"/>
          </w:rPr>
          <w:delText xml:space="preserve">mucho </w:delText>
        </w:r>
      </w:del>
      <w:r w:rsidR="0093622F" w:rsidRPr="0093622F">
        <w:rPr>
          <w:rFonts w:ascii="Arial Narrow" w:eastAsiaTheme="majorEastAsia" w:hAnsi="Arial Narrow" w:cstheme="majorBidi"/>
          <w:sz w:val="22"/>
          <w:szCs w:val="22"/>
          <w:lang w:val="es-419"/>
        </w:rPr>
        <w:t>menos efectivos para medir resultados e impactos causales</w:t>
      </w:r>
      <w:sdt>
        <w:sdtPr>
          <w:rPr>
            <w:rFonts w:ascii="Arial Narrow" w:hAnsi="Arial Narrow" w:cs="Arial"/>
            <w:sz w:val="22"/>
            <w:szCs w:val="22"/>
            <w:lang w:val="es-419"/>
          </w:rPr>
          <w:id w:val="-1586064051"/>
          <w:citation/>
        </w:sdtPr>
        <w:sdtEndPr/>
        <w:sdtContent>
          <w:r w:rsidR="00197B56">
            <w:rPr>
              <w:rFonts w:ascii="Arial Narrow" w:hAnsi="Arial Narrow" w:cs="Arial"/>
              <w:sz w:val="22"/>
              <w:szCs w:val="22"/>
              <w:lang w:val="es-419"/>
            </w:rPr>
            <w:fldChar w:fldCharType="begin"/>
          </w:r>
          <w:r w:rsidR="00197B56" w:rsidRPr="00B7190F">
            <w:rPr>
              <w:rFonts w:ascii="Arial Narrow" w:hAnsi="Arial Narrow" w:cs="Arial"/>
              <w:sz w:val="22"/>
              <w:szCs w:val="22"/>
              <w:lang w:val="es-419"/>
            </w:rPr>
            <w:instrText xml:space="preserve"> CITATION Wha15 \l 1033 </w:instrText>
          </w:r>
          <w:r w:rsidR="00197B56">
            <w:rPr>
              <w:rFonts w:ascii="Arial Narrow" w:hAnsi="Arial Narrow" w:cs="Arial"/>
              <w:sz w:val="22"/>
              <w:szCs w:val="22"/>
              <w:lang w:val="es-419"/>
            </w:rPr>
            <w:fldChar w:fldCharType="separate"/>
          </w:r>
          <w:r w:rsidR="00197B56" w:rsidRPr="00B7190F">
            <w:rPr>
              <w:rFonts w:ascii="Arial Narrow" w:hAnsi="Arial Narrow" w:cs="Arial"/>
              <w:noProof/>
              <w:sz w:val="22"/>
              <w:szCs w:val="22"/>
              <w:lang w:val="es-419"/>
            </w:rPr>
            <w:t xml:space="preserve"> (What works cenntre for local economic growth, 2015)</w:t>
          </w:r>
          <w:r w:rsidR="00197B56">
            <w:rPr>
              <w:rFonts w:ascii="Arial Narrow" w:hAnsi="Arial Narrow" w:cs="Arial"/>
              <w:sz w:val="22"/>
              <w:szCs w:val="22"/>
              <w:lang w:val="es-419"/>
            </w:rPr>
            <w:fldChar w:fldCharType="end"/>
          </w:r>
        </w:sdtContent>
      </w:sdt>
      <w:r w:rsidR="00197B56" w:rsidRPr="003D5CBF">
        <w:rPr>
          <w:rFonts w:ascii="Arial Narrow" w:hAnsi="Arial Narrow" w:cs="Arial"/>
          <w:sz w:val="22"/>
          <w:szCs w:val="22"/>
          <w:lang w:val="es-419"/>
        </w:rPr>
        <w:t>.</w:t>
      </w:r>
    </w:p>
    <w:p w14:paraId="4B85012E" w14:textId="77777777" w:rsidR="00197B56" w:rsidRDefault="00197B56" w:rsidP="00197B56">
      <w:pPr>
        <w:rPr>
          <w:lang w:val="es-419"/>
        </w:rPr>
      </w:pPr>
    </w:p>
    <w:p w14:paraId="6DA2942E" w14:textId="79EE6A64" w:rsidR="00805A58" w:rsidRPr="00C4486D" w:rsidRDefault="00C4486D" w:rsidP="00D33FD7">
      <w:pPr>
        <w:jc w:val="both"/>
        <w:rPr>
          <w:rFonts w:ascii="Arial Narrow" w:eastAsiaTheme="majorEastAsia" w:hAnsi="Arial Narrow" w:cstheme="majorBidi"/>
          <w:b/>
          <w:bCs/>
          <w:sz w:val="22"/>
          <w:szCs w:val="22"/>
          <w:lang w:val="es-419"/>
        </w:rPr>
      </w:pPr>
      <w:r w:rsidRPr="00C4486D">
        <w:rPr>
          <w:rFonts w:ascii="Arial Narrow" w:eastAsiaTheme="majorEastAsia" w:hAnsi="Arial Narrow" w:cstheme="majorBidi"/>
          <w:b/>
          <w:bCs/>
          <w:sz w:val="22"/>
          <w:szCs w:val="22"/>
          <w:lang w:val="es-419"/>
        </w:rPr>
        <w:t xml:space="preserve">2.3.1 </w:t>
      </w:r>
      <w:r w:rsidR="001C0766">
        <w:rPr>
          <w:rFonts w:ascii="Arial Narrow" w:eastAsiaTheme="majorEastAsia" w:hAnsi="Arial Narrow" w:cstheme="majorBidi"/>
          <w:b/>
          <w:bCs/>
          <w:sz w:val="22"/>
          <w:szCs w:val="22"/>
          <w:lang w:val="es-419"/>
        </w:rPr>
        <w:t>C</w:t>
      </w:r>
      <w:r w:rsidRPr="00C4486D">
        <w:rPr>
          <w:rFonts w:ascii="Arial Narrow" w:eastAsiaTheme="majorEastAsia" w:hAnsi="Arial Narrow" w:cstheme="majorBidi"/>
          <w:b/>
          <w:bCs/>
          <w:sz w:val="22"/>
          <w:szCs w:val="22"/>
          <w:lang w:val="es-419"/>
        </w:rPr>
        <w:t>ontrol</w:t>
      </w:r>
      <w:r w:rsidR="001C0766">
        <w:rPr>
          <w:rFonts w:ascii="Arial Narrow" w:eastAsiaTheme="majorEastAsia" w:hAnsi="Arial Narrow" w:cstheme="majorBidi"/>
          <w:b/>
          <w:bCs/>
          <w:sz w:val="22"/>
          <w:szCs w:val="22"/>
          <w:lang w:val="es-419"/>
        </w:rPr>
        <w:t xml:space="preserve"> operativo</w:t>
      </w:r>
      <w:r w:rsidRPr="00C4486D">
        <w:rPr>
          <w:rFonts w:ascii="Arial Narrow" w:eastAsiaTheme="majorEastAsia" w:hAnsi="Arial Narrow" w:cstheme="majorBidi"/>
          <w:b/>
          <w:bCs/>
          <w:sz w:val="22"/>
          <w:szCs w:val="22"/>
          <w:lang w:val="es-419"/>
        </w:rPr>
        <w:t xml:space="preserve"> </w:t>
      </w:r>
      <w:r w:rsidR="008751E6">
        <w:rPr>
          <w:rFonts w:ascii="Arial Narrow" w:eastAsiaTheme="majorEastAsia" w:hAnsi="Arial Narrow" w:cstheme="majorBidi"/>
          <w:b/>
          <w:bCs/>
          <w:sz w:val="22"/>
          <w:szCs w:val="22"/>
          <w:lang w:val="es-419"/>
        </w:rPr>
        <w:t>y tributario</w:t>
      </w:r>
    </w:p>
    <w:p w14:paraId="42A6DA0B" w14:textId="77777777" w:rsidR="00197B56" w:rsidRDefault="00197B56" w:rsidP="00D33FD7">
      <w:pPr>
        <w:jc w:val="both"/>
        <w:rPr>
          <w:rFonts w:ascii="Arial Narrow" w:eastAsiaTheme="majorEastAsia" w:hAnsi="Arial Narrow" w:cstheme="majorBidi"/>
          <w:sz w:val="22"/>
          <w:szCs w:val="22"/>
          <w:lang w:val="es-419"/>
        </w:rPr>
      </w:pPr>
    </w:p>
    <w:p w14:paraId="1BCF4755" w14:textId="44108A31" w:rsidR="00263F47" w:rsidRDefault="00B2286B"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 xml:space="preserve">Los </w:t>
      </w:r>
      <w:r w:rsidRPr="00B2286B">
        <w:rPr>
          <w:rFonts w:ascii="Arial Narrow" w:eastAsiaTheme="majorEastAsia" w:hAnsi="Arial Narrow" w:cstheme="majorBidi"/>
          <w:sz w:val="22"/>
          <w:szCs w:val="22"/>
          <w:lang w:val="es-419"/>
        </w:rPr>
        <w:t>sistemas de control operativo está</w:t>
      </w:r>
      <w:ins w:id="1010" w:author="Stagno Izaguirre, Daniel Alejandro" w:date="2026-06-19T14:16:00Z" w16du:dateUtc="2026-06-19T19:16:00Z">
        <w:r w:rsidR="00BC4D0F">
          <w:rPr>
            <w:rFonts w:ascii="Arial Narrow" w:eastAsiaTheme="majorEastAsia" w:hAnsi="Arial Narrow" w:cstheme="majorBidi"/>
            <w:sz w:val="22"/>
            <w:szCs w:val="22"/>
            <w:lang w:val="es-419"/>
          </w:rPr>
          <w:t>n</w:t>
        </w:r>
      </w:ins>
      <w:r w:rsidRPr="00B2286B">
        <w:rPr>
          <w:rFonts w:ascii="Arial Narrow" w:eastAsiaTheme="majorEastAsia" w:hAnsi="Arial Narrow" w:cstheme="majorBidi"/>
          <w:sz w:val="22"/>
          <w:szCs w:val="22"/>
          <w:lang w:val="es-419"/>
        </w:rPr>
        <w:t xml:space="preserve"> estrechamente vinculado</w:t>
      </w:r>
      <w:ins w:id="1011" w:author="Stagno Izaguirre, Daniel Alejandro" w:date="2026-06-19T14:16:00Z" w16du:dateUtc="2026-06-19T19:16:00Z">
        <w:r w:rsidR="00D32C54">
          <w:rPr>
            <w:rFonts w:ascii="Arial Narrow" w:eastAsiaTheme="majorEastAsia" w:hAnsi="Arial Narrow" w:cstheme="majorBidi"/>
            <w:sz w:val="22"/>
            <w:szCs w:val="22"/>
            <w:lang w:val="es-419"/>
          </w:rPr>
          <w:t>s</w:t>
        </w:r>
      </w:ins>
      <w:r w:rsidRPr="00B2286B">
        <w:rPr>
          <w:rFonts w:ascii="Arial Narrow" w:eastAsiaTheme="majorEastAsia" w:hAnsi="Arial Narrow" w:cstheme="majorBidi"/>
          <w:sz w:val="22"/>
          <w:szCs w:val="22"/>
          <w:lang w:val="es-419"/>
        </w:rPr>
        <w:t xml:space="preserve"> a las modalidades de acceso al incentivo descritas en la sección anterior. En particular, el rol que asume la administración tributaria —y su interacción con las entidades técnicas— varía de manera sistemática según se trate de esquemas de autodeclaración</w:t>
      </w:r>
      <w:r w:rsidR="00E21606">
        <w:rPr>
          <w:rFonts w:ascii="Arial Narrow" w:eastAsiaTheme="majorEastAsia" w:hAnsi="Arial Narrow" w:cstheme="majorBidi"/>
          <w:sz w:val="22"/>
          <w:szCs w:val="22"/>
          <w:lang w:val="es-419"/>
        </w:rPr>
        <w:t xml:space="preserve"> o </w:t>
      </w:r>
      <w:r w:rsidRPr="00B2286B">
        <w:rPr>
          <w:rFonts w:ascii="Arial Narrow" w:eastAsiaTheme="majorEastAsia" w:hAnsi="Arial Narrow" w:cstheme="majorBidi"/>
          <w:sz w:val="22"/>
          <w:szCs w:val="22"/>
          <w:lang w:val="es-419"/>
        </w:rPr>
        <w:t>certificación ex ante</w:t>
      </w:r>
      <w:r w:rsidR="00E21606">
        <w:rPr>
          <w:rFonts w:ascii="Arial Narrow" w:eastAsiaTheme="majorEastAsia" w:hAnsi="Arial Narrow" w:cstheme="majorBidi"/>
          <w:sz w:val="22"/>
          <w:szCs w:val="22"/>
          <w:lang w:val="es-419"/>
        </w:rPr>
        <w:t>.</w:t>
      </w:r>
    </w:p>
    <w:p w14:paraId="19AAF3AC" w14:textId="77777777" w:rsidR="00F91A61" w:rsidRDefault="00F91A61" w:rsidP="00D33FD7">
      <w:pPr>
        <w:jc w:val="both"/>
        <w:rPr>
          <w:rFonts w:ascii="Arial Narrow" w:eastAsiaTheme="majorEastAsia" w:hAnsi="Arial Narrow" w:cstheme="majorBidi"/>
          <w:sz w:val="22"/>
          <w:szCs w:val="22"/>
          <w:lang w:val="es-419"/>
        </w:rPr>
      </w:pPr>
    </w:p>
    <w:p w14:paraId="4E33EB8C" w14:textId="49DE114E" w:rsidR="00FE489E" w:rsidRDefault="00D92769"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Cuando</w:t>
      </w:r>
      <w:r w:rsidR="00F91A61">
        <w:rPr>
          <w:rFonts w:ascii="Arial Narrow" w:eastAsiaTheme="majorEastAsia" w:hAnsi="Arial Narrow" w:cstheme="majorBidi"/>
          <w:sz w:val="22"/>
          <w:szCs w:val="22"/>
          <w:lang w:val="es-419"/>
        </w:rPr>
        <w:t xml:space="preserve"> las empresas</w:t>
      </w:r>
      <w:r w:rsidR="000B79F0">
        <w:rPr>
          <w:rFonts w:ascii="Arial Narrow" w:eastAsiaTheme="majorEastAsia" w:hAnsi="Arial Narrow" w:cstheme="majorBidi"/>
          <w:sz w:val="22"/>
          <w:szCs w:val="22"/>
          <w:lang w:val="es-419"/>
        </w:rPr>
        <w:t xml:space="preserve"> </w:t>
      </w:r>
      <w:del w:id="1012" w:author="Stagno Izaguirre, Daniel Alejandro" w:date="2026-06-19T14:17:00Z" w16du:dateUtc="2026-06-19T19:17:00Z">
        <w:r w:rsidR="000B79F0" w:rsidDel="0026729C">
          <w:rPr>
            <w:rFonts w:ascii="Arial Narrow" w:eastAsiaTheme="majorEastAsia" w:hAnsi="Arial Narrow" w:cstheme="majorBidi"/>
            <w:sz w:val="22"/>
            <w:szCs w:val="22"/>
            <w:lang w:val="es-419"/>
          </w:rPr>
          <w:delText xml:space="preserve">opten </w:delText>
        </w:r>
      </w:del>
      <w:ins w:id="1013" w:author="Stagno Izaguirre, Daniel Alejandro" w:date="2026-06-19T14:17:00Z" w16du:dateUtc="2026-06-19T19:17:00Z">
        <w:r w:rsidR="0026729C">
          <w:rPr>
            <w:rFonts w:ascii="Arial Narrow" w:eastAsiaTheme="majorEastAsia" w:hAnsi="Arial Narrow" w:cstheme="majorBidi"/>
            <w:sz w:val="22"/>
            <w:szCs w:val="22"/>
            <w:lang w:val="es-419"/>
          </w:rPr>
          <w:t xml:space="preserve">optan </w:t>
        </w:r>
      </w:ins>
      <w:r w:rsidR="000B79F0">
        <w:rPr>
          <w:rFonts w:ascii="Arial Narrow" w:eastAsiaTheme="majorEastAsia" w:hAnsi="Arial Narrow" w:cstheme="majorBidi"/>
          <w:sz w:val="22"/>
          <w:szCs w:val="22"/>
          <w:lang w:val="es-419"/>
        </w:rPr>
        <w:t xml:space="preserve">por </w:t>
      </w:r>
      <w:r w:rsidR="0006167F">
        <w:rPr>
          <w:rFonts w:ascii="Arial Narrow" w:eastAsiaTheme="majorEastAsia" w:hAnsi="Arial Narrow" w:cstheme="majorBidi"/>
          <w:sz w:val="22"/>
          <w:szCs w:val="22"/>
          <w:lang w:val="es-419"/>
        </w:rPr>
        <w:t xml:space="preserve">aplicar el beneficio </w:t>
      </w:r>
      <w:r w:rsidR="00AD2593">
        <w:rPr>
          <w:rFonts w:ascii="Arial Narrow" w:eastAsiaTheme="majorEastAsia" w:hAnsi="Arial Narrow" w:cstheme="majorBidi"/>
          <w:sz w:val="22"/>
          <w:szCs w:val="22"/>
          <w:lang w:val="es-419"/>
        </w:rPr>
        <w:t>mediante una autodeclaración, como es posible en Brasil, Francia</w:t>
      </w:r>
      <w:del w:id="1014" w:author="Stagno Izaguirre, Daniel Alejandro" w:date="2026-06-19T14:17:00Z" w16du:dateUtc="2026-06-19T19:17:00Z">
        <w:r w:rsidR="00AD2593" w:rsidDel="00246013">
          <w:rPr>
            <w:rFonts w:ascii="Arial Narrow" w:eastAsiaTheme="majorEastAsia" w:hAnsi="Arial Narrow" w:cstheme="majorBidi"/>
            <w:sz w:val="22"/>
            <w:szCs w:val="22"/>
            <w:lang w:val="es-419"/>
          </w:rPr>
          <w:delText>s</w:delText>
        </w:r>
      </w:del>
      <w:r w:rsidR="00AD2593">
        <w:rPr>
          <w:rFonts w:ascii="Arial Narrow" w:eastAsiaTheme="majorEastAsia" w:hAnsi="Arial Narrow" w:cstheme="majorBidi"/>
          <w:sz w:val="22"/>
          <w:szCs w:val="22"/>
          <w:lang w:val="es-419"/>
        </w:rPr>
        <w:t xml:space="preserve">, España, y </w:t>
      </w:r>
      <w:r w:rsidR="006304FC">
        <w:rPr>
          <w:rFonts w:ascii="Arial Narrow" w:eastAsiaTheme="majorEastAsia" w:hAnsi="Arial Narrow" w:cstheme="majorBidi"/>
          <w:sz w:val="22"/>
          <w:szCs w:val="22"/>
          <w:lang w:val="es-419"/>
        </w:rPr>
        <w:t xml:space="preserve">Portugal, </w:t>
      </w:r>
      <w:r w:rsidR="006304FC" w:rsidRPr="00FE489E">
        <w:rPr>
          <w:rFonts w:ascii="Arial Narrow" w:eastAsiaTheme="majorEastAsia" w:hAnsi="Arial Narrow" w:cstheme="majorBidi"/>
          <w:sz w:val="22"/>
          <w:szCs w:val="22"/>
          <w:lang w:val="es-419"/>
        </w:rPr>
        <w:t>la administración tributaria desempeña un rol protagónico en el control operativo</w:t>
      </w:r>
      <w:r w:rsidR="007A69B1">
        <w:rPr>
          <w:rFonts w:ascii="Arial Narrow" w:eastAsiaTheme="majorEastAsia" w:hAnsi="Arial Narrow" w:cstheme="majorBidi"/>
          <w:sz w:val="22"/>
          <w:szCs w:val="22"/>
          <w:lang w:val="es-419"/>
        </w:rPr>
        <w:t xml:space="preserve">. </w:t>
      </w:r>
      <w:r w:rsidR="007A69B1" w:rsidRPr="007A69B1">
        <w:rPr>
          <w:rFonts w:ascii="Arial Narrow" w:eastAsiaTheme="majorEastAsia" w:hAnsi="Arial Narrow" w:cstheme="majorBidi"/>
          <w:sz w:val="22"/>
          <w:szCs w:val="22"/>
          <w:lang w:val="es-419"/>
        </w:rPr>
        <w:t xml:space="preserve">En estos casos, el control se ejerce principalmente </w:t>
      </w:r>
      <w:r w:rsidR="00E31E74">
        <w:rPr>
          <w:rFonts w:ascii="Arial Narrow" w:eastAsiaTheme="majorEastAsia" w:hAnsi="Arial Narrow" w:cstheme="majorBidi"/>
          <w:sz w:val="22"/>
          <w:szCs w:val="22"/>
          <w:lang w:val="es-419"/>
        </w:rPr>
        <w:t>ex</w:t>
      </w:r>
      <w:ins w:id="1015" w:author="Stagno Izaguirre, Daniel Alejandro" w:date="2026-06-19T14:17:00Z" w16du:dateUtc="2026-06-19T19:17:00Z">
        <w:r w:rsidR="00246013">
          <w:rPr>
            <w:rFonts w:ascii="Arial Narrow" w:eastAsiaTheme="majorEastAsia" w:hAnsi="Arial Narrow" w:cstheme="majorBidi"/>
            <w:sz w:val="22"/>
            <w:szCs w:val="22"/>
            <w:lang w:val="es-419"/>
          </w:rPr>
          <w:t xml:space="preserve"> </w:t>
        </w:r>
      </w:ins>
      <w:r w:rsidR="00E31E74">
        <w:rPr>
          <w:rFonts w:ascii="Arial Narrow" w:eastAsiaTheme="majorEastAsia" w:hAnsi="Arial Narrow" w:cstheme="majorBidi"/>
          <w:sz w:val="22"/>
          <w:szCs w:val="22"/>
          <w:lang w:val="es-419"/>
        </w:rPr>
        <w:t>post</w:t>
      </w:r>
      <w:r w:rsidR="009C4106">
        <w:rPr>
          <w:rFonts w:ascii="Arial Narrow" w:eastAsiaTheme="majorEastAsia" w:hAnsi="Arial Narrow" w:cstheme="majorBidi"/>
          <w:sz w:val="22"/>
          <w:szCs w:val="22"/>
          <w:lang w:val="es-419"/>
        </w:rPr>
        <w:t xml:space="preserve"> mediante la autoridad tributaria</w:t>
      </w:r>
      <w:r w:rsidR="003C3868">
        <w:rPr>
          <w:rFonts w:ascii="Arial Narrow" w:eastAsiaTheme="majorEastAsia" w:hAnsi="Arial Narrow" w:cstheme="majorBidi"/>
          <w:sz w:val="22"/>
          <w:szCs w:val="22"/>
          <w:lang w:val="es-419"/>
        </w:rPr>
        <w:t xml:space="preserve">. </w:t>
      </w:r>
    </w:p>
    <w:p w14:paraId="00FB0BA0" w14:textId="77777777" w:rsidR="003C3868" w:rsidRDefault="003C3868" w:rsidP="00D33FD7">
      <w:pPr>
        <w:jc w:val="both"/>
        <w:rPr>
          <w:rFonts w:ascii="Arial Narrow" w:eastAsiaTheme="majorEastAsia" w:hAnsi="Arial Narrow" w:cstheme="majorBidi"/>
          <w:sz w:val="22"/>
          <w:szCs w:val="22"/>
          <w:lang w:val="es-419"/>
        </w:rPr>
      </w:pPr>
    </w:p>
    <w:p w14:paraId="0C8DE74E" w14:textId="07995297" w:rsidR="00FE489E" w:rsidRDefault="00FD188B" w:rsidP="00D33FD7">
      <w:pPr>
        <w:jc w:val="both"/>
        <w:rPr>
          <w:rFonts w:ascii="Arial Narrow" w:eastAsiaTheme="majorEastAsia" w:hAnsi="Arial Narrow" w:cstheme="majorBidi"/>
          <w:sz w:val="22"/>
          <w:szCs w:val="22"/>
          <w:lang w:val="es-419"/>
        </w:rPr>
      </w:pPr>
      <w:r w:rsidRPr="00FD188B">
        <w:rPr>
          <w:rFonts w:ascii="Arial Narrow" w:eastAsiaTheme="majorEastAsia" w:hAnsi="Arial Narrow" w:cstheme="majorBidi"/>
          <w:sz w:val="22"/>
          <w:szCs w:val="22"/>
          <w:lang w:val="es-419"/>
        </w:rPr>
        <w:t>El caso de Francia es particularmente ilustrativo por la existencia de dos niveles diferenciados de control ex post</w:t>
      </w:r>
      <w:r>
        <w:rPr>
          <w:rFonts w:ascii="Arial Narrow" w:eastAsiaTheme="majorEastAsia" w:hAnsi="Arial Narrow" w:cstheme="majorBidi"/>
          <w:sz w:val="22"/>
          <w:szCs w:val="22"/>
          <w:lang w:val="es-419"/>
        </w:rPr>
        <w:t xml:space="preserve">. </w:t>
      </w:r>
      <w:r w:rsidR="00E975FF" w:rsidRPr="00E975FF">
        <w:rPr>
          <w:rFonts w:ascii="Arial Narrow" w:eastAsiaTheme="majorEastAsia" w:hAnsi="Arial Narrow" w:cstheme="majorBidi"/>
          <w:sz w:val="22"/>
          <w:szCs w:val="22"/>
          <w:lang w:val="es-419"/>
        </w:rPr>
        <w:t xml:space="preserve">En un primer nivel, la </w:t>
      </w:r>
      <w:r w:rsidR="00E975FF" w:rsidRPr="0026729C">
        <w:rPr>
          <w:rFonts w:ascii="Arial Narrow" w:eastAsiaTheme="majorEastAsia" w:hAnsi="Arial Narrow" w:cstheme="majorBidi"/>
          <w:i/>
          <w:iCs/>
          <w:sz w:val="22"/>
          <w:szCs w:val="22"/>
          <w:lang w:val="es-419"/>
          <w:rPrChange w:id="1016" w:author="Stagno Izaguirre, Daniel Alejandro" w:date="2026-06-19T14:18:00Z" w16du:dateUtc="2026-06-19T19:18:00Z">
            <w:rPr>
              <w:rFonts w:ascii="Arial Narrow" w:eastAsiaTheme="majorEastAsia" w:hAnsi="Arial Narrow" w:cstheme="majorBidi"/>
              <w:sz w:val="22"/>
              <w:szCs w:val="22"/>
              <w:lang w:val="es-419"/>
            </w:rPr>
          </w:rPrChange>
        </w:rPr>
        <w:t>vérification sur pièces</w:t>
      </w:r>
      <w:r w:rsidR="00E975FF" w:rsidRPr="00E975FF">
        <w:rPr>
          <w:rFonts w:ascii="Arial Narrow" w:eastAsiaTheme="majorEastAsia" w:hAnsi="Arial Narrow" w:cstheme="majorBidi"/>
          <w:sz w:val="22"/>
          <w:szCs w:val="22"/>
          <w:lang w:val="es-419"/>
        </w:rPr>
        <w:t xml:space="preserve"> (verificación sobre documentos) consiste en un control administrativo basado en la revisión de la información declarada y de la documentación justificativa presentada por la empresa</w:t>
      </w:r>
      <w:r w:rsidR="00690D38">
        <w:rPr>
          <w:rFonts w:ascii="Arial Narrow" w:eastAsiaTheme="majorEastAsia" w:hAnsi="Arial Narrow" w:cstheme="majorBidi"/>
          <w:sz w:val="22"/>
          <w:szCs w:val="22"/>
          <w:lang w:val="es-419"/>
        </w:rPr>
        <w:t xml:space="preserve">. </w:t>
      </w:r>
      <w:r w:rsidR="00690D38" w:rsidRPr="00690D38">
        <w:rPr>
          <w:rFonts w:ascii="Arial Narrow" w:eastAsiaTheme="majorEastAsia" w:hAnsi="Arial Narrow" w:cstheme="majorBidi"/>
          <w:sz w:val="22"/>
          <w:szCs w:val="22"/>
          <w:lang w:val="es-419"/>
        </w:rPr>
        <w:t>Este tipo de fiscalización es más profundo y puede abarcar no solo el crédito fiscal por I+D, sino el conjunto de las obligaciones tributarias de la empresa.</w:t>
      </w:r>
      <w:r w:rsidR="000E3447">
        <w:rPr>
          <w:rFonts w:ascii="Arial Narrow" w:eastAsiaTheme="majorEastAsia" w:hAnsi="Arial Narrow" w:cstheme="majorBidi"/>
          <w:sz w:val="22"/>
          <w:szCs w:val="22"/>
          <w:lang w:val="es-419"/>
        </w:rPr>
        <w:t xml:space="preserve"> </w:t>
      </w:r>
      <w:r w:rsidR="000E3447" w:rsidRPr="000E3447">
        <w:rPr>
          <w:rFonts w:ascii="Arial Narrow" w:eastAsiaTheme="majorEastAsia" w:hAnsi="Arial Narrow" w:cstheme="majorBidi"/>
          <w:sz w:val="22"/>
          <w:szCs w:val="22"/>
          <w:lang w:val="es-419"/>
        </w:rPr>
        <w:t>En este contexto, la DGFiP</w:t>
      </w:r>
      <w:r w:rsidR="003664B1">
        <w:rPr>
          <w:rFonts w:ascii="Arial Narrow" w:eastAsiaTheme="majorEastAsia" w:hAnsi="Arial Narrow" w:cstheme="majorBidi"/>
          <w:sz w:val="22"/>
          <w:szCs w:val="22"/>
          <w:lang w:val="es-419"/>
        </w:rPr>
        <w:t xml:space="preserve"> </w:t>
      </w:r>
      <w:r w:rsidR="000E3447" w:rsidRPr="000E3447">
        <w:rPr>
          <w:rFonts w:ascii="Arial Narrow" w:eastAsiaTheme="majorEastAsia" w:hAnsi="Arial Narrow" w:cstheme="majorBidi"/>
          <w:sz w:val="22"/>
          <w:szCs w:val="22"/>
          <w:lang w:val="es-419"/>
        </w:rPr>
        <w:t xml:space="preserve">verifica la realidad, trazabilidad y correcta imputación de los gastos de I+D, pudiendo solicitar peritajes técnicos al </w:t>
      </w:r>
      <w:commentRangeStart w:id="1017"/>
      <w:r w:rsidR="000E3447" w:rsidRPr="000E3447">
        <w:rPr>
          <w:rFonts w:ascii="Arial Narrow" w:eastAsiaTheme="majorEastAsia" w:hAnsi="Arial Narrow" w:cstheme="majorBidi"/>
          <w:sz w:val="22"/>
          <w:szCs w:val="22"/>
          <w:lang w:val="es-419"/>
        </w:rPr>
        <w:t>MESR</w:t>
      </w:r>
      <w:commentRangeEnd w:id="1017"/>
      <w:r w:rsidR="006F3E08" w:rsidRPr="000E3447">
        <w:rPr>
          <w:rStyle w:val="CommentReference"/>
          <w:rFonts w:ascii="Arial Narrow" w:eastAsiaTheme="majorEastAsia" w:hAnsi="Arial Narrow" w:cstheme="majorBidi"/>
          <w:sz w:val="22"/>
          <w:szCs w:val="22"/>
          <w:lang w:val="es-419"/>
        </w:rPr>
        <w:commentReference w:id="1017"/>
      </w:r>
      <w:r w:rsidR="000E3447" w:rsidRPr="000E3447">
        <w:rPr>
          <w:rFonts w:ascii="Arial Narrow" w:eastAsiaTheme="majorEastAsia" w:hAnsi="Arial Narrow" w:cstheme="majorBidi"/>
          <w:sz w:val="22"/>
          <w:szCs w:val="22"/>
          <w:lang w:val="es-419"/>
        </w:rPr>
        <w:t xml:space="preserve"> cuando existen dudas sobre la naturaleza científica de las actividades.</w:t>
      </w:r>
    </w:p>
    <w:p w14:paraId="525F530E" w14:textId="77777777" w:rsidR="000E3447" w:rsidRDefault="000E3447" w:rsidP="00D33FD7">
      <w:pPr>
        <w:jc w:val="both"/>
        <w:rPr>
          <w:rFonts w:ascii="Arial Narrow" w:eastAsiaTheme="majorEastAsia" w:hAnsi="Arial Narrow" w:cstheme="majorBidi"/>
          <w:sz w:val="22"/>
          <w:szCs w:val="22"/>
          <w:lang w:val="es-419"/>
        </w:rPr>
      </w:pPr>
    </w:p>
    <w:p w14:paraId="667B25D0" w14:textId="346663FC" w:rsidR="00284DD2" w:rsidRDefault="00284DD2"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 xml:space="preserve">En Brasil y Portugal, </w:t>
      </w:r>
      <w:r w:rsidR="005E1297" w:rsidRPr="005E1297">
        <w:rPr>
          <w:rFonts w:ascii="Arial Narrow" w:eastAsiaTheme="majorEastAsia" w:hAnsi="Arial Narrow" w:cstheme="majorBidi"/>
          <w:sz w:val="22"/>
          <w:szCs w:val="22"/>
          <w:lang w:val="es-419"/>
        </w:rPr>
        <w:t>el modelo de control ex post se apoya en una obligación formal de reporte técnico anual por parte de las empresas</w:t>
      </w:r>
      <w:r w:rsidR="005E1297">
        <w:rPr>
          <w:rFonts w:ascii="Arial Narrow" w:eastAsiaTheme="majorEastAsia" w:hAnsi="Arial Narrow" w:cstheme="majorBidi"/>
          <w:sz w:val="22"/>
          <w:szCs w:val="22"/>
          <w:lang w:val="es-419"/>
        </w:rPr>
        <w:t xml:space="preserve"> ante</w:t>
      </w:r>
      <w:del w:id="1018" w:author="Stagno Izaguirre, Daniel Alejandro" w:date="2026-06-19T14:25:00Z" w16du:dateUtc="2026-06-19T19:25:00Z">
        <w:r w:rsidR="005E1297" w:rsidDel="0004602C">
          <w:rPr>
            <w:rFonts w:ascii="Arial Narrow" w:eastAsiaTheme="majorEastAsia" w:hAnsi="Arial Narrow" w:cstheme="majorBidi"/>
            <w:sz w:val="22"/>
            <w:szCs w:val="22"/>
            <w:lang w:val="es-419"/>
          </w:rPr>
          <w:delText>s</w:delText>
        </w:r>
      </w:del>
      <w:r w:rsidR="005E1297">
        <w:rPr>
          <w:rFonts w:ascii="Arial Narrow" w:eastAsiaTheme="majorEastAsia" w:hAnsi="Arial Narrow" w:cstheme="majorBidi"/>
          <w:sz w:val="22"/>
          <w:szCs w:val="22"/>
          <w:lang w:val="es-419"/>
        </w:rPr>
        <w:t xml:space="preserve"> las entidades</w:t>
      </w:r>
      <w:r w:rsidR="00A8562A">
        <w:rPr>
          <w:rFonts w:ascii="Arial Narrow" w:eastAsiaTheme="majorEastAsia" w:hAnsi="Arial Narrow" w:cstheme="majorBidi"/>
          <w:sz w:val="22"/>
          <w:szCs w:val="22"/>
          <w:lang w:val="es-419"/>
        </w:rPr>
        <w:t xml:space="preserve"> CTI correspondientes (MCTI y ANI)</w:t>
      </w:r>
      <w:r w:rsidR="00FE3308">
        <w:rPr>
          <w:rFonts w:ascii="Arial Narrow" w:eastAsiaTheme="majorEastAsia" w:hAnsi="Arial Narrow" w:cstheme="majorBidi"/>
          <w:sz w:val="22"/>
          <w:szCs w:val="22"/>
          <w:lang w:val="es-419"/>
        </w:rPr>
        <w:t xml:space="preserve">. </w:t>
      </w:r>
      <w:r w:rsidR="00FE3308" w:rsidRPr="00FE3308">
        <w:rPr>
          <w:rFonts w:ascii="Arial Narrow" w:eastAsiaTheme="majorEastAsia" w:hAnsi="Arial Narrow" w:cstheme="majorBidi"/>
          <w:sz w:val="22"/>
          <w:szCs w:val="22"/>
          <w:lang w:val="es-419"/>
        </w:rPr>
        <w:t xml:space="preserve">Este reporte constituye la base del control técnico </w:t>
      </w:r>
      <w:r w:rsidR="00AD032C">
        <w:rPr>
          <w:rFonts w:ascii="Arial Narrow" w:eastAsiaTheme="majorEastAsia" w:hAnsi="Arial Narrow" w:cstheme="majorBidi"/>
          <w:sz w:val="22"/>
          <w:szCs w:val="22"/>
          <w:lang w:val="es-419"/>
        </w:rPr>
        <w:t xml:space="preserve">y fiscal </w:t>
      </w:r>
      <w:r w:rsidR="00FE3308" w:rsidRPr="00FE3308">
        <w:rPr>
          <w:rFonts w:ascii="Arial Narrow" w:eastAsiaTheme="majorEastAsia" w:hAnsi="Arial Narrow" w:cstheme="majorBidi"/>
          <w:sz w:val="22"/>
          <w:szCs w:val="22"/>
          <w:lang w:val="es-419"/>
        </w:rPr>
        <w:t>ex post</w:t>
      </w:r>
      <w:r w:rsidR="00FE3308">
        <w:rPr>
          <w:rFonts w:ascii="Arial Narrow" w:eastAsiaTheme="majorEastAsia" w:hAnsi="Arial Narrow" w:cstheme="majorBidi"/>
          <w:sz w:val="22"/>
          <w:szCs w:val="22"/>
          <w:lang w:val="es-419"/>
        </w:rPr>
        <w:t xml:space="preserve">. En paralelo, las autoridades tributarias </w:t>
      </w:r>
      <w:r w:rsidR="00CC02F6" w:rsidRPr="00CC02F6">
        <w:rPr>
          <w:rFonts w:ascii="Arial Narrow" w:eastAsiaTheme="majorEastAsia" w:hAnsi="Arial Narrow" w:cstheme="majorBidi"/>
          <w:sz w:val="22"/>
          <w:szCs w:val="22"/>
          <w:lang w:val="es-419"/>
        </w:rPr>
        <w:t>mantiene</w:t>
      </w:r>
      <w:ins w:id="1019" w:author="Stagno Izaguirre, Daniel Alejandro" w:date="2026-06-19T14:25:00Z" w16du:dateUtc="2026-06-19T19:25:00Z">
        <w:r w:rsidR="000B64C0">
          <w:rPr>
            <w:rFonts w:ascii="Arial Narrow" w:eastAsiaTheme="majorEastAsia" w:hAnsi="Arial Narrow" w:cstheme="majorBidi"/>
            <w:sz w:val="22"/>
            <w:szCs w:val="22"/>
            <w:lang w:val="es-419"/>
          </w:rPr>
          <w:t>n</w:t>
        </w:r>
      </w:ins>
      <w:r w:rsidR="00CC02F6" w:rsidRPr="00CC02F6">
        <w:rPr>
          <w:rFonts w:ascii="Arial Narrow" w:eastAsiaTheme="majorEastAsia" w:hAnsi="Arial Narrow" w:cstheme="majorBidi"/>
          <w:sz w:val="22"/>
          <w:szCs w:val="22"/>
          <w:lang w:val="es-419"/>
        </w:rPr>
        <w:t xml:space="preserve"> la responsabilidad de fiscalizar la aplicación del beneficio en la declaración del impuesto</w:t>
      </w:r>
      <w:r w:rsidR="006B2B64">
        <w:rPr>
          <w:rFonts w:ascii="Arial Narrow" w:eastAsiaTheme="majorEastAsia" w:hAnsi="Arial Narrow" w:cstheme="majorBidi"/>
          <w:sz w:val="22"/>
          <w:szCs w:val="22"/>
          <w:lang w:val="es-419"/>
        </w:rPr>
        <w:t xml:space="preserve"> con base a los informes </w:t>
      </w:r>
      <w:r w:rsidR="006E5D66">
        <w:rPr>
          <w:rFonts w:ascii="Arial Narrow" w:eastAsiaTheme="majorEastAsia" w:hAnsi="Arial Narrow" w:cstheme="majorBidi"/>
          <w:sz w:val="22"/>
          <w:szCs w:val="22"/>
          <w:lang w:val="es-419"/>
        </w:rPr>
        <w:t xml:space="preserve">de la entidad </w:t>
      </w:r>
      <w:del w:id="1020" w:author="Stagno Izaguirre, Daniel Alejandro" w:date="2026-06-19T14:26:00Z" w16du:dateUtc="2026-06-19T19:26:00Z">
        <w:r w:rsidR="006E5D66" w:rsidDel="000B64C0">
          <w:rPr>
            <w:rFonts w:ascii="Arial Narrow" w:eastAsiaTheme="majorEastAsia" w:hAnsi="Arial Narrow" w:cstheme="majorBidi"/>
            <w:sz w:val="22"/>
            <w:szCs w:val="22"/>
            <w:lang w:val="es-419"/>
          </w:rPr>
          <w:delText>tecnica</w:delText>
        </w:r>
      </w:del>
      <w:ins w:id="1021" w:author="Stagno Izaguirre, Daniel Alejandro" w:date="2026-06-19T14:26:00Z" w16du:dateUtc="2026-06-19T19:26:00Z">
        <w:r w:rsidR="000B64C0">
          <w:rPr>
            <w:rFonts w:ascii="Arial Narrow" w:eastAsiaTheme="majorEastAsia" w:hAnsi="Arial Narrow" w:cstheme="majorBidi"/>
            <w:sz w:val="22"/>
            <w:szCs w:val="22"/>
            <w:lang w:val="es-419"/>
          </w:rPr>
          <w:t>técnica</w:t>
        </w:r>
      </w:ins>
      <w:r w:rsidR="006E5D66">
        <w:rPr>
          <w:rFonts w:ascii="Arial Narrow" w:eastAsiaTheme="majorEastAsia" w:hAnsi="Arial Narrow" w:cstheme="majorBidi"/>
          <w:sz w:val="22"/>
          <w:szCs w:val="22"/>
          <w:lang w:val="es-419"/>
        </w:rPr>
        <w:t xml:space="preserve">. </w:t>
      </w:r>
      <w:del w:id="1022" w:author="Stagno Izaguirre, Daniel Alejandro" w:date="2026-06-19T14:26:00Z" w16du:dateUtc="2026-06-19T19:26:00Z">
        <w:r w:rsidR="00C629DE" w:rsidDel="000B64C0">
          <w:rPr>
            <w:rFonts w:ascii="Arial Narrow" w:eastAsiaTheme="majorEastAsia" w:hAnsi="Arial Narrow" w:cstheme="majorBidi"/>
            <w:sz w:val="22"/>
            <w:szCs w:val="22"/>
            <w:lang w:val="es-419"/>
          </w:rPr>
          <w:delText>En caso que</w:delText>
        </w:r>
      </w:del>
      <w:ins w:id="1023" w:author="Stagno Izaguirre, Daniel Alejandro" w:date="2026-06-19T14:26:00Z" w16du:dateUtc="2026-06-19T19:26:00Z">
        <w:r w:rsidR="000B64C0">
          <w:rPr>
            <w:rFonts w:ascii="Arial Narrow" w:eastAsiaTheme="majorEastAsia" w:hAnsi="Arial Narrow" w:cstheme="majorBidi"/>
            <w:sz w:val="22"/>
            <w:szCs w:val="22"/>
            <w:lang w:val="es-419"/>
          </w:rPr>
          <w:t>En caso de que</w:t>
        </w:r>
      </w:ins>
      <w:r w:rsidR="00C629DE">
        <w:rPr>
          <w:rFonts w:ascii="Arial Narrow" w:eastAsiaTheme="majorEastAsia" w:hAnsi="Arial Narrow" w:cstheme="majorBidi"/>
          <w:sz w:val="22"/>
          <w:szCs w:val="22"/>
          <w:lang w:val="es-419"/>
        </w:rPr>
        <w:t xml:space="preserve"> los informes determinen </w:t>
      </w:r>
      <w:r w:rsidR="000B443C">
        <w:rPr>
          <w:rFonts w:ascii="Arial Narrow" w:eastAsiaTheme="majorEastAsia" w:hAnsi="Arial Narrow" w:cstheme="majorBidi"/>
          <w:sz w:val="22"/>
          <w:szCs w:val="22"/>
          <w:lang w:val="es-419"/>
        </w:rPr>
        <w:t xml:space="preserve">la </w:t>
      </w:r>
      <w:del w:id="1024" w:author="Stagno Izaguirre, Daniel Alejandro" w:date="2026-06-19T14:26:00Z" w16du:dateUtc="2026-06-19T19:26:00Z">
        <w:r w:rsidR="00CD1B12" w:rsidDel="000B64C0">
          <w:rPr>
            <w:rFonts w:ascii="Arial Narrow" w:eastAsiaTheme="majorEastAsia" w:hAnsi="Arial Narrow" w:cstheme="majorBidi"/>
            <w:sz w:val="22"/>
            <w:szCs w:val="22"/>
            <w:lang w:val="es-419"/>
          </w:rPr>
          <w:delText>imporcedencia</w:delText>
        </w:r>
      </w:del>
      <w:ins w:id="1025" w:author="Stagno Izaguirre, Daniel Alejandro" w:date="2026-06-19T14:26:00Z" w16du:dateUtc="2026-06-19T19:26:00Z">
        <w:r w:rsidR="000B64C0">
          <w:rPr>
            <w:rFonts w:ascii="Arial Narrow" w:eastAsiaTheme="majorEastAsia" w:hAnsi="Arial Narrow" w:cstheme="majorBidi"/>
            <w:sz w:val="22"/>
            <w:szCs w:val="22"/>
            <w:lang w:val="es-419"/>
          </w:rPr>
          <w:t>improcedencia</w:t>
        </w:r>
      </w:ins>
      <w:r w:rsidR="00CD1B12">
        <w:rPr>
          <w:rFonts w:ascii="Arial Narrow" w:eastAsiaTheme="majorEastAsia" w:hAnsi="Arial Narrow" w:cstheme="majorBidi"/>
          <w:sz w:val="22"/>
          <w:szCs w:val="22"/>
          <w:lang w:val="es-419"/>
        </w:rPr>
        <w:t xml:space="preserve"> </w:t>
      </w:r>
      <w:r w:rsidR="0018270A">
        <w:rPr>
          <w:rFonts w:ascii="Arial Narrow" w:eastAsiaTheme="majorEastAsia" w:hAnsi="Arial Narrow" w:cstheme="majorBidi"/>
          <w:sz w:val="22"/>
          <w:szCs w:val="22"/>
          <w:lang w:val="es-419"/>
        </w:rPr>
        <w:t xml:space="preserve">del beneficio tributario, </w:t>
      </w:r>
      <w:r w:rsidR="00144275" w:rsidRPr="00144275">
        <w:rPr>
          <w:rFonts w:ascii="Arial Narrow" w:eastAsiaTheme="majorEastAsia" w:hAnsi="Arial Narrow" w:cstheme="majorBidi"/>
          <w:sz w:val="22"/>
          <w:szCs w:val="22"/>
          <w:lang w:val="es-419"/>
        </w:rPr>
        <w:t>la autoridad tributaria puede exigir la reversión del beneficio, generando obligaciones tributarias adicionales, intereses y eventuales sanciones</w:t>
      </w:r>
      <w:r w:rsidR="00144275">
        <w:rPr>
          <w:rFonts w:ascii="Arial Narrow" w:eastAsiaTheme="majorEastAsia" w:hAnsi="Arial Narrow" w:cstheme="majorBidi"/>
          <w:sz w:val="22"/>
          <w:szCs w:val="22"/>
          <w:lang w:val="es-419"/>
        </w:rPr>
        <w:t>.</w:t>
      </w:r>
      <w:r w:rsidR="000B443C">
        <w:rPr>
          <w:rFonts w:ascii="Arial Narrow" w:eastAsiaTheme="majorEastAsia" w:hAnsi="Arial Narrow" w:cstheme="majorBidi"/>
          <w:sz w:val="22"/>
          <w:szCs w:val="22"/>
          <w:lang w:val="es-419"/>
        </w:rPr>
        <w:t xml:space="preserve"> </w:t>
      </w:r>
    </w:p>
    <w:p w14:paraId="61E50833" w14:textId="77777777" w:rsidR="009642F5" w:rsidRDefault="009642F5" w:rsidP="00D33FD7">
      <w:pPr>
        <w:jc w:val="both"/>
        <w:rPr>
          <w:rFonts w:ascii="Arial Narrow" w:eastAsiaTheme="majorEastAsia" w:hAnsi="Arial Narrow" w:cstheme="majorBidi"/>
          <w:sz w:val="22"/>
          <w:szCs w:val="22"/>
          <w:lang w:val="es-419"/>
        </w:rPr>
      </w:pPr>
    </w:p>
    <w:p w14:paraId="6A3ADBF4" w14:textId="1D2A9D97" w:rsidR="009642F5" w:rsidRDefault="009642F5" w:rsidP="00D33FD7">
      <w:pPr>
        <w:jc w:val="both"/>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t xml:space="preserve">Cuando las empresas obtienen certificación previa, </w:t>
      </w:r>
      <w:r w:rsidR="0023432A">
        <w:rPr>
          <w:rFonts w:ascii="Arial Narrow" w:eastAsiaTheme="majorEastAsia" w:hAnsi="Arial Narrow" w:cstheme="majorBidi"/>
          <w:sz w:val="22"/>
          <w:szCs w:val="22"/>
          <w:lang w:val="es-419"/>
        </w:rPr>
        <w:t xml:space="preserve">como es posible en Francia, España, Colombia y Chile, </w:t>
      </w:r>
      <w:r w:rsidR="00CF5233" w:rsidRPr="00CF5233">
        <w:rPr>
          <w:rFonts w:ascii="Arial Narrow" w:eastAsiaTheme="majorEastAsia" w:hAnsi="Arial Narrow" w:cstheme="majorBidi"/>
          <w:sz w:val="22"/>
          <w:szCs w:val="22"/>
          <w:lang w:val="es-419"/>
        </w:rPr>
        <w:t>el control operativo se distribuye entre la entidad técnica y la administración tributaria.</w:t>
      </w:r>
      <w:r w:rsidR="00776ADC">
        <w:rPr>
          <w:rFonts w:ascii="Arial Narrow" w:eastAsiaTheme="majorEastAsia" w:hAnsi="Arial Narrow" w:cstheme="majorBidi"/>
          <w:sz w:val="22"/>
          <w:szCs w:val="22"/>
          <w:lang w:val="es-419"/>
        </w:rPr>
        <w:t xml:space="preserve"> </w:t>
      </w:r>
      <w:r w:rsidR="00776ADC" w:rsidRPr="00776ADC">
        <w:rPr>
          <w:rFonts w:ascii="Arial Narrow" w:eastAsiaTheme="majorEastAsia" w:hAnsi="Arial Narrow" w:cstheme="majorBidi"/>
          <w:sz w:val="22"/>
          <w:szCs w:val="22"/>
          <w:lang w:val="es-419"/>
        </w:rPr>
        <w:t>La entidad técnica (por ejemplo, CORFO en Chile o MinCiencias/CNBT en Colombia) realiza seguimiento técnico</w:t>
      </w:r>
      <w:r w:rsidR="00527B0A">
        <w:rPr>
          <w:rFonts w:ascii="Arial Narrow" w:eastAsiaTheme="majorEastAsia" w:hAnsi="Arial Narrow" w:cstheme="majorBidi"/>
          <w:sz w:val="22"/>
          <w:szCs w:val="22"/>
          <w:lang w:val="es-419"/>
        </w:rPr>
        <w:t xml:space="preserve"> y financiero</w:t>
      </w:r>
      <w:r w:rsidR="00776ADC" w:rsidRPr="00776ADC">
        <w:rPr>
          <w:rFonts w:ascii="Arial Narrow" w:eastAsiaTheme="majorEastAsia" w:hAnsi="Arial Narrow" w:cstheme="majorBidi"/>
          <w:sz w:val="22"/>
          <w:szCs w:val="22"/>
          <w:lang w:val="es-419"/>
        </w:rPr>
        <w:t>, mientras que la administración tributaria (SII y DIAN) se concentra en verificar la correcta aplicación del beneficio en la declaración fiscal, la correspondencia entre montos autorizados y utilizados, y la consistencia contable.</w:t>
      </w:r>
      <w:r w:rsidR="002A5D9C">
        <w:rPr>
          <w:rFonts w:ascii="Arial Narrow" w:eastAsiaTheme="majorEastAsia" w:hAnsi="Arial Narrow" w:cstheme="majorBidi"/>
          <w:sz w:val="22"/>
          <w:szCs w:val="22"/>
          <w:lang w:val="es-419"/>
        </w:rPr>
        <w:t xml:space="preserve"> </w:t>
      </w:r>
      <w:r w:rsidR="002A5D9C" w:rsidRPr="002A5D9C">
        <w:rPr>
          <w:rFonts w:ascii="Arial Narrow" w:eastAsiaTheme="majorEastAsia" w:hAnsi="Arial Narrow" w:cstheme="majorBidi"/>
          <w:sz w:val="22"/>
          <w:szCs w:val="22"/>
          <w:lang w:val="es-419"/>
        </w:rPr>
        <w:t>Este modelo reduce la carga técnica sobre la administración tributaria, pero requiere altos niveles de coordinación institucional para asegurar un control integral.</w:t>
      </w:r>
    </w:p>
    <w:p w14:paraId="446546BB" w14:textId="77777777" w:rsidR="000C0EC2" w:rsidDel="0058533B" w:rsidRDefault="000C0EC2" w:rsidP="00D33FD7">
      <w:pPr>
        <w:jc w:val="both"/>
        <w:rPr>
          <w:del w:id="1026" w:author="Stagno Izaguirre, Daniel Alejandro" w:date="2026-06-19T15:13:00Z" w16du:dateUtc="2026-06-19T20:13:00Z"/>
          <w:rFonts w:ascii="Arial Narrow" w:eastAsiaTheme="majorEastAsia" w:hAnsi="Arial Narrow" w:cstheme="majorBidi"/>
          <w:sz w:val="22"/>
          <w:szCs w:val="22"/>
          <w:lang w:val="es-419"/>
        </w:rPr>
      </w:pPr>
    </w:p>
    <w:p w14:paraId="14294DE2" w14:textId="72E0BC36" w:rsidR="006117B2" w:rsidDel="0058533B" w:rsidRDefault="00EB45F3" w:rsidP="00D33FD7">
      <w:pPr>
        <w:jc w:val="both"/>
        <w:rPr>
          <w:del w:id="1027" w:author="Stagno Izaguirre, Daniel Alejandro" w:date="2026-06-19T15:13:00Z" w16du:dateUtc="2026-06-19T20:13:00Z"/>
          <w:rFonts w:ascii="Arial Narrow" w:eastAsiaTheme="majorEastAsia" w:hAnsi="Arial Narrow" w:cstheme="majorBidi"/>
          <w:sz w:val="22"/>
          <w:szCs w:val="22"/>
          <w:lang w:val="es-419"/>
        </w:rPr>
      </w:pPr>
      <w:del w:id="1028" w:author="Stagno Izaguirre, Daniel Alejandro" w:date="2026-06-19T15:13:00Z" w16du:dateUtc="2026-06-19T20:13:00Z">
        <w:r w:rsidDel="0058533B">
          <w:rPr>
            <w:rFonts w:ascii="Arial Narrow" w:eastAsiaTheme="majorEastAsia" w:hAnsi="Arial Narrow" w:cstheme="majorBidi"/>
            <w:sz w:val="22"/>
            <w:szCs w:val="22"/>
            <w:lang w:val="es-419"/>
          </w:rPr>
          <w:delText>Para las empresas que acceden al regimen de monetización del incentivo</w:delText>
        </w:r>
        <w:r w:rsidR="008B3312" w:rsidDel="0058533B">
          <w:rPr>
            <w:rFonts w:ascii="Arial Narrow" w:eastAsiaTheme="majorEastAsia" w:hAnsi="Arial Narrow" w:cstheme="majorBidi"/>
            <w:sz w:val="22"/>
            <w:szCs w:val="22"/>
            <w:lang w:val="es-419"/>
          </w:rPr>
          <w:delText xml:space="preserve"> en Francia y España, el sistema incorpora </w:delText>
        </w:r>
        <w:r w:rsidR="00912F62" w:rsidDel="0058533B">
          <w:rPr>
            <w:rFonts w:ascii="Arial Narrow" w:eastAsiaTheme="majorEastAsia" w:hAnsi="Arial Narrow" w:cstheme="majorBidi"/>
            <w:sz w:val="22"/>
            <w:szCs w:val="22"/>
            <w:lang w:val="es-419"/>
          </w:rPr>
          <w:delText>controles adicionales</w:delText>
        </w:r>
        <w:r w:rsidR="00CE3A44" w:rsidDel="0058533B">
          <w:rPr>
            <w:rFonts w:ascii="Arial Narrow" w:eastAsiaTheme="majorEastAsia" w:hAnsi="Arial Narrow" w:cstheme="majorBidi"/>
            <w:sz w:val="22"/>
            <w:szCs w:val="22"/>
            <w:lang w:val="es-419"/>
          </w:rPr>
          <w:delText xml:space="preserve"> orientados a verificar las condiciones</w:delText>
        </w:r>
        <w:r w:rsidR="00FC0A67" w:rsidDel="0058533B">
          <w:rPr>
            <w:rFonts w:ascii="Arial Narrow" w:eastAsiaTheme="majorEastAsia" w:hAnsi="Arial Narrow" w:cstheme="majorBidi"/>
            <w:sz w:val="22"/>
            <w:szCs w:val="22"/>
            <w:lang w:val="es-419"/>
          </w:rPr>
          <w:delText xml:space="preserve"> establecidas.</w:delText>
        </w:r>
      </w:del>
    </w:p>
    <w:p w14:paraId="78A5AB76" w14:textId="77777777" w:rsidR="002F5CD7" w:rsidRDefault="002F5CD7" w:rsidP="00D33FD7">
      <w:pPr>
        <w:jc w:val="both"/>
        <w:rPr>
          <w:rFonts w:ascii="Arial Narrow" w:eastAsiaTheme="majorEastAsia" w:hAnsi="Arial Narrow" w:cstheme="majorBidi"/>
          <w:sz w:val="22"/>
          <w:szCs w:val="22"/>
          <w:lang w:val="es-419"/>
        </w:rPr>
      </w:pPr>
    </w:p>
    <w:p w14:paraId="3B9A5EC0" w14:textId="5D0BA3FE" w:rsidR="000C0EC2" w:rsidRDefault="000C0EC2" w:rsidP="00D33FD7">
      <w:pPr>
        <w:jc w:val="both"/>
        <w:rPr>
          <w:rFonts w:ascii="Arial Narrow" w:eastAsiaTheme="majorEastAsia" w:hAnsi="Arial Narrow" w:cstheme="majorBidi"/>
          <w:sz w:val="22"/>
          <w:szCs w:val="22"/>
          <w:lang w:val="es-419"/>
        </w:rPr>
      </w:pPr>
      <w:commentRangeStart w:id="1029"/>
      <w:r>
        <w:rPr>
          <w:rFonts w:ascii="Arial Narrow" w:eastAsiaTheme="majorEastAsia" w:hAnsi="Arial Narrow" w:cstheme="majorBidi"/>
          <w:sz w:val="22"/>
          <w:szCs w:val="22"/>
          <w:lang w:val="es-419"/>
        </w:rPr>
        <w:t>Los mecanismo</w:t>
      </w:r>
      <w:ins w:id="1030" w:author="Stagno Izaguirre, Daniel Alejandro" w:date="2026-06-19T15:13:00Z" w16du:dateUtc="2026-06-19T20:13:00Z">
        <w:r w:rsidR="0058533B">
          <w:rPr>
            <w:rFonts w:ascii="Arial Narrow" w:eastAsiaTheme="majorEastAsia" w:hAnsi="Arial Narrow" w:cstheme="majorBidi"/>
            <w:sz w:val="22"/>
            <w:szCs w:val="22"/>
            <w:lang w:val="es-419"/>
          </w:rPr>
          <w:t>s</w:t>
        </w:r>
      </w:ins>
      <w:r>
        <w:rPr>
          <w:rFonts w:ascii="Arial Narrow" w:eastAsiaTheme="majorEastAsia" w:hAnsi="Arial Narrow" w:cstheme="majorBidi"/>
          <w:sz w:val="22"/>
          <w:szCs w:val="22"/>
          <w:lang w:val="es-419"/>
        </w:rPr>
        <w:t xml:space="preserve"> de monitoreo y control en los </w:t>
      </w:r>
      <w:del w:id="1031" w:author="Stagno Izaguirre, Daniel Alejandro" w:date="2026-06-19T15:13:00Z" w16du:dateUtc="2026-06-19T20:13:00Z">
        <w:r w:rsidDel="0058533B">
          <w:rPr>
            <w:rFonts w:ascii="Arial Narrow" w:eastAsiaTheme="majorEastAsia" w:hAnsi="Arial Narrow" w:cstheme="majorBidi"/>
            <w:sz w:val="22"/>
            <w:szCs w:val="22"/>
            <w:lang w:val="es-419"/>
          </w:rPr>
          <w:delText>paises</w:delText>
        </w:r>
      </w:del>
      <w:ins w:id="1032" w:author="Stagno Izaguirre, Daniel Alejandro" w:date="2026-06-19T15:13:00Z" w16du:dateUtc="2026-06-19T20:13:00Z">
        <w:r w:rsidR="0058533B">
          <w:rPr>
            <w:rFonts w:ascii="Arial Narrow" w:eastAsiaTheme="majorEastAsia" w:hAnsi="Arial Narrow" w:cstheme="majorBidi"/>
            <w:sz w:val="22"/>
            <w:szCs w:val="22"/>
            <w:lang w:val="es-419"/>
          </w:rPr>
          <w:t>países</w:t>
        </w:r>
      </w:ins>
      <w:r>
        <w:rPr>
          <w:rFonts w:ascii="Arial Narrow" w:eastAsiaTheme="majorEastAsia" w:hAnsi="Arial Narrow" w:cstheme="majorBidi"/>
          <w:sz w:val="22"/>
          <w:szCs w:val="22"/>
          <w:lang w:val="es-419"/>
        </w:rPr>
        <w:t xml:space="preserve"> analizados son </w:t>
      </w:r>
      <w:del w:id="1033" w:author="Stagno Izaguirre, Daniel Alejandro" w:date="2026-06-19T15:13:00Z" w16du:dateUtc="2026-06-19T20:13:00Z">
        <w:r w:rsidR="007D5239" w:rsidRPr="007D5239" w:rsidDel="0058533B">
          <w:rPr>
            <w:rFonts w:ascii="Arial Narrow" w:eastAsiaTheme="majorEastAsia" w:hAnsi="Arial Narrow" w:cstheme="majorBidi"/>
            <w:sz w:val="22"/>
            <w:szCs w:val="22"/>
            <w:lang w:val="es-419"/>
          </w:rPr>
          <w:delText xml:space="preserve">son </w:delText>
        </w:r>
      </w:del>
      <w:r w:rsidR="007D5239" w:rsidRPr="007D5239">
        <w:rPr>
          <w:rFonts w:ascii="Arial Narrow" w:eastAsiaTheme="majorEastAsia" w:hAnsi="Arial Narrow" w:cstheme="majorBidi"/>
          <w:sz w:val="22"/>
          <w:szCs w:val="22"/>
          <w:lang w:val="es-419"/>
        </w:rPr>
        <w:t>consistentes con las buenas prácticas internacionales, que recomiendan sistemas de control escalonados y basados en riesgo, capaces de equilibrar integridad fiscal con eficiencia administrativa</w:t>
      </w:r>
      <w:r w:rsidR="00782C9D">
        <w:rPr>
          <w:rFonts w:ascii="Arial Narrow" w:eastAsiaTheme="majorEastAsia" w:hAnsi="Arial Narrow" w:cstheme="majorBidi"/>
          <w:sz w:val="22"/>
          <w:szCs w:val="22"/>
          <w:lang w:val="es-419"/>
        </w:rPr>
        <w:t xml:space="preserve"> </w:t>
      </w:r>
      <w:sdt>
        <w:sdtPr>
          <w:rPr>
            <w:rFonts w:ascii="Arial Narrow" w:hAnsi="Arial Narrow" w:cs="Arial"/>
            <w:sz w:val="22"/>
            <w:szCs w:val="22"/>
            <w:lang w:val="es-419"/>
          </w:rPr>
          <w:id w:val="803814374"/>
          <w:citation/>
        </w:sdtPr>
        <w:sdtEndPr/>
        <w:sdtContent>
          <w:r w:rsidR="00782C9D">
            <w:rPr>
              <w:rFonts w:ascii="Arial Narrow" w:hAnsi="Arial Narrow" w:cs="Arial"/>
              <w:sz w:val="22"/>
              <w:szCs w:val="22"/>
              <w:lang w:val="es-419"/>
            </w:rPr>
            <w:fldChar w:fldCharType="begin"/>
          </w:r>
          <w:r w:rsidR="00782C9D" w:rsidRPr="0039533C">
            <w:rPr>
              <w:rFonts w:ascii="Arial Narrow" w:hAnsi="Arial Narrow" w:cs="Arial"/>
              <w:sz w:val="22"/>
              <w:szCs w:val="22"/>
              <w:lang w:val="es-419"/>
            </w:rPr>
            <w:instrText xml:space="preserve"> CITATION HMR23 \l 1033 </w:instrText>
          </w:r>
          <w:r w:rsidR="00782C9D">
            <w:rPr>
              <w:rFonts w:ascii="Arial Narrow" w:hAnsi="Arial Narrow" w:cs="Arial"/>
              <w:sz w:val="22"/>
              <w:szCs w:val="22"/>
              <w:lang w:val="es-419"/>
            </w:rPr>
            <w:fldChar w:fldCharType="separate"/>
          </w:r>
          <w:r w:rsidR="00782C9D" w:rsidRPr="0039533C">
            <w:rPr>
              <w:rFonts w:ascii="Arial Narrow" w:hAnsi="Arial Narrow" w:cs="Arial"/>
              <w:noProof/>
              <w:sz w:val="22"/>
              <w:szCs w:val="22"/>
              <w:lang w:val="es-419"/>
            </w:rPr>
            <w:t xml:space="preserve"> (HM Revenue &amp; Customs, 2023)</w:t>
          </w:r>
          <w:r w:rsidR="00782C9D">
            <w:rPr>
              <w:rFonts w:ascii="Arial Narrow" w:hAnsi="Arial Narrow" w:cs="Arial"/>
              <w:sz w:val="22"/>
              <w:szCs w:val="22"/>
              <w:lang w:val="es-419"/>
            </w:rPr>
            <w:fldChar w:fldCharType="end"/>
          </w:r>
        </w:sdtContent>
      </w:sdt>
      <w:r w:rsidR="007D5239" w:rsidRPr="007D5239">
        <w:rPr>
          <w:rFonts w:ascii="Arial Narrow" w:eastAsiaTheme="majorEastAsia" w:hAnsi="Arial Narrow" w:cstheme="majorBidi"/>
          <w:sz w:val="22"/>
          <w:szCs w:val="22"/>
          <w:lang w:val="es-419"/>
        </w:rPr>
        <w:t>.</w:t>
      </w:r>
      <w:commentRangeEnd w:id="1029"/>
      <w:r w:rsidR="009903D4">
        <w:rPr>
          <w:rStyle w:val="CommentReference"/>
          <w:rFonts w:ascii="Arial Narrow" w:eastAsiaTheme="majorEastAsia" w:hAnsi="Arial Narrow" w:cstheme="majorBidi"/>
          <w:sz w:val="22"/>
          <w:szCs w:val="22"/>
          <w:lang w:val="es-419"/>
        </w:rPr>
        <w:commentReference w:id="1029"/>
      </w:r>
    </w:p>
    <w:p w14:paraId="2DE2CF2E" w14:textId="77777777" w:rsidR="002F5CD7" w:rsidRDefault="002F5CD7" w:rsidP="00D33FD7">
      <w:pPr>
        <w:jc w:val="both"/>
        <w:rPr>
          <w:rFonts w:ascii="Arial Narrow" w:eastAsiaTheme="majorEastAsia" w:hAnsi="Arial Narrow" w:cstheme="majorBidi"/>
          <w:sz w:val="22"/>
          <w:szCs w:val="22"/>
          <w:lang w:val="es-419"/>
        </w:rPr>
      </w:pPr>
    </w:p>
    <w:p w14:paraId="34B9FC41" w14:textId="1635AE62" w:rsidR="004E19E9" w:rsidRPr="00022714" w:rsidRDefault="008751E6" w:rsidP="00022714">
      <w:pPr>
        <w:pStyle w:val="ListParagraph"/>
        <w:numPr>
          <w:ilvl w:val="2"/>
          <w:numId w:val="56"/>
        </w:numPr>
        <w:jc w:val="both"/>
        <w:rPr>
          <w:rFonts w:ascii="Arial Narrow" w:eastAsiaTheme="majorEastAsia" w:hAnsi="Arial Narrow" w:cstheme="majorBidi"/>
          <w:b/>
          <w:bCs/>
          <w:sz w:val="22"/>
          <w:szCs w:val="22"/>
          <w:lang w:val="es-419"/>
          <w:rPrChange w:id="1034" w:author="Stagno Izaguirre, Daniel Alejandro" w:date="2026-06-19T15:18:00Z" w16du:dateUtc="2026-06-19T20:18:00Z">
            <w:rPr>
              <w:rFonts w:eastAsiaTheme="majorEastAsia"/>
              <w:lang w:val="es-419"/>
            </w:rPr>
          </w:rPrChange>
        </w:rPr>
        <w:pPrChange w:id="1035" w:author="Stagno Izaguirre, Daniel Alejandro" w:date="2026-06-19T15:18:00Z" w16du:dateUtc="2026-06-19T20:18:00Z">
          <w:pPr>
            <w:jc w:val="both"/>
          </w:pPr>
        </w:pPrChange>
      </w:pPr>
      <w:del w:id="1036" w:author="Stagno Izaguirre, Daniel Alejandro" w:date="2026-06-19T15:18:00Z" w16du:dateUtc="2026-06-19T20:18:00Z">
        <w:r w:rsidRPr="00022714" w:rsidDel="00022714">
          <w:rPr>
            <w:rFonts w:ascii="Arial Narrow" w:eastAsiaTheme="majorEastAsia" w:hAnsi="Arial Narrow" w:cstheme="majorBidi"/>
            <w:b/>
            <w:bCs/>
            <w:sz w:val="22"/>
            <w:szCs w:val="22"/>
            <w:lang w:val="es-419"/>
            <w:rPrChange w:id="1037" w:author="Stagno Izaguirre, Daniel Alejandro" w:date="2026-06-19T15:18:00Z" w16du:dateUtc="2026-06-19T20:18:00Z">
              <w:rPr>
                <w:rFonts w:eastAsiaTheme="majorEastAsia"/>
                <w:lang w:val="es-419"/>
              </w:rPr>
            </w:rPrChange>
          </w:rPr>
          <w:delText xml:space="preserve">2.3.2 </w:delText>
        </w:r>
      </w:del>
      <w:r w:rsidR="004E19E9" w:rsidRPr="00022714">
        <w:rPr>
          <w:rFonts w:ascii="Arial Narrow" w:eastAsiaTheme="majorEastAsia" w:hAnsi="Arial Narrow" w:cstheme="majorBidi"/>
          <w:b/>
          <w:bCs/>
          <w:sz w:val="22"/>
          <w:szCs w:val="22"/>
          <w:lang w:val="es-419"/>
          <w:rPrChange w:id="1038" w:author="Stagno Izaguirre, Daniel Alejandro" w:date="2026-06-19T15:18:00Z" w16du:dateUtc="2026-06-19T20:18:00Z">
            <w:rPr>
              <w:rFonts w:eastAsiaTheme="majorEastAsia"/>
              <w:lang w:val="es-419"/>
            </w:rPr>
          </w:rPrChange>
        </w:rPr>
        <w:t>Monitoreo del uso del instrumento</w:t>
      </w:r>
      <w:ins w:id="1039" w:author="Stagno Izaguirre, Daniel Alejandro" w:date="2026-06-19T15:21:00Z" w16du:dateUtc="2026-06-19T20:21:00Z">
        <w:r w:rsidR="006F1B72">
          <w:rPr>
            <w:rFonts w:ascii="Arial Narrow" w:eastAsiaTheme="majorEastAsia" w:hAnsi="Arial Narrow" w:cstheme="majorBidi"/>
            <w:b/>
            <w:bCs/>
            <w:sz w:val="22"/>
            <w:szCs w:val="22"/>
            <w:lang w:val="es-419"/>
          </w:rPr>
          <w:t xml:space="preserve"> y evaluación de resultados e impacto</w:t>
        </w:r>
      </w:ins>
    </w:p>
    <w:p w14:paraId="5E0F1AFC" w14:textId="77777777" w:rsidR="004E19E9" w:rsidRPr="004E19E9" w:rsidRDefault="004E19E9" w:rsidP="004E19E9">
      <w:pPr>
        <w:jc w:val="both"/>
        <w:rPr>
          <w:rFonts w:ascii="Arial Narrow" w:eastAsiaTheme="majorEastAsia" w:hAnsi="Arial Narrow" w:cstheme="majorBidi"/>
          <w:sz w:val="22"/>
          <w:szCs w:val="22"/>
          <w:lang w:val="es-419"/>
        </w:rPr>
      </w:pPr>
    </w:p>
    <w:p w14:paraId="341825F4" w14:textId="37EB9B9C" w:rsidR="004E19E9" w:rsidRPr="004E19E9" w:rsidDel="00022714" w:rsidRDefault="004E19E9" w:rsidP="004E19E9">
      <w:pPr>
        <w:jc w:val="both"/>
        <w:rPr>
          <w:del w:id="1040" w:author="Stagno Izaguirre, Daniel Alejandro" w:date="2026-06-19T15:18:00Z" w16du:dateUtc="2026-06-19T20:18:00Z"/>
          <w:rFonts w:ascii="Arial Narrow" w:eastAsiaTheme="majorEastAsia" w:hAnsi="Arial Narrow" w:cstheme="majorBidi"/>
          <w:sz w:val="22"/>
          <w:szCs w:val="22"/>
          <w:lang w:val="es-419"/>
        </w:rPr>
      </w:pPr>
      <w:r w:rsidRPr="004E19E9">
        <w:rPr>
          <w:rFonts w:ascii="Arial Narrow" w:eastAsiaTheme="majorEastAsia" w:hAnsi="Arial Narrow" w:cstheme="majorBidi"/>
          <w:sz w:val="22"/>
          <w:szCs w:val="22"/>
          <w:lang w:val="es-419"/>
        </w:rPr>
        <w:t>Más allá del control de cumplimiento, todos los países han desarrollado mecanismos para monitorear el uso del instrumento, aunque con distinto grado de sistematicidad.</w:t>
      </w:r>
      <w:del w:id="1041" w:author="Stagno Izaguirre, Daniel Alejandro" w:date="2026-06-19T15:20:00Z" w16du:dateUtc="2026-06-19T20:20:00Z">
        <w:r w:rsidR="003D7773" w:rsidDel="008C119D">
          <w:rPr>
            <w:rFonts w:ascii="Arial Narrow" w:eastAsiaTheme="majorEastAsia" w:hAnsi="Arial Narrow" w:cstheme="majorBidi"/>
            <w:sz w:val="22"/>
            <w:szCs w:val="22"/>
            <w:lang w:val="es-419"/>
          </w:rPr>
          <w:delText xml:space="preserve"> Esta tarea </w:delText>
        </w:r>
      </w:del>
      <w:del w:id="1042" w:author="Stagno Izaguirre, Daniel Alejandro" w:date="2026-06-19T15:17:00Z" w16du:dateUtc="2026-06-19T20:17:00Z">
        <w:r w:rsidR="003D7773" w:rsidDel="00F368A8">
          <w:rPr>
            <w:rFonts w:ascii="Arial Narrow" w:eastAsiaTheme="majorEastAsia" w:hAnsi="Arial Narrow" w:cstheme="majorBidi"/>
            <w:sz w:val="22"/>
            <w:szCs w:val="22"/>
            <w:lang w:val="es-419"/>
          </w:rPr>
          <w:delText xml:space="preserve">por lo general, </w:delText>
        </w:r>
      </w:del>
      <w:del w:id="1043" w:author="Stagno Izaguirre, Daniel Alejandro" w:date="2026-06-19T15:20:00Z" w16du:dateUtc="2026-06-19T20:20:00Z">
        <w:r w:rsidR="003D7773" w:rsidDel="008C119D">
          <w:rPr>
            <w:rFonts w:ascii="Arial Narrow" w:eastAsiaTheme="majorEastAsia" w:hAnsi="Arial Narrow" w:cstheme="majorBidi"/>
            <w:sz w:val="22"/>
            <w:szCs w:val="22"/>
            <w:lang w:val="es-419"/>
          </w:rPr>
          <w:delText xml:space="preserve">recae en la entidad técnica. </w:delText>
        </w:r>
      </w:del>
      <w:r w:rsidR="00D45195">
        <w:rPr>
          <w:rFonts w:ascii="Arial Narrow" w:eastAsiaTheme="majorEastAsia" w:hAnsi="Arial Narrow" w:cstheme="majorBidi"/>
          <w:sz w:val="22"/>
          <w:szCs w:val="22"/>
          <w:lang w:val="es-419"/>
        </w:rPr>
        <w:t xml:space="preserve"> </w:t>
      </w:r>
      <w:r w:rsidRPr="004E19E9">
        <w:rPr>
          <w:rFonts w:ascii="Arial Narrow" w:eastAsiaTheme="majorEastAsia" w:hAnsi="Arial Narrow" w:cstheme="majorBidi"/>
          <w:sz w:val="22"/>
          <w:szCs w:val="22"/>
          <w:lang w:val="es-419"/>
        </w:rPr>
        <w:t>En general, los sistemas</w:t>
      </w:r>
      <w:ins w:id="1044" w:author="Stagno Izaguirre, Daniel Alejandro" w:date="2026-06-19T15:18:00Z" w16du:dateUtc="2026-06-19T20:18:00Z">
        <w:r w:rsidR="00022714">
          <w:rPr>
            <w:rFonts w:ascii="Arial Narrow" w:eastAsiaTheme="majorEastAsia" w:hAnsi="Arial Narrow" w:cstheme="majorBidi"/>
            <w:sz w:val="22"/>
            <w:szCs w:val="22"/>
            <w:lang w:val="es-419"/>
          </w:rPr>
          <w:t xml:space="preserve"> de monitoreo</w:t>
        </w:r>
      </w:ins>
      <w:r w:rsidRPr="004E19E9">
        <w:rPr>
          <w:rFonts w:ascii="Arial Narrow" w:eastAsiaTheme="majorEastAsia" w:hAnsi="Arial Narrow" w:cstheme="majorBidi"/>
          <w:sz w:val="22"/>
          <w:szCs w:val="22"/>
          <w:lang w:val="es-419"/>
        </w:rPr>
        <w:t xml:space="preserve"> permiten construir información sobre variables básicas como</w:t>
      </w:r>
      <w:ins w:id="1045" w:author="Stagno Izaguirre, Daniel Alejandro" w:date="2026-06-19T15:18:00Z" w16du:dateUtc="2026-06-19T20:18:00Z">
        <w:r w:rsidR="00022714">
          <w:rPr>
            <w:rFonts w:ascii="Arial Narrow" w:eastAsiaTheme="majorEastAsia" w:hAnsi="Arial Narrow" w:cstheme="majorBidi"/>
            <w:sz w:val="22"/>
            <w:szCs w:val="22"/>
            <w:lang w:val="es-419"/>
          </w:rPr>
          <w:t xml:space="preserve"> e</w:t>
        </w:r>
      </w:ins>
      <w:ins w:id="1046" w:author="Stagno Izaguirre, Daniel Alejandro" w:date="2026-06-19T15:20:00Z" w16du:dateUtc="2026-06-19T20:20:00Z">
        <w:r w:rsidR="008C119D">
          <w:rPr>
            <w:rFonts w:ascii="Arial Narrow" w:eastAsiaTheme="majorEastAsia" w:hAnsi="Arial Narrow" w:cstheme="majorBidi"/>
            <w:sz w:val="22"/>
            <w:szCs w:val="22"/>
            <w:lang w:val="es-419"/>
          </w:rPr>
          <w:t>l</w:t>
        </w:r>
      </w:ins>
      <w:ins w:id="1047" w:author="Stagno Izaguirre, Daniel Alejandro" w:date="2026-06-19T15:18:00Z" w16du:dateUtc="2026-06-19T20:18:00Z">
        <w:r w:rsidR="00022714">
          <w:rPr>
            <w:rFonts w:ascii="Arial Narrow" w:eastAsiaTheme="majorEastAsia" w:hAnsi="Arial Narrow" w:cstheme="majorBidi"/>
            <w:sz w:val="22"/>
            <w:szCs w:val="22"/>
            <w:lang w:val="es-419"/>
          </w:rPr>
          <w:t xml:space="preserve"> </w:t>
        </w:r>
      </w:ins>
      <w:del w:id="1048" w:author="Stagno Izaguirre, Daniel Alejandro" w:date="2026-06-19T15:18:00Z" w16du:dateUtc="2026-06-19T20:18:00Z">
        <w:r w:rsidRPr="004E19E9" w:rsidDel="00022714">
          <w:rPr>
            <w:rFonts w:ascii="Arial Narrow" w:eastAsiaTheme="majorEastAsia" w:hAnsi="Arial Narrow" w:cstheme="majorBidi"/>
            <w:sz w:val="22"/>
            <w:szCs w:val="22"/>
            <w:lang w:val="es-419"/>
          </w:rPr>
          <w:delText>:</w:delText>
        </w:r>
      </w:del>
    </w:p>
    <w:p w14:paraId="1D74DBB5" w14:textId="77777777" w:rsidR="004E19E9" w:rsidRPr="004E19E9" w:rsidDel="00022714" w:rsidRDefault="004E19E9" w:rsidP="004E19E9">
      <w:pPr>
        <w:jc w:val="both"/>
        <w:rPr>
          <w:del w:id="1049" w:author="Stagno Izaguirre, Daniel Alejandro" w:date="2026-06-19T15:18:00Z" w16du:dateUtc="2026-06-19T20:18:00Z"/>
          <w:rFonts w:ascii="Arial Narrow" w:eastAsiaTheme="majorEastAsia" w:hAnsi="Arial Narrow" w:cstheme="majorBidi"/>
          <w:sz w:val="22"/>
          <w:szCs w:val="22"/>
          <w:lang w:val="es-419"/>
        </w:rPr>
      </w:pPr>
    </w:p>
    <w:p w14:paraId="271D6EF8" w14:textId="7B47A13F" w:rsidR="004E19E9" w:rsidRPr="00022714" w:rsidDel="00022714" w:rsidRDefault="004E19E9" w:rsidP="00022714">
      <w:pPr>
        <w:jc w:val="both"/>
        <w:rPr>
          <w:del w:id="1050" w:author="Stagno Izaguirre, Daniel Alejandro" w:date="2026-06-19T15:18:00Z" w16du:dateUtc="2026-06-19T20:18:00Z"/>
          <w:rFonts w:ascii="Arial Narrow" w:eastAsiaTheme="majorEastAsia" w:hAnsi="Arial Narrow" w:cstheme="majorBidi"/>
          <w:sz w:val="22"/>
          <w:szCs w:val="22"/>
          <w:lang w:val="es-419"/>
          <w:rPrChange w:id="1051" w:author="Stagno Izaguirre, Daniel Alejandro" w:date="2026-06-19T15:18:00Z" w16du:dateUtc="2026-06-19T20:18:00Z">
            <w:rPr>
              <w:del w:id="1052" w:author="Stagno Izaguirre, Daniel Alejandro" w:date="2026-06-19T15:18:00Z" w16du:dateUtc="2026-06-19T20:18:00Z"/>
              <w:rFonts w:eastAsiaTheme="majorEastAsia"/>
              <w:lang w:val="es-419"/>
            </w:rPr>
          </w:rPrChange>
        </w:rPr>
        <w:pPrChange w:id="1053" w:author="Stagno Izaguirre, Daniel Alejandro" w:date="2026-06-19T15:19:00Z" w16du:dateUtc="2026-06-19T20:19:00Z">
          <w:pPr>
            <w:pStyle w:val="ListParagraph"/>
            <w:numPr>
              <w:numId w:val="52"/>
            </w:numPr>
            <w:ind w:hanging="360"/>
            <w:jc w:val="both"/>
          </w:pPr>
        </w:pPrChange>
      </w:pPr>
      <w:r w:rsidRPr="00022714">
        <w:rPr>
          <w:rFonts w:ascii="Arial Narrow" w:eastAsiaTheme="majorEastAsia" w:hAnsi="Arial Narrow" w:cstheme="majorBidi"/>
          <w:sz w:val="22"/>
          <w:szCs w:val="22"/>
          <w:lang w:val="es-419"/>
          <w:rPrChange w:id="1054" w:author="Stagno Izaguirre, Daniel Alejandro" w:date="2026-06-19T15:18:00Z" w16du:dateUtc="2026-06-19T20:18:00Z">
            <w:rPr>
              <w:rFonts w:eastAsiaTheme="majorEastAsia"/>
              <w:lang w:val="es-419"/>
            </w:rPr>
          </w:rPrChange>
        </w:rPr>
        <w:t>número de empresas beneficiarias,</w:t>
      </w:r>
      <w:ins w:id="1055" w:author="Stagno Izaguirre, Daniel Alejandro" w:date="2026-06-19T15:18:00Z" w16du:dateUtc="2026-06-19T20:18:00Z">
        <w:r w:rsidR="00022714">
          <w:rPr>
            <w:rFonts w:ascii="Arial Narrow" w:eastAsiaTheme="majorEastAsia" w:hAnsi="Arial Narrow" w:cstheme="majorBidi"/>
            <w:sz w:val="22"/>
            <w:szCs w:val="22"/>
            <w:lang w:val="es-419"/>
          </w:rPr>
          <w:t xml:space="preserve"> </w:t>
        </w:r>
      </w:ins>
      <w:ins w:id="1056" w:author="Stagno Izaguirre, Daniel Alejandro" w:date="2026-06-19T15:19:00Z" w16du:dateUtc="2026-06-19T20:19:00Z">
        <w:r w:rsidR="00022714">
          <w:rPr>
            <w:rFonts w:ascii="Arial Narrow" w:eastAsiaTheme="majorEastAsia" w:hAnsi="Arial Narrow" w:cstheme="majorBidi"/>
            <w:sz w:val="22"/>
            <w:szCs w:val="22"/>
            <w:lang w:val="es-419"/>
          </w:rPr>
          <w:t>la magnitud</w:t>
        </w:r>
      </w:ins>
    </w:p>
    <w:p w14:paraId="2F36ED1F" w14:textId="271DE627" w:rsidR="004E19E9" w:rsidRPr="00022714" w:rsidDel="00022714" w:rsidRDefault="004E19E9" w:rsidP="00022714">
      <w:pPr>
        <w:jc w:val="both"/>
        <w:rPr>
          <w:del w:id="1057" w:author="Stagno Izaguirre, Daniel Alejandro" w:date="2026-06-19T15:19:00Z" w16du:dateUtc="2026-06-19T20:19:00Z"/>
          <w:rFonts w:ascii="Arial Narrow" w:eastAsiaTheme="majorEastAsia" w:hAnsi="Arial Narrow" w:cstheme="majorBidi"/>
          <w:sz w:val="22"/>
          <w:szCs w:val="22"/>
          <w:lang w:val="es-419"/>
          <w:rPrChange w:id="1058" w:author="Stagno Izaguirre, Daniel Alejandro" w:date="2026-06-19T15:18:00Z" w16du:dateUtc="2026-06-19T20:18:00Z">
            <w:rPr>
              <w:del w:id="1059" w:author="Stagno Izaguirre, Daniel Alejandro" w:date="2026-06-19T15:19:00Z" w16du:dateUtc="2026-06-19T20:19:00Z"/>
              <w:rFonts w:eastAsiaTheme="majorEastAsia"/>
              <w:lang w:val="es-419"/>
            </w:rPr>
          </w:rPrChange>
        </w:rPr>
        <w:pPrChange w:id="1060" w:author="Stagno Izaguirre, Daniel Alejandro" w:date="2026-06-19T15:19:00Z" w16du:dateUtc="2026-06-19T20:19:00Z">
          <w:pPr>
            <w:pStyle w:val="ListParagraph"/>
            <w:numPr>
              <w:numId w:val="52"/>
            </w:numPr>
            <w:ind w:hanging="360"/>
            <w:jc w:val="both"/>
          </w:pPr>
        </w:pPrChange>
      </w:pPr>
      <w:del w:id="1061" w:author="Stagno Izaguirre, Daniel Alejandro" w:date="2026-06-19T15:19:00Z" w16du:dateUtc="2026-06-19T20:19:00Z">
        <w:r w:rsidRPr="00022714" w:rsidDel="00022714">
          <w:rPr>
            <w:rFonts w:ascii="Arial Narrow" w:eastAsiaTheme="majorEastAsia" w:hAnsi="Arial Narrow" w:cstheme="majorBidi"/>
            <w:sz w:val="22"/>
            <w:szCs w:val="22"/>
            <w:lang w:val="es-419"/>
            <w:rPrChange w:id="1062" w:author="Stagno Izaguirre, Daniel Alejandro" w:date="2026-06-19T15:18:00Z" w16du:dateUtc="2026-06-19T20:18:00Z">
              <w:rPr>
                <w:rFonts w:eastAsiaTheme="majorEastAsia"/>
                <w:lang w:val="es-419"/>
              </w:rPr>
            </w:rPrChange>
          </w:rPr>
          <w:delText>monto</w:delText>
        </w:r>
      </w:del>
      <w:r w:rsidRPr="00022714">
        <w:rPr>
          <w:rFonts w:ascii="Arial Narrow" w:eastAsiaTheme="majorEastAsia" w:hAnsi="Arial Narrow" w:cstheme="majorBidi"/>
          <w:sz w:val="22"/>
          <w:szCs w:val="22"/>
          <w:lang w:val="es-419"/>
          <w:rPrChange w:id="1063" w:author="Stagno Izaguirre, Daniel Alejandro" w:date="2026-06-19T15:18:00Z" w16du:dateUtc="2026-06-19T20:18:00Z">
            <w:rPr>
              <w:rFonts w:eastAsiaTheme="majorEastAsia"/>
              <w:lang w:val="es-419"/>
            </w:rPr>
          </w:rPrChange>
        </w:rPr>
        <w:t xml:space="preserve"> del gasto tributario,</w:t>
      </w:r>
      <w:ins w:id="1064" w:author="Stagno Izaguirre, Daniel Alejandro" w:date="2026-06-19T15:19:00Z" w16du:dateUtc="2026-06-19T20:19:00Z">
        <w:r w:rsidR="00022714">
          <w:rPr>
            <w:rFonts w:ascii="Arial Narrow" w:eastAsiaTheme="majorEastAsia" w:hAnsi="Arial Narrow" w:cstheme="majorBidi"/>
            <w:sz w:val="22"/>
            <w:szCs w:val="22"/>
            <w:lang w:val="es-419"/>
          </w:rPr>
          <w:t xml:space="preserve"> el </w:t>
        </w:r>
      </w:ins>
    </w:p>
    <w:p w14:paraId="69338D9C" w14:textId="46BFC981" w:rsidR="004E19E9" w:rsidRPr="00022714" w:rsidDel="00022714" w:rsidRDefault="004E19E9" w:rsidP="00022714">
      <w:pPr>
        <w:jc w:val="both"/>
        <w:rPr>
          <w:del w:id="1065" w:author="Stagno Izaguirre, Daniel Alejandro" w:date="2026-06-19T15:19:00Z" w16du:dateUtc="2026-06-19T20:19:00Z"/>
          <w:rFonts w:ascii="Arial Narrow" w:eastAsiaTheme="majorEastAsia" w:hAnsi="Arial Narrow" w:cstheme="majorBidi"/>
          <w:sz w:val="22"/>
          <w:szCs w:val="22"/>
          <w:lang w:val="es-419"/>
          <w:rPrChange w:id="1066" w:author="Stagno Izaguirre, Daniel Alejandro" w:date="2026-06-19T15:19:00Z" w16du:dateUtc="2026-06-19T20:19:00Z">
            <w:rPr>
              <w:del w:id="1067" w:author="Stagno Izaguirre, Daniel Alejandro" w:date="2026-06-19T15:19:00Z" w16du:dateUtc="2026-06-19T20:19:00Z"/>
              <w:rFonts w:eastAsiaTheme="majorEastAsia"/>
              <w:lang w:val="es-419"/>
            </w:rPr>
          </w:rPrChange>
        </w:rPr>
        <w:pPrChange w:id="1068" w:author="Stagno Izaguirre, Daniel Alejandro" w:date="2026-06-19T15:19:00Z" w16du:dateUtc="2026-06-19T20:19:00Z">
          <w:pPr>
            <w:pStyle w:val="ListParagraph"/>
            <w:numPr>
              <w:numId w:val="52"/>
            </w:numPr>
            <w:ind w:hanging="360"/>
            <w:jc w:val="both"/>
          </w:pPr>
        </w:pPrChange>
      </w:pPr>
      <w:r w:rsidRPr="00022714">
        <w:rPr>
          <w:rFonts w:ascii="Arial Narrow" w:eastAsiaTheme="majorEastAsia" w:hAnsi="Arial Narrow" w:cstheme="majorBidi"/>
          <w:sz w:val="22"/>
          <w:szCs w:val="22"/>
          <w:lang w:val="es-419"/>
          <w:rPrChange w:id="1069" w:author="Stagno Izaguirre, Daniel Alejandro" w:date="2026-06-19T15:19:00Z" w16du:dateUtc="2026-06-19T20:19:00Z">
            <w:rPr>
              <w:rFonts w:eastAsiaTheme="majorEastAsia"/>
              <w:lang w:val="es-419"/>
            </w:rPr>
          </w:rPrChange>
        </w:rPr>
        <w:t>volumen de inversión en I+D declarada o certificada</w:t>
      </w:r>
      <w:ins w:id="1070" w:author="Stagno Izaguirre, Daniel Alejandro" w:date="2026-06-19T15:19:00Z" w16du:dateUtc="2026-06-19T20:19:00Z">
        <w:r w:rsidR="00EB7D5A">
          <w:rPr>
            <w:rFonts w:ascii="Arial Narrow" w:eastAsiaTheme="majorEastAsia" w:hAnsi="Arial Narrow" w:cstheme="majorBidi"/>
            <w:sz w:val="22"/>
            <w:szCs w:val="22"/>
            <w:lang w:val="es-419"/>
          </w:rPr>
          <w:t>,</w:t>
        </w:r>
        <w:r w:rsidR="00022714">
          <w:rPr>
            <w:rFonts w:ascii="Arial Narrow" w:eastAsiaTheme="majorEastAsia" w:hAnsi="Arial Narrow" w:cstheme="majorBidi"/>
            <w:sz w:val="22"/>
            <w:szCs w:val="22"/>
            <w:lang w:val="es-419"/>
          </w:rPr>
          <w:t xml:space="preserve"> y la </w:t>
        </w:r>
      </w:ins>
      <w:del w:id="1071" w:author="Stagno Izaguirre, Daniel Alejandro" w:date="2026-06-19T15:19:00Z" w16du:dateUtc="2026-06-19T20:19:00Z">
        <w:r w:rsidRPr="00022714" w:rsidDel="00022714">
          <w:rPr>
            <w:rFonts w:ascii="Arial Narrow" w:eastAsiaTheme="majorEastAsia" w:hAnsi="Arial Narrow" w:cstheme="majorBidi"/>
            <w:sz w:val="22"/>
            <w:szCs w:val="22"/>
            <w:lang w:val="es-419"/>
            <w:rPrChange w:id="1072" w:author="Stagno Izaguirre, Daniel Alejandro" w:date="2026-06-19T15:19:00Z" w16du:dateUtc="2026-06-19T20:19:00Z">
              <w:rPr>
                <w:rFonts w:eastAsiaTheme="majorEastAsia"/>
                <w:lang w:val="es-419"/>
              </w:rPr>
            </w:rPrChange>
          </w:rPr>
          <w:delText>,</w:delText>
        </w:r>
      </w:del>
    </w:p>
    <w:p w14:paraId="79CC8138" w14:textId="6EF808B0" w:rsidR="004E19E9" w:rsidRPr="00022714" w:rsidRDefault="004E19E9" w:rsidP="00022714">
      <w:pPr>
        <w:jc w:val="both"/>
        <w:rPr>
          <w:rFonts w:ascii="Arial Narrow" w:eastAsiaTheme="majorEastAsia" w:hAnsi="Arial Narrow" w:cstheme="majorBidi"/>
          <w:sz w:val="22"/>
          <w:szCs w:val="22"/>
          <w:lang w:val="es-419"/>
          <w:rPrChange w:id="1073" w:author="Stagno Izaguirre, Daniel Alejandro" w:date="2026-06-19T15:19:00Z" w16du:dateUtc="2026-06-19T20:19:00Z">
            <w:rPr>
              <w:rFonts w:eastAsiaTheme="majorEastAsia"/>
              <w:lang w:val="es-419"/>
            </w:rPr>
          </w:rPrChange>
        </w:rPr>
        <w:pPrChange w:id="1074" w:author="Stagno Izaguirre, Daniel Alejandro" w:date="2026-06-19T15:19:00Z" w16du:dateUtc="2026-06-19T20:19:00Z">
          <w:pPr>
            <w:pStyle w:val="ListParagraph"/>
            <w:numPr>
              <w:numId w:val="52"/>
            </w:numPr>
            <w:ind w:hanging="360"/>
            <w:jc w:val="both"/>
          </w:pPr>
        </w:pPrChange>
      </w:pPr>
      <w:r w:rsidRPr="00022714">
        <w:rPr>
          <w:rFonts w:ascii="Arial Narrow" w:eastAsiaTheme="majorEastAsia" w:hAnsi="Arial Narrow" w:cstheme="majorBidi"/>
          <w:sz w:val="22"/>
          <w:szCs w:val="22"/>
          <w:lang w:val="es-419"/>
          <w:rPrChange w:id="1075" w:author="Stagno Izaguirre, Daniel Alejandro" w:date="2026-06-19T15:19:00Z" w16du:dateUtc="2026-06-19T20:19:00Z">
            <w:rPr>
              <w:rFonts w:eastAsiaTheme="majorEastAsia"/>
              <w:lang w:val="es-419"/>
            </w:rPr>
          </w:rPrChange>
        </w:rPr>
        <w:t>distribución sectorial o por tamaño de empresa.</w:t>
      </w:r>
      <w:ins w:id="1076" w:author="Stagno Izaguirre, Daniel Alejandro" w:date="2026-06-19T15:20:00Z" w16du:dateUtc="2026-06-19T20:20:00Z">
        <w:r w:rsidR="008C119D">
          <w:rPr>
            <w:rFonts w:ascii="Arial Narrow" w:eastAsiaTheme="majorEastAsia" w:hAnsi="Arial Narrow" w:cstheme="majorBidi"/>
            <w:sz w:val="22"/>
            <w:szCs w:val="22"/>
            <w:lang w:val="es-419"/>
          </w:rPr>
          <w:t xml:space="preserve"> Esta tarea suele recaer en la entidad técnica.  </w:t>
        </w:r>
      </w:ins>
    </w:p>
    <w:p w14:paraId="35864299" w14:textId="77777777" w:rsidR="004E19E9" w:rsidRPr="004E19E9" w:rsidRDefault="004E19E9" w:rsidP="004E19E9">
      <w:pPr>
        <w:jc w:val="both"/>
        <w:rPr>
          <w:rFonts w:ascii="Arial Narrow" w:eastAsiaTheme="majorEastAsia" w:hAnsi="Arial Narrow" w:cstheme="majorBidi"/>
          <w:sz w:val="22"/>
          <w:szCs w:val="22"/>
          <w:lang w:val="es-419"/>
        </w:rPr>
      </w:pPr>
    </w:p>
    <w:p w14:paraId="7AB5A7CB" w14:textId="67F0BAAC" w:rsidR="004E19E9" w:rsidRPr="004E19E9" w:rsidDel="00DF4C9F" w:rsidRDefault="004E19E9" w:rsidP="004E19E9">
      <w:pPr>
        <w:jc w:val="both"/>
        <w:rPr>
          <w:del w:id="1077" w:author="Stagno Izaguirre, Daniel Alejandro" w:date="2026-06-19T15:20:00Z" w16du:dateUtc="2026-06-19T20:20:00Z"/>
          <w:rFonts w:ascii="Arial Narrow" w:eastAsiaTheme="majorEastAsia" w:hAnsi="Arial Narrow" w:cstheme="majorBidi"/>
          <w:sz w:val="22"/>
          <w:szCs w:val="22"/>
          <w:lang w:val="es-419"/>
        </w:rPr>
      </w:pPr>
      <w:r w:rsidRPr="004E19E9">
        <w:rPr>
          <w:rFonts w:ascii="Arial Narrow" w:eastAsiaTheme="majorEastAsia" w:hAnsi="Arial Narrow" w:cstheme="majorBidi"/>
          <w:sz w:val="22"/>
          <w:szCs w:val="22"/>
          <w:lang w:val="es-419"/>
        </w:rPr>
        <w:t>Francia destaca por la producción periódica de reportes sobre el costo fiscal y el uso del crédito CIR, lo que permite un seguimiento continuo del instrumento. España y Portugal también generan información agregada sobre beneficiarios y montos, en parte asociada a sus sistemas de reporte técnico y fiscal. En Brasil, la información recopilada a través del sistema de reporte anual permite construir bases de datos relativamente detalladas sobre el perfil de las empresas beneficiarias.</w:t>
      </w:r>
      <w:ins w:id="1078" w:author="Stagno Izaguirre, Daniel Alejandro" w:date="2026-06-19T15:20:00Z" w16du:dateUtc="2026-06-19T20:20:00Z">
        <w:r w:rsidR="00DF4C9F">
          <w:rPr>
            <w:rFonts w:ascii="Arial Narrow" w:eastAsiaTheme="majorEastAsia" w:hAnsi="Arial Narrow" w:cstheme="majorBidi"/>
            <w:sz w:val="22"/>
            <w:szCs w:val="22"/>
            <w:lang w:val="es-419"/>
          </w:rPr>
          <w:t xml:space="preserve"> </w:t>
        </w:r>
      </w:ins>
    </w:p>
    <w:p w14:paraId="25F30A23" w14:textId="77777777" w:rsidR="004E19E9" w:rsidRPr="004E19E9" w:rsidDel="00DF4C9F" w:rsidRDefault="004E19E9" w:rsidP="004E19E9">
      <w:pPr>
        <w:jc w:val="both"/>
        <w:rPr>
          <w:del w:id="1079" w:author="Stagno Izaguirre, Daniel Alejandro" w:date="2026-06-19T15:20:00Z" w16du:dateUtc="2026-06-19T20:20:00Z"/>
          <w:rFonts w:ascii="Arial Narrow" w:eastAsiaTheme="majorEastAsia" w:hAnsi="Arial Narrow" w:cstheme="majorBidi"/>
          <w:sz w:val="22"/>
          <w:szCs w:val="22"/>
          <w:lang w:val="es-419"/>
        </w:rPr>
      </w:pPr>
    </w:p>
    <w:p w14:paraId="73B76673" w14:textId="42A13432" w:rsidR="008F74C4" w:rsidRPr="004E19E9" w:rsidRDefault="004E19E9" w:rsidP="004E19E9">
      <w:pPr>
        <w:jc w:val="both"/>
        <w:rPr>
          <w:rFonts w:ascii="Arial Narrow" w:eastAsiaTheme="majorEastAsia" w:hAnsi="Arial Narrow" w:cstheme="majorBidi"/>
          <w:sz w:val="22"/>
          <w:szCs w:val="22"/>
          <w:lang w:val="es-419"/>
        </w:rPr>
      </w:pPr>
      <w:del w:id="1080" w:author="Stagno Izaguirre, Daniel Alejandro" w:date="2026-06-19T15:20:00Z" w16du:dateUtc="2026-06-19T20:20:00Z">
        <w:r w:rsidRPr="004E19E9" w:rsidDel="00DF4C9F">
          <w:rPr>
            <w:rFonts w:ascii="Arial Narrow" w:eastAsiaTheme="majorEastAsia" w:hAnsi="Arial Narrow" w:cstheme="majorBidi"/>
            <w:sz w:val="22"/>
            <w:szCs w:val="22"/>
            <w:lang w:val="es-419"/>
          </w:rPr>
          <w:delText xml:space="preserve">En América Latina, </w:delText>
        </w:r>
      </w:del>
      <w:r w:rsidRPr="004E19E9">
        <w:rPr>
          <w:rFonts w:ascii="Arial Narrow" w:eastAsiaTheme="majorEastAsia" w:hAnsi="Arial Narrow" w:cstheme="majorBidi"/>
          <w:sz w:val="22"/>
          <w:szCs w:val="22"/>
          <w:lang w:val="es-419"/>
        </w:rPr>
        <w:t>Chile ha avanzado en el uso de estudios de seguimiento y análisis de beneficiarios para comprender mejor el uso del instrumento, mientras que Colombia monitorea el uso del incentivo en función de los cupos fiscales asignados y ejecutados, lo que permite una trazabilidad clara del costo fiscal, aunque con menor desarrollo en análisis sistemático de resultados.</w:t>
      </w:r>
    </w:p>
    <w:p w14:paraId="4EE73D5D" w14:textId="77777777" w:rsidR="004E19E9" w:rsidRPr="004E19E9" w:rsidRDefault="004E19E9" w:rsidP="004E19E9">
      <w:pPr>
        <w:jc w:val="both"/>
        <w:rPr>
          <w:rFonts w:ascii="Arial Narrow" w:eastAsiaTheme="majorEastAsia" w:hAnsi="Arial Narrow" w:cstheme="majorBidi"/>
          <w:sz w:val="22"/>
          <w:szCs w:val="22"/>
          <w:lang w:val="es-419"/>
        </w:rPr>
      </w:pPr>
    </w:p>
    <w:p w14:paraId="23D151F1" w14:textId="69A579C2" w:rsidR="000E3447" w:rsidRPr="003208B2" w:rsidDel="006F1B72" w:rsidRDefault="00DA66C7" w:rsidP="00D33FD7">
      <w:pPr>
        <w:jc w:val="both"/>
        <w:rPr>
          <w:del w:id="1081" w:author="Stagno Izaguirre, Daniel Alejandro" w:date="2026-06-19T15:21:00Z" w16du:dateUtc="2026-06-19T20:21:00Z"/>
          <w:rFonts w:ascii="Arial Narrow" w:eastAsiaTheme="majorEastAsia" w:hAnsi="Arial Narrow" w:cstheme="majorBidi"/>
          <w:b/>
          <w:bCs/>
          <w:sz w:val="22"/>
          <w:szCs w:val="22"/>
          <w:lang w:val="es-419"/>
        </w:rPr>
      </w:pPr>
      <w:del w:id="1082" w:author="Stagno Izaguirre, Daniel Alejandro" w:date="2026-06-19T15:21:00Z" w16du:dateUtc="2026-06-19T20:21:00Z">
        <w:r w:rsidRPr="003208B2" w:rsidDel="006F1B72">
          <w:rPr>
            <w:rFonts w:ascii="Arial Narrow" w:eastAsiaTheme="majorEastAsia" w:hAnsi="Arial Narrow" w:cstheme="majorBidi"/>
            <w:b/>
            <w:bCs/>
            <w:sz w:val="22"/>
            <w:szCs w:val="22"/>
            <w:lang w:val="es-419"/>
          </w:rPr>
          <w:delText xml:space="preserve">2.3.3 </w:delText>
        </w:r>
        <w:r w:rsidR="00275DFE" w:rsidRPr="003208B2" w:rsidDel="006F1B72">
          <w:rPr>
            <w:rFonts w:ascii="Arial Narrow" w:eastAsiaTheme="majorEastAsia" w:hAnsi="Arial Narrow" w:cstheme="majorBidi"/>
            <w:b/>
            <w:bCs/>
            <w:sz w:val="22"/>
            <w:szCs w:val="22"/>
            <w:lang w:val="es-419"/>
          </w:rPr>
          <w:delText>Evaluación de resultados e impacto</w:delText>
        </w:r>
      </w:del>
    </w:p>
    <w:p w14:paraId="7F2417A6" w14:textId="00C7BAB8" w:rsidR="00275DFE" w:rsidDel="006F1B72" w:rsidRDefault="006F1B72" w:rsidP="00D33FD7">
      <w:pPr>
        <w:jc w:val="both"/>
        <w:rPr>
          <w:del w:id="1083" w:author="Stagno Izaguirre, Daniel Alejandro" w:date="2026-06-19T15:21:00Z" w16du:dateUtc="2026-06-19T20:21:00Z"/>
          <w:rFonts w:ascii="Arial Narrow" w:eastAsiaTheme="majorEastAsia" w:hAnsi="Arial Narrow" w:cstheme="majorBidi"/>
          <w:sz w:val="22"/>
          <w:szCs w:val="22"/>
          <w:lang w:val="es-419"/>
        </w:rPr>
      </w:pPr>
      <w:ins w:id="1084" w:author="Stagno Izaguirre, Daniel Alejandro" w:date="2026-06-19T15:21:00Z" w16du:dateUtc="2026-06-19T20:21:00Z">
        <w:r>
          <w:rPr>
            <w:rFonts w:ascii="Arial Narrow" w:eastAsiaTheme="majorEastAsia" w:hAnsi="Arial Narrow" w:cstheme="majorBidi"/>
            <w:sz w:val="22"/>
            <w:szCs w:val="22"/>
            <w:lang w:val="es-419"/>
          </w:rPr>
          <w:t xml:space="preserve">Por otro lado, </w:t>
        </w:r>
      </w:ins>
    </w:p>
    <w:p w14:paraId="0CC872D9" w14:textId="45DC43D0" w:rsidR="00275DFE" w:rsidRPr="00275DFE" w:rsidDel="00B5313C" w:rsidRDefault="00275DFE" w:rsidP="00275DFE">
      <w:pPr>
        <w:jc w:val="both"/>
        <w:rPr>
          <w:del w:id="1085" w:author="Stagno Izaguirre, Daniel Alejandro" w:date="2026-06-19T15:25:00Z" w16du:dateUtc="2026-06-19T20:25:00Z"/>
          <w:rFonts w:ascii="Arial Narrow" w:eastAsiaTheme="majorEastAsia" w:hAnsi="Arial Narrow" w:cstheme="majorBidi"/>
          <w:sz w:val="22"/>
          <w:szCs w:val="22"/>
          <w:lang w:val="es-419"/>
        </w:rPr>
      </w:pPr>
      <w:del w:id="1086" w:author="Stagno Izaguirre, Daniel Alejandro" w:date="2026-06-19T15:21:00Z" w16du:dateUtc="2026-06-19T20:21:00Z">
        <w:r w:rsidRPr="00275DFE" w:rsidDel="006F1B72">
          <w:rPr>
            <w:rFonts w:ascii="Arial Narrow" w:eastAsiaTheme="majorEastAsia" w:hAnsi="Arial Narrow" w:cstheme="majorBidi"/>
            <w:sz w:val="22"/>
            <w:szCs w:val="22"/>
            <w:lang w:val="es-419"/>
          </w:rPr>
          <w:delText>U</w:delText>
        </w:r>
      </w:del>
      <w:ins w:id="1087" w:author="Stagno Izaguirre, Daniel Alejandro" w:date="2026-06-19T15:21:00Z" w16du:dateUtc="2026-06-19T20:21:00Z">
        <w:r w:rsidR="006F1B72">
          <w:rPr>
            <w:rFonts w:ascii="Arial Narrow" w:eastAsiaTheme="majorEastAsia" w:hAnsi="Arial Narrow" w:cstheme="majorBidi"/>
            <w:sz w:val="22"/>
            <w:szCs w:val="22"/>
            <w:lang w:val="es-419"/>
          </w:rPr>
          <w:t>u</w:t>
        </w:r>
      </w:ins>
      <w:r w:rsidRPr="00275DFE">
        <w:rPr>
          <w:rFonts w:ascii="Arial Narrow" w:eastAsiaTheme="majorEastAsia" w:hAnsi="Arial Narrow" w:cstheme="majorBidi"/>
          <w:sz w:val="22"/>
          <w:szCs w:val="22"/>
          <w:lang w:val="es-419"/>
        </w:rPr>
        <w:t>na de las conclusiones más consistentes del análisis comparado, en línea con la literatura internacional, es la debilidad relativa de los sistemas de evaluación de impacto de los incentivos tributarios a la CTI.</w:t>
      </w:r>
      <w:ins w:id="1088" w:author="Stagno Izaguirre, Daniel Alejandro" w:date="2026-06-19T15:25:00Z" w16du:dateUtc="2026-06-19T20:25:00Z">
        <w:r w:rsidR="00B5313C">
          <w:rPr>
            <w:rFonts w:ascii="Arial Narrow" w:eastAsiaTheme="majorEastAsia" w:hAnsi="Arial Narrow" w:cstheme="majorBidi"/>
            <w:sz w:val="22"/>
            <w:szCs w:val="22"/>
            <w:lang w:val="es-419"/>
          </w:rPr>
          <w:t xml:space="preserve"> </w:t>
        </w:r>
      </w:ins>
    </w:p>
    <w:p w14:paraId="00EAB27F" w14:textId="77777777" w:rsidR="00275DFE" w:rsidRPr="00275DFE" w:rsidDel="00B5313C" w:rsidRDefault="00275DFE" w:rsidP="00275DFE">
      <w:pPr>
        <w:jc w:val="both"/>
        <w:rPr>
          <w:del w:id="1089" w:author="Stagno Izaguirre, Daniel Alejandro" w:date="2026-06-19T15:25:00Z" w16du:dateUtc="2026-06-19T20:25:00Z"/>
          <w:rFonts w:ascii="Arial Narrow" w:eastAsiaTheme="majorEastAsia" w:hAnsi="Arial Narrow" w:cstheme="majorBidi"/>
          <w:sz w:val="22"/>
          <w:szCs w:val="22"/>
          <w:lang w:val="es-419"/>
        </w:rPr>
      </w:pPr>
    </w:p>
    <w:p w14:paraId="38A779A5" w14:textId="4BBF7B4C" w:rsidR="00275DFE" w:rsidRDefault="00275DFE" w:rsidP="00275DFE">
      <w:pPr>
        <w:jc w:val="both"/>
        <w:rPr>
          <w:rFonts w:ascii="Arial Narrow" w:eastAsiaTheme="majorEastAsia" w:hAnsi="Arial Narrow" w:cstheme="majorBidi"/>
          <w:sz w:val="22"/>
          <w:szCs w:val="22"/>
          <w:lang w:val="es-419"/>
        </w:rPr>
      </w:pPr>
      <w:r w:rsidRPr="00275DFE">
        <w:rPr>
          <w:rFonts w:ascii="Arial Narrow" w:eastAsiaTheme="majorEastAsia" w:hAnsi="Arial Narrow" w:cstheme="majorBidi"/>
          <w:sz w:val="22"/>
          <w:szCs w:val="22"/>
          <w:lang w:val="es-419"/>
        </w:rPr>
        <w:t>Si bien todos los países cuentan con información sobre el uso del instrumento</w:t>
      </w:r>
      <w:del w:id="1090" w:author="Stagno Izaguirre, Daniel Alejandro" w:date="2026-06-19T15:24:00Z" w16du:dateUtc="2026-06-19T20:24:00Z">
        <w:r w:rsidRPr="00275DFE" w:rsidDel="00522CDC">
          <w:rPr>
            <w:rFonts w:ascii="Arial Narrow" w:eastAsiaTheme="majorEastAsia" w:hAnsi="Arial Narrow" w:cstheme="majorBidi"/>
            <w:sz w:val="22"/>
            <w:szCs w:val="22"/>
            <w:lang w:val="es-419"/>
          </w:rPr>
          <w:delText xml:space="preserve"> —como número de beneficiarios, costo fiscal o volumen de inversión en I+D declarada—</w:delText>
        </w:r>
      </w:del>
      <w:ins w:id="1091" w:author="Stagno Izaguirre, Daniel Alejandro" w:date="2026-06-19T15:24:00Z" w16du:dateUtc="2026-06-19T20:24:00Z">
        <w:r w:rsidR="00522CDC">
          <w:rPr>
            <w:rFonts w:ascii="Arial Narrow" w:eastAsiaTheme="majorEastAsia" w:hAnsi="Arial Narrow" w:cstheme="majorBidi"/>
            <w:sz w:val="22"/>
            <w:szCs w:val="22"/>
            <w:lang w:val="es-419"/>
          </w:rPr>
          <w:t>,</w:t>
        </w:r>
      </w:ins>
      <w:del w:id="1092" w:author="Stagno Izaguirre, Daniel Alejandro" w:date="2026-06-19T15:24:00Z" w16du:dateUtc="2026-06-19T20:24:00Z">
        <w:r w:rsidRPr="00275DFE" w:rsidDel="00522CDC">
          <w:rPr>
            <w:rFonts w:ascii="Arial Narrow" w:eastAsiaTheme="majorEastAsia" w:hAnsi="Arial Narrow" w:cstheme="majorBidi"/>
            <w:sz w:val="22"/>
            <w:szCs w:val="22"/>
            <w:lang w:val="es-419"/>
          </w:rPr>
          <w:delText>,</w:delText>
        </w:r>
      </w:del>
      <w:r w:rsidRPr="00275DFE">
        <w:rPr>
          <w:rFonts w:ascii="Arial Narrow" w:eastAsiaTheme="majorEastAsia" w:hAnsi="Arial Narrow" w:cstheme="majorBidi"/>
          <w:sz w:val="22"/>
          <w:szCs w:val="22"/>
          <w:lang w:val="es-419"/>
        </w:rPr>
        <w:t xml:space="preserve"> </w:t>
      </w:r>
      <w:ins w:id="1093" w:author="Stagno Izaguirre, Daniel Alejandro" w:date="2026-06-19T15:22:00Z" w16du:dateUtc="2026-06-19T20:22:00Z">
        <w:r w:rsidR="00421971">
          <w:rPr>
            <w:rFonts w:ascii="Arial Narrow" w:eastAsiaTheme="majorEastAsia" w:hAnsi="Arial Narrow" w:cstheme="majorBidi"/>
            <w:sz w:val="22"/>
            <w:szCs w:val="22"/>
            <w:lang w:val="es-419"/>
          </w:rPr>
          <w:t xml:space="preserve">presentan una </w:t>
        </w:r>
      </w:ins>
      <w:del w:id="1094" w:author="Stagno Izaguirre, Daniel Alejandro" w:date="2026-06-19T15:22:00Z" w16du:dateUtc="2026-06-19T20:22:00Z">
        <w:r w:rsidRPr="00275DFE" w:rsidDel="00421971">
          <w:rPr>
            <w:rFonts w:ascii="Arial Narrow" w:eastAsiaTheme="majorEastAsia" w:hAnsi="Arial Narrow" w:cstheme="majorBidi"/>
            <w:sz w:val="22"/>
            <w:szCs w:val="22"/>
            <w:lang w:val="es-419"/>
          </w:rPr>
          <w:delText xml:space="preserve">la </w:delText>
        </w:r>
      </w:del>
      <w:r w:rsidRPr="00275DFE">
        <w:rPr>
          <w:rFonts w:ascii="Arial Narrow" w:eastAsiaTheme="majorEastAsia" w:hAnsi="Arial Narrow" w:cstheme="majorBidi"/>
          <w:sz w:val="22"/>
          <w:szCs w:val="22"/>
          <w:lang w:val="es-419"/>
        </w:rPr>
        <w:t>capacidad</w:t>
      </w:r>
      <w:ins w:id="1095" w:author="Stagno Izaguirre, Daniel Alejandro" w:date="2026-06-19T15:22:00Z" w16du:dateUtc="2026-06-19T20:22:00Z">
        <w:r w:rsidR="00421971">
          <w:rPr>
            <w:rFonts w:ascii="Arial Narrow" w:eastAsiaTheme="majorEastAsia" w:hAnsi="Arial Narrow" w:cstheme="majorBidi"/>
            <w:sz w:val="22"/>
            <w:szCs w:val="22"/>
            <w:lang w:val="es-419"/>
          </w:rPr>
          <w:t xml:space="preserve"> limitada</w:t>
        </w:r>
      </w:ins>
      <w:r w:rsidRPr="00275DFE">
        <w:rPr>
          <w:rFonts w:ascii="Arial Narrow" w:eastAsiaTheme="majorEastAsia" w:hAnsi="Arial Narrow" w:cstheme="majorBidi"/>
          <w:sz w:val="22"/>
          <w:szCs w:val="22"/>
          <w:lang w:val="es-419"/>
        </w:rPr>
        <w:t xml:space="preserve"> para evaluar de manera sistemática si estos incentivos generan adicionalidad</w:t>
      </w:r>
      <w:ins w:id="1096" w:author="Stagno Izaguirre, Daniel Alejandro" w:date="2026-06-19T15:22:00Z" w16du:dateUtc="2026-06-19T20:22:00Z">
        <w:r w:rsidR="00E02C42">
          <w:rPr>
            <w:rFonts w:ascii="Arial Narrow" w:eastAsiaTheme="majorEastAsia" w:hAnsi="Arial Narrow" w:cstheme="majorBidi"/>
            <w:sz w:val="22"/>
            <w:szCs w:val="22"/>
            <w:lang w:val="es-419"/>
          </w:rPr>
          <w:t xml:space="preserve"> </w:t>
        </w:r>
      </w:ins>
      <w:del w:id="1097" w:author="Stagno Izaguirre, Daniel Alejandro" w:date="2026-06-19T15:22:00Z" w16du:dateUtc="2026-06-19T20:22:00Z">
        <w:r w:rsidRPr="00275DFE" w:rsidDel="00E02C42">
          <w:rPr>
            <w:rFonts w:ascii="Arial Narrow" w:eastAsiaTheme="majorEastAsia" w:hAnsi="Arial Narrow" w:cstheme="majorBidi"/>
            <w:sz w:val="22"/>
            <w:szCs w:val="22"/>
            <w:lang w:val="es-419"/>
          </w:rPr>
          <w:delText xml:space="preserve"> (</w:delText>
        </w:r>
      </w:del>
      <w:ins w:id="1098" w:author="Stagno Izaguirre, Daniel Alejandro" w:date="2026-06-19T15:24:00Z" w16du:dateUtc="2026-06-19T20:24:00Z">
        <w:r w:rsidR="00522CDC" w:rsidRPr="00275DFE">
          <w:rPr>
            <w:rFonts w:ascii="Arial Narrow" w:eastAsiaTheme="majorEastAsia" w:hAnsi="Arial Narrow" w:cstheme="majorBidi"/>
            <w:sz w:val="22"/>
            <w:szCs w:val="22"/>
            <w:lang w:val="es-419"/>
          </w:rPr>
          <w:t>—</w:t>
        </w:r>
      </w:ins>
      <w:del w:id="1099" w:author="Stagno Izaguirre, Daniel Alejandro" w:date="2026-06-19T15:24:00Z" w16du:dateUtc="2026-06-19T20:24:00Z">
        <w:r w:rsidRPr="00275DFE" w:rsidDel="00522CDC">
          <w:rPr>
            <w:rFonts w:ascii="Arial Narrow" w:eastAsiaTheme="majorEastAsia" w:hAnsi="Arial Narrow" w:cstheme="majorBidi"/>
            <w:sz w:val="22"/>
            <w:szCs w:val="22"/>
            <w:lang w:val="es-419"/>
          </w:rPr>
          <w:delText xml:space="preserve">es decir, </w:delText>
        </w:r>
      </w:del>
      <w:r w:rsidRPr="00275DFE">
        <w:rPr>
          <w:rFonts w:ascii="Arial Narrow" w:eastAsiaTheme="majorEastAsia" w:hAnsi="Arial Narrow" w:cstheme="majorBidi"/>
          <w:sz w:val="22"/>
          <w:szCs w:val="22"/>
          <w:lang w:val="es-419"/>
        </w:rPr>
        <w:t>inversión que no habría ocurrido en ausencia del incentivo</w:t>
      </w:r>
      <w:ins w:id="1100" w:author="Stagno Izaguirre, Daniel Alejandro" w:date="2026-06-19T15:24:00Z" w16du:dateUtc="2026-06-19T20:24:00Z">
        <w:r w:rsidR="00522CDC" w:rsidRPr="00275DFE">
          <w:rPr>
            <w:rFonts w:ascii="Arial Narrow" w:eastAsiaTheme="majorEastAsia" w:hAnsi="Arial Narrow" w:cstheme="majorBidi"/>
            <w:sz w:val="22"/>
            <w:szCs w:val="22"/>
            <w:lang w:val="es-419"/>
          </w:rPr>
          <w:t>—</w:t>
        </w:r>
      </w:ins>
      <w:del w:id="1101" w:author="Stagno Izaguirre, Daniel Alejandro" w:date="2026-06-19T15:22:00Z" w16du:dateUtc="2026-06-19T20:22:00Z">
        <w:r w:rsidRPr="00275DFE" w:rsidDel="00E02C42">
          <w:rPr>
            <w:rFonts w:ascii="Arial Narrow" w:eastAsiaTheme="majorEastAsia" w:hAnsi="Arial Narrow" w:cstheme="majorBidi"/>
            <w:sz w:val="22"/>
            <w:szCs w:val="22"/>
            <w:lang w:val="es-419"/>
          </w:rPr>
          <w:delText>)</w:delText>
        </w:r>
      </w:del>
      <w:r w:rsidRPr="00275DFE">
        <w:rPr>
          <w:rFonts w:ascii="Arial Narrow" w:eastAsiaTheme="majorEastAsia" w:hAnsi="Arial Narrow" w:cstheme="majorBidi"/>
          <w:sz w:val="22"/>
          <w:szCs w:val="22"/>
          <w:lang w:val="es-419"/>
        </w:rPr>
        <w:t xml:space="preserve"> y </w:t>
      </w:r>
      <w:ins w:id="1102" w:author="Stagno Izaguirre, Daniel Alejandro" w:date="2026-06-19T15:24:00Z" w16du:dateUtc="2026-06-19T20:24:00Z">
        <w:r w:rsidR="00B5313C">
          <w:rPr>
            <w:rFonts w:ascii="Arial Narrow" w:eastAsiaTheme="majorEastAsia" w:hAnsi="Arial Narrow" w:cstheme="majorBidi"/>
            <w:sz w:val="22"/>
            <w:szCs w:val="22"/>
            <w:lang w:val="es-419"/>
          </w:rPr>
          <w:t xml:space="preserve">si pueden atribuírseles </w:t>
        </w:r>
      </w:ins>
      <w:r w:rsidRPr="00275DFE">
        <w:rPr>
          <w:rFonts w:ascii="Arial Narrow" w:eastAsiaTheme="majorEastAsia" w:hAnsi="Arial Narrow" w:cstheme="majorBidi"/>
          <w:sz w:val="22"/>
          <w:szCs w:val="22"/>
          <w:lang w:val="es-419"/>
        </w:rPr>
        <w:t>resultados en términos de innovación, productividad o desempeño empresarial</w:t>
      </w:r>
      <w:del w:id="1103" w:author="Stagno Izaguirre, Daniel Alejandro" w:date="2026-06-19T15:23:00Z" w16du:dateUtc="2026-06-19T20:23:00Z">
        <w:r w:rsidRPr="00275DFE" w:rsidDel="00421971">
          <w:rPr>
            <w:rFonts w:ascii="Arial Narrow" w:eastAsiaTheme="majorEastAsia" w:hAnsi="Arial Narrow" w:cstheme="majorBidi"/>
            <w:sz w:val="22"/>
            <w:szCs w:val="22"/>
            <w:lang w:val="es-419"/>
          </w:rPr>
          <w:delText xml:space="preserve"> sigue siendo limitada</w:delText>
        </w:r>
      </w:del>
      <w:r w:rsidRPr="00275DFE">
        <w:rPr>
          <w:rFonts w:ascii="Arial Narrow" w:eastAsiaTheme="majorEastAsia" w:hAnsi="Arial Narrow" w:cstheme="majorBidi"/>
          <w:sz w:val="22"/>
          <w:szCs w:val="22"/>
          <w:lang w:val="es-419"/>
        </w:rPr>
        <w:t>.</w:t>
      </w:r>
    </w:p>
    <w:p w14:paraId="34533371" w14:textId="77777777" w:rsidR="00FD188B" w:rsidRDefault="00FD188B" w:rsidP="00D33FD7">
      <w:pPr>
        <w:jc w:val="both"/>
        <w:rPr>
          <w:rFonts w:ascii="Arial Narrow" w:eastAsiaTheme="majorEastAsia" w:hAnsi="Arial Narrow" w:cstheme="majorBidi"/>
          <w:sz w:val="22"/>
          <w:szCs w:val="22"/>
          <w:lang w:val="es-419"/>
        </w:rPr>
      </w:pPr>
    </w:p>
    <w:p w14:paraId="43FBEDEE" w14:textId="77777777" w:rsidR="003208B2" w:rsidRPr="003208B2" w:rsidRDefault="003208B2" w:rsidP="003208B2">
      <w:pPr>
        <w:jc w:val="both"/>
        <w:rPr>
          <w:rFonts w:ascii="Arial Narrow" w:eastAsiaTheme="majorEastAsia" w:hAnsi="Arial Narrow" w:cstheme="majorBidi"/>
          <w:sz w:val="22"/>
          <w:szCs w:val="22"/>
          <w:lang w:val="es-419"/>
        </w:rPr>
      </w:pPr>
      <w:r w:rsidRPr="003208B2">
        <w:rPr>
          <w:rFonts w:ascii="Arial Narrow" w:eastAsiaTheme="majorEastAsia" w:hAnsi="Arial Narrow" w:cstheme="majorBidi"/>
          <w:sz w:val="22"/>
          <w:szCs w:val="22"/>
          <w:lang w:val="es-419"/>
        </w:rPr>
        <w:t xml:space="preserve">El caso de Francia constituye una de las experiencias más avanzadas en esta dimensión, en gran medida por el rol de la Commission nationale d’évaluation des politiques d’innovation (CNEPI). Esta comisión independiente tiene el mandato de evaluar de manera periódica las políticas públicas de innovación, incluyendo el crédito fiscal a la I+D (CIR). La CNEPI produce análisis basados en evidencia empírica, </w:t>
      </w:r>
      <w:commentRangeStart w:id="1104"/>
      <w:r w:rsidRPr="003208B2">
        <w:rPr>
          <w:rFonts w:ascii="Arial Narrow" w:eastAsiaTheme="majorEastAsia" w:hAnsi="Arial Narrow" w:cstheme="majorBidi"/>
          <w:sz w:val="22"/>
          <w:szCs w:val="22"/>
          <w:lang w:val="es-419"/>
        </w:rPr>
        <w:t xml:space="preserve">utilizando metodologías econométricas </w:t>
      </w:r>
      <w:commentRangeEnd w:id="1104"/>
      <w:r w:rsidR="008D14CD" w:rsidRPr="003208B2">
        <w:rPr>
          <w:rStyle w:val="CommentReference"/>
          <w:rFonts w:ascii="Arial Narrow" w:eastAsiaTheme="majorEastAsia" w:hAnsi="Arial Narrow" w:cstheme="majorBidi"/>
          <w:sz w:val="22"/>
          <w:szCs w:val="22"/>
          <w:lang w:val="es-419"/>
        </w:rPr>
        <w:commentReference w:id="1104"/>
      </w:r>
      <w:r w:rsidRPr="003208B2">
        <w:rPr>
          <w:rFonts w:ascii="Arial Narrow" w:eastAsiaTheme="majorEastAsia" w:hAnsi="Arial Narrow" w:cstheme="majorBidi"/>
          <w:sz w:val="22"/>
          <w:szCs w:val="22"/>
          <w:lang w:val="es-419"/>
        </w:rPr>
        <w:t>y datos administrativos para estimar efectos del instrumento sobre la inversión en I+D y otros resultados. Este esquema introduce un elemento clave de evaluación independiente y sistemática, que fortalece la rendición de cuentas y permite retroalimentar el diseño de la política.</w:t>
      </w:r>
    </w:p>
    <w:p w14:paraId="32E38BC5" w14:textId="77777777" w:rsidR="003208B2" w:rsidRPr="003208B2" w:rsidRDefault="003208B2" w:rsidP="003208B2">
      <w:pPr>
        <w:jc w:val="both"/>
        <w:rPr>
          <w:rFonts w:ascii="Arial Narrow" w:eastAsiaTheme="majorEastAsia" w:hAnsi="Arial Narrow" w:cstheme="majorBidi"/>
          <w:sz w:val="22"/>
          <w:szCs w:val="22"/>
          <w:lang w:val="es-419"/>
        </w:rPr>
      </w:pPr>
    </w:p>
    <w:p w14:paraId="5E75C2E8" w14:textId="77777777" w:rsidR="003208B2" w:rsidRPr="003208B2" w:rsidRDefault="003208B2" w:rsidP="003208B2">
      <w:pPr>
        <w:jc w:val="both"/>
        <w:rPr>
          <w:rFonts w:ascii="Arial Narrow" w:eastAsiaTheme="majorEastAsia" w:hAnsi="Arial Narrow" w:cstheme="majorBidi"/>
          <w:sz w:val="22"/>
          <w:szCs w:val="22"/>
          <w:lang w:val="es-419"/>
        </w:rPr>
      </w:pPr>
      <w:r w:rsidRPr="003208B2">
        <w:rPr>
          <w:rFonts w:ascii="Arial Narrow" w:eastAsiaTheme="majorEastAsia" w:hAnsi="Arial Narrow" w:cstheme="majorBidi"/>
          <w:sz w:val="22"/>
          <w:szCs w:val="22"/>
          <w:lang w:val="es-419"/>
        </w:rPr>
        <w:t>En otros países europeos, como España y Portugal, existen esfuerzos de análisis y seguimiento del instrumento, pero estos tienden a estar más centrados en el monitoreo del uso y el costo fiscal, con menor institucionalización de evaluaciones de impacto rigurosas y periódicas.</w:t>
      </w:r>
    </w:p>
    <w:p w14:paraId="66C31CEA" w14:textId="77777777" w:rsidR="003208B2" w:rsidRPr="003208B2" w:rsidRDefault="003208B2" w:rsidP="003208B2">
      <w:pPr>
        <w:jc w:val="both"/>
        <w:rPr>
          <w:rFonts w:ascii="Arial Narrow" w:eastAsiaTheme="majorEastAsia" w:hAnsi="Arial Narrow" w:cstheme="majorBidi"/>
          <w:sz w:val="22"/>
          <w:szCs w:val="22"/>
          <w:lang w:val="es-419"/>
        </w:rPr>
      </w:pPr>
    </w:p>
    <w:p w14:paraId="6E3CAF74" w14:textId="3B3D00CD" w:rsidR="00753283" w:rsidRDefault="003208B2" w:rsidP="003208B2">
      <w:pPr>
        <w:jc w:val="both"/>
        <w:rPr>
          <w:rFonts w:ascii="Arial Narrow" w:eastAsiaTheme="majorEastAsia" w:hAnsi="Arial Narrow" w:cstheme="majorBidi"/>
          <w:sz w:val="22"/>
          <w:szCs w:val="22"/>
          <w:lang w:val="es-419"/>
        </w:rPr>
      </w:pPr>
      <w:r w:rsidRPr="003208B2">
        <w:rPr>
          <w:rFonts w:ascii="Arial Narrow" w:eastAsiaTheme="majorEastAsia" w:hAnsi="Arial Narrow" w:cstheme="majorBidi"/>
          <w:sz w:val="22"/>
          <w:szCs w:val="22"/>
          <w:lang w:val="es-419"/>
        </w:rPr>
        <w:t>En América Latina, la evidencia es más incipiente. Chile ha desarrollado algunos estudios y análisis de resultados del instrumento, incluyendo aproximaciones a nivel de empresa y ejercicios exploratorios sobre efectos en innovación. Sin embargo, estos esfuerzos no están plenamente institucionalizados ni se realizan con periodicidad sistemática. En Colombia, el seguimiento se concentra principalmente en la ejecución de cupos fiscales y en la trazabilidad de los proyectos aprobados</w:t>
      </w:r>
      <w:commentRangeStart w:id="1105"/>
      <w:r w:rsidRPr="003208B2">
        <w:rPr>
          <w:rFonts w:ascii="Arial Narrow" w:eastAsiaTheme="majorEastAsia" w:hAnsi="Arial Narrow" w:cstheme="majorBidi"/>
          <w:sz w:val="22"/>
          <w:szCs w:val="22"/>
          <w:lang w:val="es-419"/>
        </w:rPr>
        <w:t>, con avances limitados en la medición de impactos sobre desempeño empresarial</w:t>
      </w:r>
      <w:commentRangeEnd w:id="1105"/>
      <w:r w:rsidR="0085278F" w:rsidRPr="003208B2">
        <w:rPr>
          <w:rStyle w:val="CommentReference"/>
          <w:rFonts w:ascii="Arial Narrow" w:eastAsiaTheme="majorEastAsia" w:hAnsi="Arial Narrow" w:cstheme="majorBidi"/>
          <w:sz w:val="22"/>
          <w:szCs w:val="22"/>
          <w:lang w:val="es-419"/>
        </w:rPr>
        <w:commentReference w:id="1105"/>
      </w:r>
      <w:r w:rsidRPr="003208B2">
        <w:rPr>
          <w:rFonts w:ascii="Arial Narrow" w:eastAsiaTheme="majorEastAsia" w:hAnsi="Arial Narrow" w:cstheme="majorBidi"/>
          <w:sz w:val="22"/>
          <w:szCs w:val="22"/>
          <w:lang w:val="es-419"/>
        </w:rPr>
        <w:t>. En Brasil, pese a la disponibilidad de información detallada a través de los reportes anuales, el uso de estos datos para evaluaciones de impacto sigue siendo parci</w:t>
      </w:r>
      <w:r w:rsidR="00753283">
        <w:rPr>
          <w:rFonts w:ascii="Arial Narrow" w:eastAsiaTheme="majorEastAsia" w:hAnsi="Arial Narrow" w:cstheme="majorBidi"/>
          <w:sz w:val="22"/>
          <w:szCs w:val="22"/>
          <w:lang w:val="es-419"/>
        </w:rPr>
        <w:t>al.</w:t>
      </w:r>
    </w:p>
    <w:p w14:paraId="7D165D63" w14:textId="77777777" w:rsidR="00753283" w:rsidRDefault="00753283" w:rsidP="003208B2">
      <w:pPr>
        <w:jc w:val="both"/>
        <w:rPr>
          <w:rFonts w:ascii="Arial Narrow" w:eastAsiaTheme="majorEastAsia" w:hAnsi="Arial Narrow" w:cstheme="majorBidi"/>
          <w:sz w:val="22"/>
          <w:szCs w:val="22"/>
          <w:lang w:val="es-419"/>
        </w:rPr>
      </w:pPr>
    </w:p>
    <w:p w14:paraId="66A233B1" w14:textId="033106EE" w:rsidR="003260B4" w:rsidRDefault="00753283" w:rsidP="003208B2">
      <w:pPr>
        <w:jc w:val="both"/>
        <w:rPr>
          <w:rFonts w:ascii="Arial Narrow" w:eastAsiaTheme="majorEastAsia" w:hAnsi="Arial Narrow" w:cstheme="majorBidi"/>
          <w:sz w:val="22"/>
          <w:szCs w:val="22"/>
          <w:lang w:val="es-419"/>
        </w:rPr>
      </w:pPr>
      <w:del w:id="1106" w:author="Stagno Izaguirre, Daniel Alejandro" w:date="2026-06-19T15:36:00Z" w16du:dateUtc="2026-06-19T20:36:00Z">
        <w:r w:rsidRPr="00753283" w:rsidDel="00F06DCC">
          <w:rPr>
            <w:rFonts w:ascii="Arial Narrow" w:eastAsiaTheme="majorEastAsia" w:hAnsi="Arial Narrow" w:cstheme="majorBidi"/>
            <w:sz w:val="22"/>
            <w:szCs w:val="22"/>
            <w:lang w:val="es-419"/>
          </w:rPr>
          <w:delText>En conjunto, e</w:delText>
        </w:r>
      </w:del>
      <w:ins w:id="1107" w:author="Stagno Izaguirre, Daniel Alejandro" w:date="2026-06-19T15:36:00Z" w16du:dateUtc="2026-06-19T20:36:00Z">
        <w:r w:rsidR="00F06DCC">
          <w:rPr>
            <w:rFonts w:ascii="Arial Narrow" w:eastAsiaTheme="majorEastAsia" w:hAnsi="Arial Narrow" w:cstheme="majorBidi"/>
            <w:sz w:val="22"/>
            <w:szCs w:val="22"/>
            <w:lang w:val="es-419"/>
          </w:rPr>
          <w:t>E</w:t>
        </w:r>
      </w:ins>
      <w:r w:rsidRPr="00753283">
        <w:rPr>
          <w:rFonts w:ascii="Arial Narrow" w:eastAsiaTheme="majorEastAsia" w:hAnsi="Arial Narrow" w:cstheme="majorBidi"/>
          <w:sz w:val="22"/>
          <w:szCs w:val="22"/>
          <w:lang w:val="es-419"/>
        </w:rPr>
        <w:t>l análisis muestra que</w:t>
      </w:r>
      <w:del w:id="1108" w:author="Stagno Izaguirre, Daniel Alejandro" w:date="2026-06-19T15:36:00Z" w16du:dateUtc="2026-06-19T20:36:00Z">
        <w:r w:rsidRPr="00753283" w:rsidDel="00F06DCC">
          <w:rPr>
            <w:rFonts w:ascii="Arial Narrow" w:eastAsiaTheme="majorEastAsia" w:hAnsi="Arial Narrow" w:cstheme="majorBidi"/>
            <w:sz w:val="22"/>
            <w:szCs w:val="22"/>
            <w:lang w:val="es-419"/>
          </w:rPr>
          <w:delText xml:space="preserve">, incluso en los sistemas más </w:delText>
        </w:r>
      </w:del>
      <w:del w:id="1109" w:author="Stagno Izaguirre, Daniel Alejandro" w:date="2026-06-19T15:35:00Z" w16du:dateUtc="2026-06-19T20:35:00Z">
        <w:r w:rsidRPr="00753283" w:rsidDel="009D24B7">
          <w:rPr>
            <w:rFonts w:ascii="Arial Narrow" w:eastAsiaTheme="majorEastAsia" w:hAnsi="Arial Narrow" w:cstheme="majorBidi"/>
            <w:sz w:val="22"/>
            <w:szCs w:val="22"/>
            <w:lang w:val="es-419"/>
          </w:rPr>
          <w:delText>avanzados</w:delText>
        </w:r>
      </w:del>
      <w:del w:id="1110" w:author="Stagno Izaguirre, Daniel Alejandro" w:date="2026-06-19T15:36:00Z" w16du:dateUtc="2026-06-19T20:36:00Z">
        <w:r w:rsidRPr="00753283" w:rsidDel="00F06DCC">
          <w:rPr>
            <w:rFonts w:ascii="Arial Narrow" w:eastAsiaTheme="majorEastAsia" w:hAnsi="Arial Narrow" w:cstheme="majorBidi"/>
            <w:sz w:val="22"/>
            <w:szCs w:val="22"/>
            <w:lang w:val="es-419"/>
          </w:rPr>
          <w:delText>,</w:delText>
        </w:r>
      </w:del>
      <w:r w:rsidRPr="00753283">
        <w:rPr>
          <w:rFonts w:ascii="Arial Narrow" w:eastAsiaTheme="majorEastAsia" w:hAnsi="Arial Narrow" w:cstheme="majorBidi"/>
          <w:sz w:val="22"/>
          <w:szCs w:val="22"/>
          <w:lang w:val="es-419"/>
        </w:rPr>
        <w:t xml:space="preserve"> existe una brecha entre la disponibilidad de datos administrativos y su uso efectivo para evaluar resultados</w:t>
      </w:r>
      <w:ins w:id="1111" w:author="Stagno Izaguirre, Daniel Alejandro" w:date="2026-06-19T15:36:00Z" w16du:dateUtc="2026-06-19T20:36:00Z">
        <w:r w:rsidR="00F06DCC">
          <w:rPr>
            <w:rFonts w:ascii="Arial Narrow" w:eastAsiaTheme="majorEastAsia" w:hAnsi="Arial Narrow" w:cstheme="majorBidi"/>
            <w:sz w:val="22"/>
            <w:szCs w:val="22"/>
            <w:lang w:val="es-419"/>
          </w:rPr>
          <w:t>,</w:t>
        </w:r>
        <w:r w:rsidR="00F06DCC" w:rsidRPr="00753283">
          <w:rPr>
            <w:rFonts w:ascii="Arial Narrow" w:eastAsiaTheme="majorEastAsia" w:hAnsi="Arial Narrow" w:cstheme="majorBidi"/>
            <w:sz w:val="22"/>
            <w:szCs w:val="22"/>
            <w:lang w:val="es-419"/>
          </w:rPr>
          <w:t xml:space="preserve"> incluso en los sistemas más </w:t>
        </w:r>
        <w:r w:rsidR="00F06DCC">
          <w:rPr>
            <w:rFonts w:ascii="Arial Narrow" w:eastAsiaTheme="majorEastAsia" w:hAnsi="Arial Narrow" w:cstheme="majorBidi"/>
            <w:sz w:val="22"/>
            <w:szCs w:val="22"/>
            <w:lang w:val="es-419"/>
          </w:rPr>
          <w:t>sofisticados</w:t>
        </w:r>
      </w:ins>
      <w:r w:rsidRPr="00753283">
        <w:rPr>
          <w:rFonts w:ascii="Arial Narrow" w:eastAsiaTheme="majorEastAsia" w:hAnsi="Arial Narrow" w:cstheme="majorBidi"/>
          <w:sz w:val="22"/>
          <w:szCs w:val="22"/>
          <w:lang w:val="es-419"/>
        </w:rPr>
        <w:t>. La literatura internacional coincide en señalar que esta limitación responde tanto a desafíos metodológicos —como la construcción de contrafactuales— como a limitaciones institucionales en la integración y explotación de datos.</w:t>
      </w:r>
      <w:ins w:id="1112" w:author="Stagno Izaguirre, Daniel Alejandro" w:date="2026-06-19T15:39:00Z" w16du:dateUtc="2026-06-19T20:39:00Z">
        <w:r w:rsidR="0025667C">
          <w:rPr>
            <w:rFonts w:ascii="Arial Narrow" w:eastAsiaTheme="majorEastAsia" w:hAnsi="Arial Narrow" w:cstheme="majorBidi"/>
            <w:sz w:val="22"/>
            <w:szCs w:val="22"/>
            <w:lang w:val="es-419"/>
          </w:rPr>
          <w:t xml:space="preserve"> </w:t>
        </w:r>
        <w:r w:rsidR="0025667C" w:rsidRPr="0025667C">
          <w:rPr>
            <w:rFonts w:ascii="Arial Narrow" w:eastAsiaTheme="majorEastAsia" w:hAnsi="Arial Narrow" w:cstheme="majorBidi"/>
            <w:sz w:val="22"/>
            <w:szCs w:val="22"/>
            <w:highlight w:val="yellow"/>
            <w:lang w:val="es-419"/>
            <w:rPrChange w:id="1113" w:author="Stagno Izaguirre, Daniel Alejandro" w:date="2026-06-19T15:39:00Z" w16du:dateUtc="2026-06-19T20:39:00Z">
              <w:rPr>
                <w:rFonts w:ascii="Arial Narrow" w:eastAsiaTheme="majorEastAsia" w:hAnsi="Arial Narrow" w:cstheme="majorBidi"/>
                <w:sz w:val="22"/>
                <w:szCs w:val="22"/>
                <w:lang w:val="es-419"/>
              </w:rPr>
            </w:rPrChange>
          </w:rPr>
          <w:t>Complementa</w:t>
        </w:r>
        <w:commentRangeStart w:id="1114"/>
        <w:r w:rsidR="0025667C" w:rsidRPr="0025667C">
          <w:rPr>
            <w:rFonts w:ascii="Arial Narrow" w:eastAsiaTheme="majorEastAsia" w:hAnsi="Arial Narrow" w:cstheme="majorBidi"/>
            <w:sz w:val="22"/>
            <w:szCs w:val="22"/>
            <w:highlight w:val="yellow"/>
            <w:lang w:val="es-419"/>
            <w:rPrChange w:id="1115" w:author="Stagno Izaguirre, Daniel Alejandro" w:date="2026-06-19T15:39:00Z" w16du:dateUtc="2026-06-19T20:39:00Z">
              <w:rPr>
                <w:rFonts w:ascii="Arial Narrow" w:eastAsiaTheme="majorEastAsia" w:hAnsi="Arial Narrow" w:cstheme="majorBidi"/>
                <w:sz w:val="22"/>
                <w:szCs w:val="22"/>
                <w:lang w:val="es-419"/>
              </w:rPr>
            </w:rPrChange>
          </w:rPr>
          <w:t>r.</w:t>
        </w:r>
      </w:ins>
      <w:commentRangeEnd w:id="1114"/>
      <w:r w:rsidR="00090495">
        <w:rPr>
          <w:rStyle w:val="CommentReference"/>
          <w:rFonts w:ascii="Arial Narrow" w:eastAsiaTheme="majorEastAsia" w:hAnsi="Arial Narrow" w:cstheme="majorBidi"/>
          <w:sz w:val="22"/>
          <w:szCs w:val="22"/>
          <w:lang w:val="es-419"/>
        </w:rPr>
        <w:commentReference w:id="1114"/>
      </w:r>
    </w:p>
    <w:p w14:paraId="266339A5" w14:textId="77777777" w:rsidR="00EB0E43" w:rsidRDefault="00EB0E43" w:rsidP="003208B2">
      <w:pPr>
        <w:jc w:val="both"/>
        <w:rPr>
          <w:rFonts w:ascii="Arial Narrow" w:eastAsiaTheme="majorEastAsia" w:hAnsi="Arial Narrow" w:cstheme="majorBidi"/>
          <w:sz w:val="22"/>
          <w:szCs w:val="22"/>
          <w:lang w:val="es-419"/>
        </w:rPr>
      </w:pPr>
    </w:p>
    <w:p w14:paraId="72BAAAB6" w14:textId="0A437C05" w:rsidR="00EB0E43" w:rsidRPr="00920D38" w:rsidDel="00090495" w:rsidRDefault="00EB0E43" w:rsidP="00920D38">
      <w:pPr>
        <w:rPr>
          <w:del w:id="1116" w:author="Stagno Izaguirre, Daniel Alejandro" w:date="2026-06-19T15:44:00Z" w16du:dateUtc="2026-06-19T20:44:00Z"/>
          <w:rFonts w:ascii="Arial Narrow" w:hAnsi="Arial Narrow" w:cs="Arial"/>
          <w:sz w:val="22"/>
          <w:szCs w:val="22"/>
          <w:lang w:val="es-419"/>
        </w:rPr>
      </w:pPr>
      <w:del w:id="1117" w:author="Stagno Izaguirre, Daniel Alejandro" w:date="2026-06-19T15:44:00Z" w16du:dateUtc="2026-06-19T20:44:00Z">
        <w:r w:rsidRPr="003260B4" w:rsidDel="00090495">
          <w:rPr>
            <w:rFonts w:ascii="Arial Narrow" w:eastAsiaTheme="majorEastAsia" w:hAnsi="Arial Narrow" w:cstheme="majorBidi"/>
            <w:sz w:val="22"/>
            <w:szCs w:val="22"/>
            <w:highlight w:val="cyan"/>
            <w:lang w:val="es-419"/>
            <w:rPrChange w:id="1118" w:author="Stagno Izaguirre, Daniel Alejandro" w:date="2026-06-19T15:38:00Z" w16du:dateUtc="2026-06-19T20:38:00Z">
              <w:rPr>
                <w:rFonts w:ascii="Arial Narrow" w:eastAsiaTheme="majorEastAsia" w:hAnsi="Arial Narrow" w:cstheme="majorBidi"/>
                <w:sz w:val="22"/>
                <w:szCs w:val="22"/>
                <w:lang w:val="es-419"/>
              </w:rPr>
            </w:rPrChange>
          </w:rPr>
          <w:delText xml:space="preserve">Desde esta perspectiva, </w:delText>
        </w:r>
        <w:r w:rsidR="002C7CD2" w:rsidRPr="003260B4" w:rsidDel="00090495">
          <w:rPr>
            <w:rFonts w:ascii="Arial Narrow" w:eastAsiaTheme="majorEastAsia" w:hAnsi="Arial Narrow" w:cstheme="majorBidi"/>
            <w:sz w:val="22"/>
            <w:szCs w:val="22"/>
            <w:highlight w:val="cyan"/>
            <w:lang w:val="es-419"/>
            <w:rPrChange w:id="1119" w:author="Stagno Izaguirre, Daniel Alejandro" w:date="2026-06-19T15:38:00Z" w16du:dateUtc="2026-06-19T20:38:00Z">
              <w:rPr>
                <w:rFonts w:ascii="Arial Narrow" w:eastAsiaTheme="majorEastAsia" w:hAnsi="Arial Narrow" w:cstheme="majorBidi"/>
                <w:sz w:val="22"/>
                <w:szCs w:val="22"/>
                <w:lang w:val="es-419"/>
              </w:rPr>
            </w:rPrChange>
          </w:rPr>
          <w:delText xml:space="preserve">es una necesidad </w:delText>
        </w:r>
        <w:r w:rsidR="000C7FBD" w:rsidRPr="003260B4" w:rsidDel="00090495">
          <w:rPr>
            <w:rFonts w:ascii="Arial Narrow" w:eastAsiaTheme="majorEastAsia" w:hAnsi="Arial Narrow" w:cstheme="majorBidi"/>
            <w:sz w:val="22"/>
            <w:szCs w:val="22"/>
            <w:highlight w:val="cyan"/>
            <w:lang w:val="es-419"/>
            <w:rPrChange w:id="1120" w:author="Stagno Izaguirre, Daniel Alejandro" w:date="2026-06-19T15:38:00Z" w16du:dateUtc="2026-06-19T20:38:00Z">
              <w:rPr>
                <w:rFonts w:ascii="Arial Narrow" w:eastAsiaTheme="majorEastAsia" w:hAnsi="Arial Narrow" w:cstheme="majorBidi"/>
                <w:sz w:val="22"/>
                <w:szCs w:val="22"/>
                <w:lang w:val="es-419"/>
              </w:rPr>
            </w:rPrChange>
          </w:rPr>
          <w:delText xml:space="preserve">urgente que los </w:delText>
        </w:r>
      </w:del>
      <w:del w:id="1121" w:author="Stagno Izaguirre, Daniel Alejandro" w:date="2026-06-19T15:36:00Z" w16du:dateUtc="2026-06-19T20:36:00Z">
        <w:r w:rsidR="000C7FBD" w:rsidRPr="003260B4" w:rsidDel="008904CF">
          <w:rPr>
            <w:rFonts w:ascii="Arial Narrow" w:eastAsiaTheme="majorEastAsia" w:hAnsi="Arial Narrow" w:cstheme="majorBidi"/>
            <w:sz w:val="22"/>
            <w:szCs w:val="22"/>
            <w:highlight w:val="cyan"/>
            <w:lang w:val="es-419"/>
            <w:rPrChange w:id="1122" w:author="Stagno Izaguirre, Daniel Alejandro" w:date="2026-06-19T15:38:00Z" w16du:dateUtc="2026-06-19T20:38:00Z">
              <w:rPr>
                <w:rFonts w:ascii="Arial Narrow" w:eastAsiaTheme="majorEastAsia" w:hAnsi="Arial Narrow" w:cstheme="majorBidi"/>
                <w:sz w:val="22"/>
                <w:szCs w:val="22"/>
                <w:lang w:val="es-419"/>
              </w:rPr>
            </w:rPrChange>
          </w:rPr>
          <w:delText>paises</w:delText>
        </w:r>
      </w:del>
      <w:del w:id="1123" w:author="Stagno Izaguirre, Daniel Alejandro" w:date="2026-06-19T15:44:00Z" w16du:dateUtc="2026-06-19T20:44:00Z">
        <w:r w:rsidR="000C7FBD" w:rsidRPr="003260B4" w:rsidDel="00090495">
          <w:rPr>
            <w:rFonts w:ascii="Arial Narrow" w:eastAsiaTheme="majorEastAsia" w:hAnsi="Arial Narrow" w:cstheme="majorBidi"/>
            <w:sz w:val="22"/>
            <w:szCs w:val="22"/>
            <w:highlight w:val="cyan"/>
            <w:lang w:val="es-419"/>
            <w:rPrChange w:id="1124" w:author="Stagno Izaguirre, Daniel Alejandro" w:date="2026-06-19T15:38:00Z" w16du:dateUtc="2026-06-19T20:38:00Z">
              <w:rPr>
                <w:rFonts w:ascii="Arial Narrow" w:eastAsiaTheme="majorEastAsia" w:hAnsi="Arial Narrow" w:cstheme="majorBidi"/>
                <w:sz w:val="22"/>
                <w:szCs w:val="22"/>
                <w:lang w:val="es-419"/>
              </w:rPr>
            </w:rPrChange>
          </w:rPr>
          <w:delText xml:space="preserve"> estudiados</w:delText>
        </w:r>
        <w:r w:rsidR="008A6CB0" w:rsidRPr="003260B4" w:rsidDel="00090495">
          <w:rPr>
            <w:rFonts w:ascii="Arial Narrow" w:eastAsiaTheme="majorEastAsia" w:hAnsi="Arial Narrow" w:cstheme="majorBidi"/>
            <w:sz w:val="22"/>
            <w:szCs w:val="22"/>
            <w:highlight w:val="cyan"/>
            <w:lang w:val="es-419"/>
            <w:rPrChange w:id="1125" w:author="Stagno Izaguirre, Daniel Alejandro" w:date="2026-06-19T15:38:00Z" w16du:dateUtc="2026-06-19T20:38:00Z">
              <w:rPr>
                <w:rFonts w:ascii="Arial Narrow" w:eastAsiaTheme="majorEastAsia" w:hAnsi="Arial Narrow" w:cstheme="majorBidi"/>
                <w:sz w:val="22"/>
                <w:szCs w:val="22"/>
                <w:lang w:val="es-419"/>
              </w:rPr>
            </w:rPrChange>
          </w:rPr>
          <w:delText xml:space="preserve">, </w:delText>
        </w:r>
        <w:commentRangeStart w:id="1126"/>
        <w:r w:rsidR="006A13B6" w:rsidRPr="003260B4" w:rsidDel="00090495">
          <w:rPr>
            <w:rFonts w:ascii="Arial Narrow" w:eastAsiaTheme="majorEastAsia" w:hAnsi="Arial Narrow" w:cstheme="majorBidi"/>
            <w:sz w:val="22"/>
            <w:szCs w:val="22"/>
            <w:highlight w:val="cyan"/>
            <w:lang w:val="es-419"/>
            <w:rPrChange w:id="1127" w:author="Stagno Izaguirre, Daniel Alejandro" w:date="2026-06-19T15:38:00Z" w16du:dateUtc="2026-06-19T20:38:00Z">
              <w:rPr>
                <w:rFonts w:ascii="Arial Narrow" w:eastAsiaTheme="majorEastAsia" w:hAnsi="Arial Narrow" w:cstheme="majorBidi"/>
                <w:sz w:val="22"/>
                <w:szCs w:val="22"/>
                <w:lang w:val="es-419"/>
              </w:rPr>
            </w:rPrChange>
          </w:rPr>
          <w:delText>en especial los de AL</w:delText>
        </w:r>
      </w:del>
      <w:del w:id="1128" w:author="Stagno Izaguirre, Daniel Alejandro" w:date="2026-06-19T15:38:00Z" w16du:dateUtc="2026-06-19T20:38:00Z">
        <w:r w:rsidR="006A13B6" w:rsidRPr="003260B4" w:rsidDel="003260B4">
          <w:rPr>
            <w:rFonts w:ascii="Arial Narrow" w:eastAsiaTheme="majorEastAsia" w:hAnsi="Arial Narrow" w:cstheme="majorBidi"/>
            <w:sz w:val="22"/>
            <w:szCs w:val="22"/>
            <w:highlight w:val="cyan"/>
            <w:lang w:val="es-419"/>
            <w:rPrChange w:id="1129" w:author="Stagno Izaguirre, Daniel Alejandro" w:date="2026-06-19T15:38:00Z" w16du:dateUtc="2026-06-19T20:38:00Z">
              <w:rPr>
                <w:rFonts w:ascii="Arial Narrow" w:eastAsiaTheme="majorEastAsia" w:hAnsi="Arial Narrow" w:cstheme="majorBidi"/>
                <w:sz w:val="22"/>
                <w:szCs w:val="22"/>
                <w:lang w:val="es-419"/>
              </w:rPr>
            </w:rPrChange>
          </w:rPr>
          <w:delText>CA</w:delText>
        </w:r>
      </w:del>
      <w:del w:id="1130" w:author="Stagno Izaguirre, Daniel Alejandro" w:date="2026-06-19T15:44:00Z" w16du:dateUtc="2026-06-19T20:44:00Z">
        <w:r w:rsidR="006A13B6" w:rsidRPr="003260B4" w:rsidDel="00090495">
          <w:rPr>
            <w:rFonts w:ascii="Arial Narrow" w:eastAsiaTheme="majorEastAsia" w:hAnsi="Arial Narrow" w:cstheme="majorBidi"/>
            <w:sz w:val="22"/>
            <w:szCs w:val="22"/>
            <w:highlight w:val="cyan"/>
            <w:lang w:val="es-419"/>
            <w:rPrChange w:id="1131" w:author="Stagno Izaguirre, Daniel Alejandro" w:date="2026-06-19T15:38:00Z" w16du:dateUtc="2026-06-19T20:38:00Z">
              <w:rPr>
                <w:rFonts w:ascii="Arial Narrow" w:eastAsiaTheme="majorEastAsia" w:hAnsi="Arial Narrow" w:cstheme="majorBidi"/>
                <w:sz w:val="22"/>
                <w:szCs w:val="22"/>
                <w:lang w:val="es-419"/>
              </w:rPr>
            </w:rPrChange>
          </w:rPr>
          <w:delText xml:space="preserve">, </w:delText>
        </w:r>
        <w:r w:rsidR="000C7FBD" w:rsidRPr="003260B4" w:rsidDel="00090495">
          <w:rPr>
            <w:rFonts w:ascii="Arial Narrow" w:eastAsiaTheme="majorEastAsia" w:hAnsi="Arial Narrow" w:cstheme="majorBidi"/>
            <w:sz w:val="22"/>
            <w:szCs w:val="22"/>
            <w:highlight w:val="cyan"/>
            <w:lang w:val="es-419"/>
            <w:rPrChange w:id="1132" w:author="Stagno Izaguirre, Daniel Alejandro" w:date="2026-06-19T15:38:00Z" w16du:dateUtc="2026-06-19T20:38:00Z">
              <w:rPr>
                <w:rFonts w:ascii="Arial Narrow" w:eastAsiaTheme="majorEastAsia" w:hAnsi="Arial Narrow" w:cstheme="majorBidi"/>
                <w:sz w:val="22"/>
                <w:szCs w:val="22"/>
                <w:lang w:val="es-419"/>
              </w:rPr>
            </w:rPrChange>
          </w:rPr>
          <w:delText xml:space="preserve"> avance</w:delText>
        </w:r>
        <w:r w:rsidR="006A13B6" w:rsidRPr="003260B4" w:rsidDel="00090495">
          <w:rPr>
            <w:rFonts w:ascii="Arial Narrow" w:eastAsiaTheme="majorEastAsia" w:hAnsi="Arial Narrow" w:cstheme="majorBidi"/>
            <w:sz w:val="22"/>
            <w:szCs w:val="22"/>
            <w:highlight w:val="cyan"/>
            <w:lang w:val="es-419"/>
            <w:rPrChange w:id="1133" w:author="Stagno Izaguirre, Daniel Alejandro" w:date="2026-06-19T15:38:00Z" w16du:dateUtc="2026-06-19T20:38:00Z">
              <w:rPr>
                <w:rFonts w:ascii="Arial Narrow" w:eastAsiaTheme="majorEastAsia" w:hAnsi="Arial Narrow" w:cstheme="majorBidi"/>
                <w:sz w:val="22"/>
                <w:szCs w:val="22"/>
                <w:lang w:val="es-419"/>
              </w:rPr>
            </w:rPrChange>
          </w:rPr>
          <w:delText>n</w:delText>
        </w:r>
        <w:r w:rsidRPr="003260B4" w:rsidDel="00090495">
          <w:rPr>
            <w:rFonts w:ascii="Arial Narrow" w:eastAsiaTheme="majorEastAsia" w:hAnsi="Arial Narrow" w:cstheme="majorBidi"/>
            <w:sz w:val="22"/>
            <w:szCs w:val="22"/>
            <w:highlight w:val="cyan"/>
            <w:lang w:val="es-419"/>
            <w:rPrChange w:id="1134" w:author="Stagno Izaguirre, Daniel Alejandro" w:date="2026-06-19T15:38:00Z" w16du:dateUtc="2026-06-19T20:38:00Z">
              <w:rPr>
                <w:rFonts w:ascii="Arial Narrow" w:eastAsiaTheme="majorEastAsia" w:hAnsi="Arial Narrow" w:cstheme="majorBidi"/>
                <w:sz w:val="22"/>
                <w:szCs w:val="22"/>
                <w:lang w:val="es-419"/>
              </w:rPr>
            </w:rPrChange>
          </w:rPr>
          <w:delText xml:space="preserve"> en tres frentes complementarios. </w:delText>
        </w:r>
        <w:commentRangeEnd w:id="1126"/>
        <w:r w:rsidR="003260B4" w:rsidRPr="003260B4" w:rsidDel="00090495">
          <w:rPr>
            <w:rStyle w:val="CommentReference"/>
            <w:rFonts w:ascii="Arial Narrow" w:eastAsiaTheme="majorEastAsia" w:hAnsi="Arial Narrow" w:cstheme="majorBidi"/>
            <w:sz w:val="22"/>
            <w:szCs w:val="22"/>
            <w:highlight w:val="cyan"/>
            <w:lang w:val="es-419"/>
            <w:rPrChange w:id="1135" w:author="Stagno Izaguirre, Daniel Alejandro" w:date="2026-06-19T15:38:00Z" w16du:dateUtc="2026-06-19T20:38:00Z">
              <w:rPr>
                <w:rStyle w:val="CommentReference"/>
                <w:rFonts w:ascii="Arial Narrow" w:eastAsiaTheme="majorEastAsia" w:hAnsi="Arial Narrow" w:cstheme="majorBidi"/>
                <w:sz w:val="22"/>
                <w:szCs w:val="22"/>
                <w:lang w:val="es-419"/>
              </w:rPr>
            </w:rPrChange>
          </w:rPr>
          <w:commentReference w:id="1126"/>
        </w:r>
        <w:r w:rsidRPr="003260B4" w:rsidDel="00090495">
          <w:rPr>
            <w:rFonts w:ascii="Arial Narrow" w:eastAsiaTheme="majorEastAsia" w:hAnsi="Arial Narrow" w:cstheme="majorBidi"/>
            <w:sz w:val="22"/>
            <w:szCs w:val="22"/>
            <w:highlight w:val="cyan"/>
            <w:lang w:val="es-419"/>
            <w:rPrChange w:id="1136" w:author="Stagno Izaguirre, Daniel Alejandro" w:date="2026-06-19T15:38:00Z" w16du:dateUtc="2026-06-19T20:38:00Z">
              <w:rPr>
                <w:rFonts w:ascii="Arial Narrow" w:eastAsiaTheme="majorEastAsia" w:hAnsi="Arial Narrow" w:cstheme="majorBidi"/>
                <w:sz w:val="22"/>
                <w:szCs w:val="22"/>
                <w:lang w:val="es-419"/>
              </w:rPr>
            </w:rPrChange>
          </w:rPr>
          <w:delText>Primero, institucionalizar la evaluación como parte integral del ciclo de política, mediante la creación de unidades especializadas o instancias independientes —como la CNEPI en Francia— con mandato, recursos y acceso a datos para realizar evaluaciones periódicas. Segundo, fortalecer la integración y vinculación de bases de datos administrativas (tributarias, empresariales y de innovación), lo que permite construir paneles longitudinales y aplicar metodologías rigurosas de evaluación</w:delText>
        </w:r>
        <w:r w:rsidR="000D72DA" w:rsidRPr="003260B4" w:rsidDel="00090495">
          <w:rPr>
            <w:rFonts w:ascii="Arial Narrow" w:eastAsiaTheme="majorEastAsia" w:hAnsi="Arial Narrow" w:cstheme="majorBidi"/>
            <w:sz w:val="22"/>
            <w:szCs w:val="22"/>
            <w:highlight w:val="cyan"/>
            <w:lang w:val="es-419"/>
            <w:rPrChange w:id="1137" w:author="Stagno Izaguirre, Daniel Alejandro" w:date="2026-06-19T15:38:00Z" w16du:dateUtc="2026-06-19T20:38:00Z">
              <w:rPr>
                <w:rFonts w:ascii="Arial Narrow" w:eastAsiaTheme="majorEastAsia" w:hAnsi="Arial Narrow" w:cstheme="majorBidi"/>
                <w:sz w:val="22"/>
                <w:szCs w:val="22"/>
                <w:lang w:val="es-419"/>
              </w:rPr>
            </w:rPrChange>
          </w:rPr>
          <w:delText xml:space="preserve"> </w:delText>
        </w:r>
      </w:del>
      <w:customXmlDelRangeStart w:id="1138" w:author="Stagno Izaguirre, Daniel Alejandro" w:date="2026-06-19T15:44:00Z"/>
      <w:sdt>
        <w:sdtPr>
          <w:rPr>
            <w:rFonts w:cs="Arial"/>
            <w:highlight w:val="cyan"/>
            <w:lang w:val="es-419"/>
            <w:rPrChange w:id="1139" w:author="Stagno Izaguirre, Daniel Alejandro" w:date="2026-06-19T15:38:00Z" w16du:dateUtc="2026-06-19T20:38:00Z">
              <w:rPr>
                <w:rFonts w:cs="Arial"/>
                <w:lang w:val="es-419"/>
              </w:rPr>
            </w:rPrChange>
          </w:rPr>
          <w:id w:val="566684124"/>
          <w:citation/>
        </w:sdtPr>
        <w:sdtEndPr>
          <w:rPr>
            <w:rPrChange w:id="1140" w:author="Stagno Izaguirre, Daniel Alejandro" w:date="2026-06-19T15:38:00Z" w16du:dateUtc="2026-06-19T20:38:00Z">
              <w:rPr/>
            </w:rPrChange>
          </w:rPr>
        </w:sdtEndPr>
        <w:sdtContent>
          <w:customXmlDelRangeEnd w:id="1138"/>
          <w:del w:id="1141" w:author="Stagno Izaguirre, Daniel Alejandro" w:date="2026-06-19T15:44:00Z" w16du:dateUtc="2026-06-19T20:44:00Z">
            <w:r w:rsidR="00920D38" w:rsidRPr="003260B4" w:rsidDel="00090495">
              <w:rPr>
                <w:rFonts w:ascii="Arial Narrow" w:hAnsi="Arial Narrow" w:cs="Arial"/>
                <w:sz w:val="22"/>
                <w:szCs w:val="22"/>
                <w:highlight w:val="cyan"/>
                <w:lang w:val="es-419"/>
                <w:rPrChange w:id="1142" w:author="Stagno Izaguirre, Daniel Alejandro" w:date="2026-06-19T15:38:00Z" w16du:dateUtc="2026-06-19T20:38:00Z">
                  <w:rPr>
                    <w:rFonts w:ascii="Arial Narrow" w:hAnsi="Arial Narrow" w:cs="Arial"/>
                    <w:sz w:val="22"/>
                    <w:szCs w:val="22"/>
                    <w:lang w:val="es-419"/>
                  </w:rPr>
                </w:rPrChange>
              </w:rPr>
              <w:fldChar w:fldCharType="begin"/>
            </w:r>
            <w:r w:rsidR="00920D38" w:rsidRPr="003260B4" w:rsidDel="00090495">
              <w:rPr>
                <w:rFonts w:ascii="Arial Narrow" w:hAnsi="Arial Narrow" w:cs="Arial"/>
                <w:sz w:val="22"/>
                <w:szCs w:val="22"/>
                <w:highlight w:val="cyan"/>
                <w:lang w:val="es-419"/>
                <w:rPrChange w:id="1143" w:author="Stagno Izaguirre, Daniel Alejandro" w:date="2026-06-19T15:38:00Z" w16du:dateUtc="2026-06-19T20:38:00Z">
                  <w:rPr>
                    <w:rFonts w:ascii="Arial Narrow" w:hAnsi="Arial Narrow" w:cs="Arial"/>
                    <w:sz w:val="22"/>
                    <w:szCs w:val="22"/>
                    <w:lang w:val="es-419"/>
                  </w:rPr>
                </w:rPrChange>
              </w:rPr>
              <w:delInstrText xml:space="preserve"> CITATION Wha15 \l 1033 </w:delInstrText>
            </w:r>
            <w:r w:rsidR="00920D38" w:rsidRPr="003260B4" w:rsidDel="00090495">
              <w:rPr>
                <w:rFonts w:ascii="Arial Narrow" w:hAnsi="Arial Narrow" w:cs="Arial"/>
                <w:sz w:val="22"/>
                <w:szCs w:val="22"/>
                <w:highlight w:val="cyan"/>
                <w:lang w:val="es-419"/>
                <w:rPrChange w:id="1144" w:author="Stagno Izaguirre, Daniel Alejandro" w:date="2026-06-19T15:38:00Z" w16du:dateUtc="2026-06-19T20:38:00Z">
                  <w:rPr>
                    <w:rFonts w:ascii="Arial Narrow" w:hAnsi="Arial Narrow" w:cs="Arial"/>
                    <w:sz w:val="22"/>
                    <w:szCs w:val="22"/>
                    <w:lang w:val="es-419"/>
                  </w:rPr>
                </w:rPrChange>
              </w:rPr>
              <w:fldChar w:fldCharType="separate"/>
            </w:r>
            <w:r w:rsidR="00920D38" w:rsidRPr="003260B4" w:rsidDel="00090495">
              <w:rPr>
                <w:rFonts w:ascii="Arial Narrow" w:hAnsi="Arial Narrow" w:cs="Arial"/>
                <w:noProof/>
                <w:sz w:val="22"/>
                <w:szCs w:val="22"/>
                <w:highlight w:val="cyan"/>
                <w:lang w:val="es-419"/>
                <w:rPrChange w:id="1145" w:author="Stagno Izaguirre, Daniel Alejandro" w:date="2026-06-19T15:38:00Z" w16du:dateUtc="2026-06-19T20:38:00Z">
                  <w:rPr>
                    <w:rFonts w:ascii="Arial Narrow" w:hAnsi="Arial Narrow" w:cs="Arial"/>
                    <w:noProof/>
                    <w:sz w:val="22"/>
                    <w:szCs w:val="22"/>
                    <w:lang w:val="es-419"/>
                  </w:rPr>
                </w:rPrChange>
              </w:rPr>
              <w:delText xml:space="preserve"> (What works cenntre for local economic growth, 2015)</w:delText>
            </w:r>
            <w:r w:rsidR="00920D38" w:rsidRPr="003260B4" w:rsidDel="00090495">
              <w:rPr>
                <w:rFonts w:ascii="Arial Narrow" w:hAnsi="Arial Narrow" w:cs="Arial"/>
                <w:sz w:val="22"/>
                <w:szCs w:val="22"/>
                <w:highlight w:val="cyan"/>
                <w:lang w:val="es-419"/>
                <w:rPrChange w:id="1146" w:author="Stagno Izaguirre, Daniel Alejandro" w:date="2026-06-19T15:38:00Z" w16du:dateUtc="2026-06-19T20:38:00Z">
                  <w:rPr>
                    <w:rFonts w:ascii="Arial Narrow" w:hAnsi="Arial Narrow" w:cs="Arial"/>
                    <w:sz w:val="22"/>
                    <w:szCs w:val="22"/>
                    <w:lang w:val="es-419"/>
                  </w:rPr>
                </w:rPrChange>
              </w:rPr>
              <w:fldChar w:fldCharType="end"/>
            </w:r>
          </w:del>
          <w:customXmlDelRangeStart w:id="1147" w:author="Stagno Izaguirre, Daniel Alejandro" w:date="2026-06-19T15:44:00Z"/>
        </w:sdtContent>
      </w:sdt>
      <w:customXmlDelRangeEnd w:id="1147"/>
      <w:del w:id="1148" w:author="Stagno Izaguirre, Daniel Alejandro" w:date="2026-06-19T15:44:00Z" w16du:dateUtc="2026-06-19T20:44:00Z">
        <w:r w:rsidR="00920D38" w:rsidRPr="003260B4" w:rsidDel="00090495">
          <w:rPr>
            <w:rFonts w:ascii="Arial Narrow" w:hAnsi="Arial Narrow" w:cs="Arial"/>
            <w:sz w:val="22"/>
            <w:szCs w:val="22"/>
            <w:highlight w:val="cyan"/>
            <w:lang w:val="es-419"/>
            <w:rPrChange w:id="1149" w:author="Stagno Izaguirre, Daniel Alejandro" w:date="2026-06-19T15:38:00Z" w16du:dateUtc="2026-06-19T20:38:00Z">
              <w:rPr>
                <w:rFonts w:ascii="Arial Narrow" w:hAnsi="Arial Narrow" w:cs="Arial"/>
                <w:sz w:val="22"/>
                <w:szCs w:val="22"/>
                <w:lang w:val="es-419"/>
              </w:rPr>
            </w:rPrChange>
          </w:rPr>
          <w:delText xml:space="preserve">. </w:delText>
        </w:r>
        <w:r w:rsidRPr="003260B4" w:rsidDel="00090495">
          <w:rPr>
            <w:rFonts w:ascii="Arial Narrow" w:eastAsiaTheme="majorEastAsia" w:hAnsi="Arial Narrow" w:cstheme="majorBidi"/>
            <w:sz w:val="22"/>
            <w:szCs w:val="22"/>
            <w:highlight w:val="cyan"/>
            <w:lang w:val="es-419"/>
            <w:rPrChange w:id="1150" w:author="Stagno Izaguirre, Daniel Alejandro" w:date="2026-06-19T15:38:00Z" w16du:dateUtc="2026-06-19T20:38:00Z">
              <w:rPr>
                <w:rFonts w:ascii="Arial Narrow" w:eastAsiaTheme="majorEastAsia" w:hAnsi="Arial Narrow" w:cstheme="majorBidi"/>
                <w:sz w:val="22"/>
                <w:szCs w:val="22"/>
                <w:lang w:val="es-419"/>
              </w:rPr>
            </w:rPrChange>
          </w:rPr>
          <w:delText>Tercero, incorporar desde el diseño del instrumento indicadores de resultados y mecanismos que faciliten la evaluación, incluyendo la posibilidad de definir grupos de comparación o implementar pilotos escalables.</w:delText>
        </w:r>
      </w:del>
    </w:p>
    <w:p w14:paraId="0B4F2A24" w14:textId="77777777" w:rsidR="00883F74" w:rsidRDefault="00883F74" w:rsidP="00D33FD7">
      <w:pPr>
        <w:jc w:val="both"/>
        <w:rPr>
          <w:rFonts w:ascii="Arial Narrow" w:eastAsiaTheme="majorEastAsia" w:hAnsi="Arial Narrow" w:cstheme="majorBidi"/>
          <w:sz w:val="22"/>
          <w:szCs w:val="22"/>
          <w:lang w:val="es-419"/>
        </w:rPr>
      </w:pPr>
    </w:p>
    <w:p w14:paraId="558F24B5" w14:textId="43750130" w:rsidR="004A0EE7" w:rsidRDefault="004A0EE7" w:rsidP="004A0EE7">
      <w:pPr>
        <w:pStyle w:val="Heading3"/>
        <w:rPr>
          <w:rFonts w:ascii="Arial Narrow" w:hAnsi="Arial Narrow"/>
          <w:b/>
          <w:bCs/>
          <w:color w:val="000000" w:themeColor="text1"/>
          <w:lang w:val="es-419"/>
        </w:rPr>
      </w:pPr>
      <w:r w:rsidRPr="007B23B7">
        <w:rPr>
          <w:rFonts w:ascii="Arial Narrow" w:hAnsi="Arial Narrow"/>
          <w:b/>
          <w:bCs/>
          <w:color w:val="000000" w:themeColor="text1"/>
          <w:lang w:val="es-419"/>
        </w:rPr>
        <w:t>2.</w:t>
      </w:r>
      <w:r>
        <w:rPr>
          <w:rFonts w:ascii="Arial Narrow" w:hAnsi="Arial Narrow"/>
          <w:b/>
          <w:bCs/>
          <w:color w:val="000000" w:themeColor="text1"/>
          <w:lang w:val="es-419"/>
        </w:rPr>
        <w:t>4.</w:t>
      </w:r>
      <w:r w:rsidRPr="007B23B7">
        <w:rPr>
          <w:rFonts w:ascii="Arial Narrow" w:hAnsi="Arial Narrow"/>
          <w:b/>
          <w:bCs/>
          <w:color w:val="000000" w:themeColor="text1"/>
          <w:lang w:val="es-419"/>
        </w:rPr>
        <w:t xml:space="preserve"> </w:t>
      </w:r>
      <w:r w:rsidR="009528C6" w:rsidRPr="009528C6">
        <w:rPr>
          <w:rFonts w:ascii="Arial Narrow" w:hAnsi="Arial Narrow"/>
          <w:b/>
          <w:bCs/>
          <w:color w:val="000000" w:themeColor="text1"/>
          <w:lang w:val="es-419"/>
        </w:rPr>
        <w:t xml:space="preserve">Uso del incentivo y principales </w:t>
      </w:r>
      <w:commentRangeStart w:id="1151"/>
      <w:r w:rsidR="009528C6" w:rsidRPr="009528C6">
        <w:rPr>
          <w:rFonts w:ascii="Arial Narrow" w:hAnsi="Arial Narrow"/>
          <w:b/>
          <w:bCs/>
          <w:color w:val="000000" w:themeColor="text1"/>
          <w:lang w:val="es-419"/>
        </w:rPr>
        <w:t>ventajas</w:t>
      </w:r>
      <w:commentRangeEnd w:id="1151"/>
      <w:r w:rsidR="001548D8">
        <w:rPr>
          <w:rStyle w:val="CommentReference"/>
          <w:rFonts w:ascii="Arial Narrow" w:hAnsi="Arial Narrow"/>
          <w:b/>
          <w:bCs/>
          <w:color w:val="000000" w:themeColor="text1"/>
          <w:sz w:val="24"/>
          <w:szCs w:val="24"/>
          <w:lang w:val="es-419"/>
        </w:rPr>
        <w:commentReference w:id="1151"/>
      </w:r>
    </w:p>
    <w:p w14:paraId="6761EF84" w14:textId="77777777" w:rsidR="00CF5842" w:rsidRPr="00CF5842" w:rsidRDefault="00CF5842" w:rsidP="00CF5842">
      <w:pPr>
        <w:rPr>
          <w:lang w:val="es-419"/>
        </w:rPr>
      </w:pPr>
    </w:p>
    <w:p w14:paraId="1B9548DE" w14:textId="77777777" w:rsidR="00CF5842" w:rsidRPr="00CF5842" w:rsidRDefault="00CF5842" w:rsidP="00CF5842">
      <w:pPr>
        <w:pStyle w:val="ListParagraph"/>
        <w:numPr>
          <w:ilvl w:val="0"/>
          <w:numId w:val="34"/>
        </w:numPr>
        <w:spacing w:line="276" w:lineRule="auto"/>
        <w:rPr>
          <w:rFonts w:ascii="Arial Narrow" w:hAnsi="Arial Narrow"/>
          <w:sz w:val="22"/>
          <w:szCs w:val="22"/>
          <w:highlight w:val="yellow"/>
          <w:lang w:val="es-419"/>
        </w:rPr>
      </w:pPr>
      <w:commentRangeStart w:id="1152"/>
      <w:r w:rsidRPr="00CF5842">
        <w:rPr>
          <w:rFonts w:ascii="Arial Narrow" w:hAnsi="Arial Narrow"/>
          <w:sz w:val="22"/>
          <w:szCs w:val="22"/>
          <w:highlight w:val="yellow"/>
          <w:lang w:val="es-419"/>
        </w:rPr>
        <w:t>¿Cómo ha sido el uso de los incentivos tributarios en la última década entre los países estudios de caso: cupo tributario, número de beneficiarios, inversión promedio, etc.? Tabla resumen</w:t>
      </w:r>
    </w:p>
    <w:p w14:paraId="491933C1" w14:textId="77777777" w:rsidR="00CF5842" w:rsidRPr="00CF5842" w:rsidRDefault="00CF5842" w:rsidP="00CF5842">
      <w:pPr>
        <w:numPr>
          <w:ilvl w:val="0"/>
          <w:numId w:val="34"/>
        </w:numPr>
        <w:spacing w:line="276" w:lineRule="auto"/>
        <w:rPr>
          <w:rFonts w:ascii="Arial Narrow" w:hAnsi="Arial Narrow"/>
          <w:sz w:val="22"/>
          <w:szCs w:val="22"/>
          <w:highlight w:val="yellow"/>
          <w:lang w:val="es-419"/>
        </w:rPr>
      </w:pPr>
      <w:r w:rsidRPr="00CF5842">
        <w:rPr>
          <w:rFonts w:ascii="Arial Narrow" w:hAnsi="Arial Narrow"/>
          <w:sz w:val="22"/>
          <w:szCs w:val="22"/>
          <w:highlight w:val="yellow"/>
          <w:lang w:val="es-BO"/>
        </w:rPr>
        <w:t>¿Cuáles fueron las principales ventajas de los incentivos tributarios en CTI para las empresas en los países estudios de caso?</w:t>
      </w:r>
    </w:p>
    <w:p w14:paraId="66E35B69" w14:textId="77777777" w:rsidR="00CF5842" w:rsidRPr="00CF5842" w:rsidRDefault="00CF5842" w:rsidP="00CF5842">
      <w:pPr>
        <w:numPr>
          <w:ilvl w:val="0"/>
          <w:numId w:val="34"/>
        </w:numPr>
        <w:spacing w:line="276" w:lineRule="auto"/>
        <w:rPr>
          <w:rFonts w:ascii="Arial Narrow" w:hAnsi="Arial Narrow"/>
          <w:sz w:val="22"/>
          <w:szCs w:val="22"/>
          <w:highlight w:val="yellow"/>
          <w:lang w:val="es-419"/>
        </w:rPr>
      </w:pPr>
      <w:r w:rsidRPr="00CF5842">
        <w:rPr>
          <w:rFonts w:ascii="Arial Narrow" w:hAnsi="Arial Narrow"/>
          <w:sz w:val="22"/>
          <w:szCs w:val="22"/>
          <w:highlight w:val="yellow"/>
          <w:lang w:val="es-BO"/>
        </w:rPr>
        <w:t>¿Las ventajas de los incentivos tributarios para las empresas están en línea con los beneficios identificado en la literatura internacional? (neutralidad en cuanto actividades de CTI, previsibilidad financiera, etc)</w:t>
      </w:r>
      <w:commentRangeEnd w:id="1152"/>
      <w:r w:rsidR="00B36665" w:rsidRPr="00CF5842">
        <w:rPr>
          <w:rStyle w:val="CommentReference"/>
          <w:rFonts w:ascii="Arial Narrow" w:hAnsi="Arial Narrow"/>
          <w:sz w:val="22"/>
          <w:szCs w:val="22"/>
          <w:highlight w:val="yellow"/>
          <w:lang w:val="es-419"/>
        </w:rPr>
        <w:commentReference w:id="1152"/>
      </w:r>
    </w:p>
    <w:p w14:paraId="7280DB85" w14:textId="4288A23F" w:rsidR="00EB2B5B" w:rsidRPr="00AD6497" w:rsidRDefault="00EB2B5B" w:rsidP="00EB2B5B">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2.5 </w:t>
      </w:r>
      <w:r w:rsidRPr="00AD6497">
        <w:rPr>
          <w:rFonts w:ascii="Arial Narrow" w:hAnsi="Arial Narrow"/>
          <w:b/>
          <w:bCs/>
          <w:color w:val="000000" w:themeColor="text1"/>
          <w:lang w:val="es-ES"/>
        </w:rPr>
        <w:t>Análisis comparativo y conclusiones</w:t>
      </w:r>
    </w:p>
    <w:p w14:paraId="39B9D20A" w14:textId="428F1E37" w:rsidR="009528C6" w:rsidRDefault="009528C6" w:rsidP="009528C6">
      <w:pPr>
        <w:rPr>
          <w:rFonts w:eastAsiaTheme="majorEastAsia"/>
          <w:lang w:val="es-ES"/>
        </w:rPr>
      </w:pPr>
    </w:p>
    <w:p w14:paraId="498A0D00" w14:textId="77777777" w:rsidR="006831EA" w:rsidRDefault="006831EA" w:rsidP="009528C6">
      <w:pPr>
        <w:rPr>
          <w:rFonts w:eastAsiaTheme="majorEastAsia"/>
          <w:lang w:val="es-ES"/>
        </w:rPr>
      </w:pPr>
    </w:p>
    <w:p w14:paraId="2FC68841" w14:textId="278BA8CF" w:rsidR="006831EA" w:rsidRPr="00AD6497" w:rsidRDefault="006831EA" w:rsidP="006831EA">
      <w:pPr>
        <w:pStyle w:val="Heading3"/>
        <w:rPr>
          <w:rFonts w:ascii="Arial Narrow" w:hAnsi="Arial Narrow"/>
          <w:b/>
          <w:bCs/>
          <w:color w:val="000000" w:themeColor="text1"/>
          <w:lang w:val="es-ES"/>
        </w:rPr>
      </w:pPr>
      <w:r>
        <w:rPr>
          <w:rFonts w:ascii="Arial Narrow" w:hAnsi="Arial Narrow"/>
          <w:b/>
          <w:bCs/>
          <w:color w:val="000000" w:themeColor="text1"/>
          <w:lang w:val="es-ES"/>
        </w:rPr>
        <w:t xml:space="preserve">2.6 </w:t>
      </w:r>
      <w:r w:rsidRPr="00AD6497">
        <w:rPr>
          <w:rFonts w:ascii="Arial Narrow" w:hAnsi="Arial Narrow"/>
          <w:b/>
          <w:bCs/>
          <w:color w:val="000000" w:themeColor="text1"/>
          <w:lang w:val="es-ES"/>
        </w:rPr>
        <w:t>Recomendaciones de política</w:t>
      </w:r>
    </w:p>
    <w:p w14:paraId="31088AEE" w14:textId="77777777" w:rsidR="006831EA" w:rsidRPr="00EB2B5B" w:rsidRDefault="006831EA" w:rsidP="009528C6">
      <w:pPr>
        <w:rPr>
          <w:rFonts w:eastAsiaTheme="majorEastAsia"/>
          <w:lang w:val="es-ES"/>
        </w:rPr>
      </w:pPr>
    </w:p>
    <w:p w14:paraId="47F93310" w14:textId="77777777" w:rsidR="00883F74" w:rsidRDefault="00883F74" w:rsidP="00D33FD7">
      <w:pPr>
        <w:jc w:val="both"/>
        <w:rPr>
          <w:rFonts w:ascii="Arial Narrow" w:eastAsiaTheme="majorEastAsia" w:hAnsi="Arial Narrow" w:cstheme="majorBidi"/>
          <w:sz w:val="22"/>
          <w:szCs w:val="22"/>
          <w:lang w:val="es-419"/>
        </w:rPr>
      </w:pPr>
    </w:p>
    <w:p w14:paraId="3BB0CD9A" w14:textId="77777777" w:rsidR="00090495" w:rsidRPr="00920D38" w:rsidRDefault="00090495" w:rsidP="00090495">
      <w:pPr>
        <w:rPr>
          <w:ins w:id="1153" w:author="Stagno Izaguirre, Daniel Alejandro" w:date="2026-06-19T15:44:00Z" w16du:dateUtc="2026-06-19T20:44:00Z"/>
          <w:rFonts w:ascii="Arial Narrow" w:hAnsi="Arial Narrow" w:cs="Arial"/>
          <w:sz w:val="22"/>
          <w:szCs w:val="22"/>
          <w:lang w:val="es-419"/>
        </w:rPr>
      </w:pPr>
      <w:ins w:id="1154" w:author="Stagno Izaguirre, Daniel Alejandro" w:date="2026-06-19T15:44:00Z" w16du:dateUtc="2026-06-19T20:44:00Z">
        <w:r w:rsidRPr="00B30C15">
          <w:rPr>
            <w:rFonts w:ascii="Arial Narrow" w:eastAsiaTheme="majorEastAsia" w:hAnsi="Arial Narrow" w:cstheme="majorBidi"/>
            <w:sz w:val="22"/>
            <w:szCs w:val="22"/>
            <w:highlight w:val="cyan"/>
            <w:lang w:val="es-419"/>
          </w:rPr>
          <w:t xml:space="preserve">Desde esta perspectiva, es una necesidad urgente que los países estudiados, </w:t>
        </w:r>
        <w:commentRangeStart w:id="1155"/>
        <w:r w:rsidRPr="00B30C15">
          <w:rPr>
            <w:rFonts w:ascii="Arial Narrow" w:eastAsiaTheme="majorEastAsia" w:hAnsi="Arial Narrow" w:cstheme="majorBidi"/>
            <w:sz w:val="22"/>
            <w:szCs w:val="22"/>
            <w:highlight w:val="cyan"/>
            <w:lang w:val="es-419"/>
          </w:rPr>
          <w:t xml:space="preserve">en especial los de AL,  avancen en tres frentes complementarios. </w:t>
        </w:r>
        <w:commentRangeEnd w:id="1155"/>
        <w:r w:rsidRPr="00B30C15">
          <w:rPr>
            <w:rStyle w:val="CommentReference"/>
            <w:rFonts w:ascii="Arial Narrow" w:eastAsiaTheme="majorEastAsia" w:hAnsi="Arial Narrow" w:cstheme="majorBidi"/>
            <w:sz w:val="22"/>
            <w:szCs w:val="22"/>
            <w:highlight w:val="cyan"/>
            <w:lang w:val="es-419"/>
          </w:rPr>
          <w:commentReference w:id="1155"/>
        </w:r>
        <w:r w:rsidRPr="00B30C15">
          <w:rPr>
            <w:rFonts w:ascii="Arial Narrow" w:eastAsiaTheme="majorEastAsia" w:hAnsi="Arial Narrow" w:cstheme="majorBidi"/>
            <w:sz w:val="22"/>
            <w:szCs w:val="22"/>
            <w:highlight w:val="cyan"/>
            <w:lang w:val="es-419"/>
          </w:rPr>
          <w:t xml:space="preserve">Primero, institucionalizar la evaluación como parte integral del ciclo de política, mediante la creación de unidades especializadas o instancias independientes —como la CNEPI en Francia— con mandato, recursos y acceso a datos para realizar evaluaciones periódicas. Segundo, fortalecer la integración y vinculación de bases de datos administrativas (tributarias, empresariales y de innovación), lo que permite construir paneles longitudinales y aplicar metodologías rigurosas de evaluación </w:t>
        </w:r>
      </w:ins>
      <w:customXmlInsRangeStart w:id="1156" w:author="Stagno Izaguirre, Daniel Alejandro" w:date="2026-06-19T15:44:00Z"/>
      <w:sdt>
        <w:sdtPr>
          <w:rPr>
            <w:rFonts w:cs="Arial"/>
            <w:highlight w:val="cyan"/>
            <w:lang w:val="es-419"/>
          </w:rPr>
          <w:id w:val="-400836280"/>
          <w:citation/>
        </w:sdtPr>
        <w:sdtContent>
          <w:customXmlInsRangeEnd w:id="1156"/>
          <w:ins w:id="1157" w:author="Stagno Izaguirre, Daniel Alejandro" w:date="2026-06-19T15:44:00Z" w16du:dateUtc="2026-06-19T20:44:00Z">
            <w:r w:rsidRPr="00B30C15">
              <w:rPr>
                <w:rFonts w:ascii="Arial Narrow" w:hAnsi="Arial Narrow" w:cs="Arial"/>
                <w:sz w:val="22"/>
                <w:szCs w:val="22"/>
                <w:highlight w:val="cyan"/>
                <w:lang w:val="es-419"/>
              </w:rPr>
              <w:fldChar w:fldCharType="begin"/>
            </w:r>
            <w:r w:rsidRPr="00B30C15">
              <w:rPr>
                <w:rFonts w:ascii="Arial Narrow" w:hAnsi="Arial Narrow" w:cs="Arial"/>
                <w:sz w:val="22"/>
                <w:szCs w:val="22"/>
                <w:highlight w:val="cyan"/>
                <w:lang w:val="es-419"/>
              </w:rPr>
              <w:instrText xml:space="preserve"> CITATION Wha15 \l 1033 </w:instrText>
            </w:r>
            <w:r w:rsidRPr="00B30C15">
              <w:rPr>
                <w:rFonts w:ascii="Arial Narrow" w:hAnsi="Arial Narrow" w:cs="Arial"/>
                <w:sz w:val="22"/>
                <w:szCs w:val="22"/>
                <w:highlight w:val="cyan"/>
                <w:lang w:val="es-419"/>
              </w:rPr>
              <w:fldChar w:fldCharType="separate"/>
            </w:r>
            <w:r w:rsidRPr="00B30C15">
              <w:rPr>
                <w:rFonts w:ascii="Arial Narrow" w:hAnsi="Arial Narrow" w:cs="Arial"/>
                <w:noProof/>
                <w:sz w:val="22"/>
                <w:szCs w:val="22"/>
                <w:highlight w:val="cyan"/>
                <w:lang w:val="es-419"/>
              </w:rPr>
              <w:t xml:space="preserve"> (What works cenntre for local economic growth, 2015)</w:t>
            </w:r>
            <w:r w:rsidRPr="00B30C15">
              <w:rPr>
                <w:rFonts w:ascii="Arial Narrow" w:hAnsi="Arial Narrow" w:cs="Arial"/>
                <w:sz w:val="22"/>
                <w:szCs w:val="22"/>
                <w:highlight w:val="cyan"/>
                <w:lang w:val="es-419"/>
              </w:rPr>
              <w:fldChar w:fldCharType="end"/>
            </w:r>
          </w:ins>
          <w:customXmlInsRangeStart w:id="1158" w:author="Stagno Izaguirre, Daniel Alejandro" w:date="2026-06-19T15:44:00Z"/>
        </w:sdtContent>
      </w:sdt>
      <w:customXmlInsRangeEnd w:id="1158"/>
      <w:ins w:id="1159" w:author="Stagno Izaguirre, Daniel Alejandro" w:date="2026-06-19T15:44:00Z" w16du:dateUtc="2026-06-19T20:44:00Z">
        <w:r w:rsidRPr="00B30C15">
          <w:rPr>
            <w:rFonts w:ascii="Arial Narrow" w:hAnsi="Arial Narrow" w:cs="Arial"/>
            <w:sz w:val="22"/>
            <w:szCs w:val="22"/>
            <w:highlight w:val="cyan"/>
            <w:lang w:val="es-419"/>
          </w:rPr>
          <w:t xml:space="preserve">. </w:t>
        </w:r>
        <w:r w:rsidRPr="00B30C15">
          <w:rPr>
            <w:rFonts w:ascii="Arial Narrow" w:eastAsiaTheme="majorEastAsia" w:hAnsi="Arial Narrow" w:cstheme="majorBidi"/>
            <w:sz w:val="22"/>
            <w:szCs w:val="22"/>
            <w:highlight w:val="cyan"/>
            <w:lang w:val="es-419"/>
          </w:rPr>
          <w:t>Tercero, incorporar desde el diseño del instrumento indicadores de resultados y mecanismos que faciliten la evaluación, incluyendo la posibilidad de definir grupos de comparación o implementar pilotos escalables.</w:t>
        </w:r>
      </w:ins>
    </w:p>
    <w:p w14:paraId="6D693F5A" w14:textId="77777777" w:rsidR="00F0416A" w:rsidRDefault="00F0416A" w:rsidP="00D33FD7">
      <w:pPr>
        <w:jc w:val="both"/>
        <w:rPr>
          <w:rFonts w:ascii="Arial Narrow" w:eastAsiaTheme="majorEastAsia" w:hAnsi="Arial Narrow" w:cstheme="majorBidi"/>
          <w:sz w:val="22"/>
          <w:szCs w:val="22"/>
          <w:lang w:val="es-419"/>
        </w:rPr>
      </w:pPr>
    </w:p>
    <w:p w14:paraId="5A0E2C99" w14:textId="6CD1CDC3" w:rsidR="003C5A54" w:rsidRDefault="003C5A54">
      <w:pPr>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br w:type="page"/>
      </w:r>
    </w:p>
    <w:p w14:paraId="010E99E0" w14:textId="3819A881" w:rsidR="003C5A54" w:rsidRPr="008D1E4F" w:rsidRDefault="32EC1F8E" w:rsidP="003C5A54">
      <w:pPr>
        <w:pStyle w:val="Heading2"/>
        <w:rPr>
          <w:rFonts w:ascii="Arial Narrow" w:hAnsi="Arial Narrow"/>
          <w:b/>
          <w:bCs/>
          <w:color w:val="auto"/>
          <w:lang w:val="es-419"/>
        </w:rPr>
      </w:pPr>
      <w:r w:rsidRPr="32EC1F8E">
        <w:rPr>
          <w:rFonts w:ascii="Arial Narrow" w:hAnsi="Arial Narrow"/>
          <w:b/>
          <w:bCs/>
          <w:color w:val="auto"/>
          <w:lang w:val="es-419"/>
        </w:rPr>
        <w:t xml:space="preserve">Cap. 3 Eficacia e impacto de los incentivos tributarios de CTI en LAC: ¿Qué es lo que </w:t>
      </w:r>
      <w:commentRangeStart w:id="1160"/>
      <w:r w:rsidRPr="32EC1F8E">
        <w:rPr>
          <w:rFonts w:ascii="Arial Narrow" w:hAnsi="Arial Narrow"/>
          <w:b/>
          <w:bCs/>
          <w:color w:val="auto"/>
          <w:lang w:val="es-419"/>
        </w:rPr>
        <w:t>sabemos</w:t>
      </w:r>
      <w:commentRangeEnd w:id="1160"/>
      <w:r w:rsidR="003C5A54" w:rsidRPr="32EC1F8E">
        <w:rPr>
          <w:rStyle w:val="CommentReference"/>
          <w:rFonts w:ascii="Arial Narrow" w:hAnsi="Arial Narrow"/>
          <w:b/>
          <w:bCs/>
          <w:color w:val="auto"/>
          <w:sz w:val="26"/>
          <w:szCs w:val="26"/>
          <w:lang w:val="es-419"/>
        </w:rPr>
        <w:commentReference w:id="1160"/>
      </w:r>
      <w:r w:rsidRPr="32EC1F8E">
        <w:rPr>
          <w:rFonts w:ascii="Arial Narrow" w:hAnsi="Arial Narrow"/>
          <w:b/>
          <w:bCs/>
          <w:color w:val="auto"/>
          <w:lang w:val="es-419"/>
        </w:rPr>
        <w:t>?</w:t>
      </w:r>
    </w:p>
    <w:p w14:paraId="47CF9186" w14:textId="77777777" w:rsidR="003C5A54" w:rsidRDefault="003C5A54" w:rsidP="00D33FD7">
      <w:pPr>
        <w:jc w:val="both"/>
        <w:rPr>
          <w:rFonts w:ascii="Arial Narrow" w:eastAsiaTheme="majorEastAsia" w:hAnsi="Arial Narrow" w:cstheme="majorBidi"/>
          <w:sz w:val="22"/>
          <w:szCs w:val="22"/>
          <w:lang w:val="es-419"/>
        </w:rPr>
      </w:pPr>
    </w:p>
    <w:p w14:paraId="5A4C6F4F" w14:textId="77777777" w:rsidR="0038160D" w:rsidRPr="00134552" w:rsidRDefault="0038160D" w:rsidP="0038160D">
      <w:pPr>
        <w:numPr>
          <w:ilvl w:val="1"/>
          <w:numId w:val="34"/>
        </w:numPr>
        <w:spacing w:line="276" w:lineRule="auto"/>
        <w:ind w:left="1440" w:hanging="360"/>
        <w:rPr>
          <w:rFonts w:ascii="Arial Narrow" w:hAnsi="Arial Narrow"/>
          <w:sz w:val="22"/>
          <w:szCs w:val="22"/>
          <w:highlight w:val="yellow"/>
          <w:lang w:val="es-419"/>
        </w:rPr>
      </w:pPr>
      <w:r w:rsidRPr="00134552">
        <w:rPr>
          <w:rFonts w:ascii="Arial Narrow" w:hAnsi="Arial Narrow"/>
          <w:sz w:val="22"/>
          <w:szCs w:val="22"/>
          <w:highlight w:val="yellow"/>
          <w:lang w:val="es-419"/>
        </w:rPr>
        <w:t>Efectos en variables de insumo y productos</w:t>
      </w:r>
    </w:p>
    <w:p w14:paraId="415712C0" w14:textId="7C0845DA"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419"/>
        </w:rPr>
        <w:t>¿Qué efectos más relevantes se han encontrado de los incentivos sobre variables de insumo en los países de estudio de caso: inversión en I+D (interna o externa), personal dedicado a I+D, multiplicador de inversión, relacionamiento con otros actores, etc.?</w:t>
      </w:r>
    </w:p>
    <w:p w14:paraId="44771C8D" w14:textId="77777777"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419"/>
        </w:rPr>
        <w:t>¿Estos efectos están en línea con los encontrados en estudios de países OCDE?</w:t>
      </w:r>
    </w:p>
    <w:p w14:paraId="288F2E08" w14:textId="77777777"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419"/>
        </w:rPr>
        <w:t>¿Qué efectos se han encontrado de los incentivos sobre variables de producto: ventas, productividad, valor agregado, patentes, empleo, exportaciones, emisiones de CO2, etc.?</w:t>
      </w:r>
    </w:p>
    <w:p w14:paraId="17E5B676" w14:textId="77777777"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419"/>
        </w:rPr>
        <w:t>¿Estos efectos están en línea con los encontrados en estudios de países OCDE?</w:t>
      </w:r>
    </w:p>
    <w:p w14:paraId="62958044" w14:textId="77777777"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419"/>
        </w:rPr>
        <w:t>¿Los efectos cambian según características de los beneficiarios: tamaño, sector, tecnologías, etc.?</w:t>
      </w:r>
    </w:p>
    <w:p w14:paraId="2858E014" w14:textId="77777777" w:rsidR="0038160D" w:rsidRPr="00134552" w:rsidRDefault="0038160D" w:rsidP="0038160D">
      <w:pPr>
        <w:numPr>
          <w:ilvl w:val="1"/>
          <w:numId w:val="34"/>
        </w:numPr>
        <w:spacing w:line="276" w:lineRule="auto"/>
        <w:ind w:left="1440" w:hanging="360"/>
        <w:rPr>
          <w:rFonts w:ascii="Arial Narrow" w:hAnsi="Arial Narrow"/>
          <w:sz w:val="22"/>
          <w:szCs w:val="22"/>
          <w:highlight w:val="yellow"/>
          <w:lang w:val="es-419"/>
        </w:rPr>
      </w:pPr>
      <w:r w:rsidRPr="00134552">
        <w:rPr>
          <w:rFonts w:ascii="Arial Narrow" w:hAnsi="Arial Narrow"/>
          <w:sz w:val="22"/>
          <w:szCs w:val="22"/>
          <w:highlight w:val="yellow"/>
          <w:lang w:val="es-BO"/>
        </w:rPr>
        <w:t>Vacíos en el conocimiento y necesidades de investigación futura</w:t>
      </w:r>
    </w:p>
    <w:p w14:paraId="74992D1D" w14:textId="77777777" w:rsidR="0038160D" w:rsidRPr="00134552" w:rsidRDefault="0038160D" w:rsidP="0038160D">
      <w:pPr>
        <w:numPr>
          <w:ilvl w:val="2"/>
          <w:numId w:val="34"/>
        </w:numPr>
        <w:spacing w:line="276" w:lineRule="auto"/>
        <w:ind w:left="2160"/>
        <w:rPr>
          <w:rFonts w:ascii="Arial Narrow" w:hAnsi="Arial Narrow"/>
          <w:sz w:val="22"/>
          <w:szCs w:val="22"/>
          <w:highlight w:val="yellow"/>
          <w:lang w:val="es-419"/>
        </w:rPr>
      </w:pPr>
      <w:r w:rsidRPr="00134552">
        <w:rPr>
          <w:rFonts w:ascii="Arial Narrow" w:hAnsi="Arial Narrow"/>
          <w:sz w:val="22"/>
          <w:szCs w:val="22"/>
          <w:highlight w:val="yellow"/>
          <w:lang w:val="es-BO"/>
        </w:rPr>
        <w:t>¿Cuáles son las brechas actuales en el conocimiento sobre la efectividad de los incentivos tributarios en CTI en LAC?</w:t>
      </w:r>
    </w:p>
    <w:p w14:paraId="7ADDD472" w14:textId="77777777" w:rsidR="00F0416A" w:rsidRDefault="00F0416A" w:rsidP="4A35C888">
      <w:pPr>
        <w:jc w:val="both"/>
        <w:rPr>
          <w:rFonts w:ascii="Arial Narrow" w:eastAsiaTheme="majorEastAsia" w:hAnsi="Arial Narrow" w:cstheme="majorBidi"/>
          <w:sz w:val="22"/>
          <w:szCs w:val="22"/>
          <w:lang w:val="es-419"/>
        </w:rPr>
      </w:pPr>
    </w:p>
    <w:p w14:paraId="4B678516" w14:textId="1C12FB4F" w:rsidR="4A35C888" w:rsidRDefault="4A35C888" w:rsidP="4A35C888">
      <w:pPr>
        <w:jc w:val="both"/>
        <w:rPr>
          <w:rFonts w:ascii="Arial Narrow" w:eastAsiaTheme="majorEastAsia" w:hAnsi="Arial Narrow" w:cstheme="majorBidi"/>
          <w:sz w:val="22"/>
          <w:szCs w:val="22"/>
          <w:lang w:val="es-419"/>
        </w:rPr>
      </w:pPr>
    </w:p>
    <w:p w14:paraId="1823BCEA" w14:textId="0D70A869" w:rsidR="4A35C888" w:rsidRPr="00012D3F" w:rsidRDefault="4A35C888" w:rsidP="4A35C888">
      <w:pPr>
        <w:spacing w:line="259" w:lineRule="auto"/>
        <w:jc w:val="both"/>
        <w:rPr>
          <w:lang w:val="es-ES"/>
          <w:rPrChange w:id="1161" w:author="Gonzalo Castellanos" w:date="2026-05-29T12:04:00Z" w16du:dateUtc="2026-05-29T16:04:00Z">
            <w:rPr/>
          </w:rPrChange>
        </w:rPr>
      </w:pPr>
      <w:r w:rsidRPr="4A35C888">
        <w:rPr>
          <w:rFonts w:ascii="Arial Narrow" w:eastAsia="Arial Narrow" w:hAnsi="Arial Narrow" w:cs="Arial Narrow"/>
          <w:sz w:val="22"/>
          <w:szCs w:val="22"/>
          <w:lang w:val="es-CO"/>
        </w:rPr>
        <w:t>Los incentivos tributarios a la investigación, el desarrollo y la innovación constituyen uno de los instrumentos de política de CTI de mayor expansión en las últimas décadas, tanto en economías avanzadas como en desarrollo. Su atractivo reside en su capacidad para estimular la inversión privada en I+D mediante la reducción del costo efectivo de estas actividades, sin requerir la asignación discrecional de recursos por parte del Estado. Sin embargo, la pregunta sobre su eficacia real, entendida no solo en términos de movilización de insumos sino de generación de resultados económicos y tecnológicos, permanece abierta y sujeta a debate en la literatura especializada. Esta sección sistematiza la evidencia empírica disponible para los países de estudio, la contrasta con los hallazgos provenientes de economías de la OCDE y delimita los vacíos de conocimiento que condicionan la capacidad de los tomadores de decisión para orientar estos instrumentos con mayor precisión.</w:t>
      </w:r>
    </w:p>
    <w:p w14:paraId="324861C1" w14:textId="191436A1" w:rsidR="4A35C888" w:rsidRDefault="4A35C888" w:rsidP="4A35C888">
      <w:pPr>
        <w:spacing w:line="259" w:lineRule="auto"/>
        <w:jc w:val="both"/>
        <w:rPr>
          <w:rFonts w:ascii="Arial Narrow" w:eastAsiaTheme="majorEastAsia" w:hAnsi="Arial Narrow" w:cstheme="majorBidi"/>
          <w:sz w:val="22"/>
          <w:szCs w:val="22"/>
          <w:lang w:val="es-CO"/>
        </w:rPr>
      </w:pPr>
    </w:p>
    <w:p w14:paraId="5BA77E72" w14:textId="6F74F778" w:rsidR="4A35C888" w:rsidRDefault="6325C6E6" w:rsidP="1C968B24">
      <w:pPr>
        <w:pStyle w:val="Heading3"/>
        <w:spacing w:line="259" w:lineRule="auto"/>
        <w:rPr>
          <w:rFonts w:ascii="Arial Narrow" w:hAnsi="Arial Narrow"/>
          <w:b/>
          <w:bCs/>
          <w:color w:val="000000" w:themeColor="text1"/>
          <w:lang w:val="es-CO"/>
        </w:rPr>
      </w:pPr>
      <w:r w:rsidRPr="6325C6E6">
        <w:rPr>
          <w:rFonts w:ascii="Arial Narrow" w:hAnsi="Arial Narrow"/>
          <w:b/>
          <w:bCs/>
          <w:color w:val="000000" w:themeColor="text1"/>
          <w:lang w:val="es-CO"/>
        </w:rPr>
        <w:t>3.1. Efectos sobre variables de insumo</w:t>
      </w:r>
    </w:p>
    <w:p w14:paraId="19D5CD71" w14:textId="14F7C91D" w:rsidR="6325C6E6" w:rsidRDefault="6325C6E6" w:rsidP="6325C6E6">
      <w:pPr>
        <w:spacing w:before="240" w:after="240" w:line="259" w:lineRule="auto"/>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 xml:space="preserve">La evidencia para los países de estudio indica que los incentivos tributarios generan adicionalidad en los insumos para la innovación, aumentan la probabilidad de realizar actividades de I+D y movilizan recursos hacia estas, aunque con diferencias en magnitud y eficiencia según el contexto institucional y el diseño del instrumento. </w:t>
      </w:r>
    </w:p>
    <w:p w14:paraId="4D05B0D0" w14:textId="70C1CCB7" w:rsidR="6325C6E6" w:rsidRDefault="6325C6E6" w:rsidP="6325C6E6">
      <w:pPr>
        <w:spacing w:before="240" w:after="240" w:line="259" w:lineRule="auto"/>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 xml:space="preserve">En Chile, el incentivo tributario incrementa en aproximadamente 20 pps la probabilidad de entrada a actividades de I+D, tanto internas como externas, impulsando la incorporación de nuevas empresas al sistema de innovación (Mohnen &amp; Olivari, 2013); sin embargo, su efecto sobre el volumen de gasto es más acotado, con aumentos estimados de entre CLP 60 y 78 millones en activos innovadores y de alrededor de CLP 14 millones en adquisición de conocimiento externo (Mardones &amp; Madrid Becerra, 2020). En línea con lo anterior, no se observan efectos estadísticamente significativos sobre la intensidad del gasto en I+D (medido como gasto sobre ventas), lo que refuerza la evidencia de una adicionalidad limitada en términos relativos (Mardones, C, 2020). El multiplicador de inversión es parcial, con una adicionalidad cercana al 30%, es decir, por cada peso de beneficio tributario se generan solo 0,3 pesos de gasto adicional en innovación, cifra inferior a la tasa de deducción del 35% establecida en la ley, lo que sugiere la presencia de desplazamiento parcial (crowding-out) de la inversión privada (Mardones &amp; Madrid Becerra, 2020). Un rasgo distintivo del diseño original del instrumento fue la exigencia de subcontratar centros de investigación certificados por la Corporación de Fomento de la Producción (CORFO), mecanismo orientado a fortalecer el relacionamiento entre empresas y el sistema científico-tecnológico, disposición que fue posteriormente modificada (Ministerio de Economía, 2011). </w:t>
      </w:r>
      <w:commentRangeStart w:id="1162"/>
      <w:commentRangeEnd w:id="1162"/>
      <w:r>
        <w:rPr>
          <w:rStyle w:val="CommentReference"/>
          <w:rFonts w:ascii="Arial Narrow" w:eastAsia="Arial Narrow" w:hAnsi="Arial Narrow" w:cs="Arial Narrow"/>
          <w:sz w:val="22"/>
          <w:szCs w:val="22"/>
          <w:lang w:val="es-CO"/>
        </w:rPr>
        <w:commentReference w:id="1162"/>
      </w:r>
    </w:p>
    <w:p w14:paraId="22AC8D58" w14:textId="7964AA24" w:rsidR="6325C6E6" w:rsidRDefault="6325C6E6" w:rsidP="6325C6E6">
      <w:pPr>
        <w:spacing w:before="240" w:after="240" w:line="259" w:lineRule="auto"/>
        <w:jc w:val="both"/>
        <w:rPr>
          <w:rFonts w:ascii="Arial Narrow" w:eastAsia="Arial Narrow" w:hAnsi="Arial Narrow" w:cs="Arial Narrow"/>
          <w:sz w:val="22"/>
          <w:szCs w:val="22"/>
          <w:lang w:val="es"/>
        </w:rPr>
      </w:pPr>
      <w:r w:rsidRPr="6325C6E6">
        <w:rPr>
          <w:rFonts w:ascii="Arial Narrow" w:eastAsia="Arial Narrow" w:hAnsi="Arial Narrow" w:cs="Arial Narrow"/>
          <w:sz w:val="22"/>
          <w:szCs w:val="22"/>
          <w:lang w:val="es-CO"/>
        </w:rPr>
        <w:t>En Colombia, el sistema de incentivos ha evolucionado desde deducciones del 125% hasta esquemas de descuentos tributarios del 30% y créditos fiscales del 50%</w:t>
      </w:r>
      <w:r w:rsidRPr="6325C6E6">
        <w:rPr>
          <w:rStyle w:val="FootnoteReference"/>
          <w:rFonts w:ascii="Arial Narrow" w:eastAsia="Arial Narrow" w:hAnsi="Arial Narrow" w:cs="Arial Narrow"/>
          <w:sz w:val="22"/>
          <w:szCs w:val="22"/>
          <w:lang w:val="es-CO"/>
        </w:rPr>
        <w:footnoteReference w:id="6"/>
      </w:r>
      <w:r w:rsidRPr="6325C6E6">
        <w:rPr>
          <w:rFonts w:ascii="Arial Narrow" w:eastAsia="Arial Narrow" w:hAnsi="Arial Narrow" w:cs="Arial Narrow"/>
          <w:sz w:val="22"/>
          <w:szCs w:val="22"/>
          <w:lang w:val="es-CO"/>
        </w:rPr>
        <w:t xml:space="preserve"> para mipymes</w:t>
      </w:r>
      <w:r w:rsidRPr="6325C6E6">
        <w:rPr>
          <w:rStyle w:val="FootnoteReference"/>
          <w:rFonts w:ascii="Arial Narrow" w:eastAsia="Arial Narrow" w:hAnsi="Arial Narrow" w:cs="Arial Narrow"/>
          <w:sz w:val="22"/>
          <w:szCs w:val="22"/>
          <w:lang w:val="es-CO"/>
        </w:rPr>
        <w:footnoteReference w:id="7"/>
      </w:r>
      <w:r w:rsidRPr="6325C6E6">
        <w:rPr>
          <w:rFonts w:ascii="Arial Narrow" w:eastAsia="Arial Narrow" w:hAnsi="Arial Narrow" w:cs="Arial Narrow"/>
          <w:sz w:val="22"/>
          <w:szCs w:val="22"/>
          <w:lang w:val="es-CO"/>
        </w:rPr>
        <w:t>; en este contexto, la elasticidad de la inversión privada en I+D se estima en 1,43 para el sector manufacturero y en 2,0 para las pymes, lo que confirma una alta sensibilidad del gasto privado a reducciones en el costo efectivo del capital innovador, particularmente en empresas de menor tamaño (Mercer-Blackman, 2008). Adicionalmente, las firmas beneficiarias registran reducciones de entre 10% y 20% en el impuesto líquido pagado y una disminución promedio de 4 puntos porcentuales en la tasa efectiva de tributación, lo que evidencia un alivio significativo en la carga financiera asociada a la inversión en I+D (DNP, 2025). No obstante, se observa un sesgo en la asignación de los recursos: el 80% se concentra en proyectos de innovación cercanos al mercado (TRL 7–9), mientras solo el 20% se destina a actividades de I+D básica o aplicada (TRL 1–6), lo que puede limitar la generación de conocimiento y la adicionalidad de largo plazo (DNP, 2025). El acceso al beneficio requiere el aval de actores reconocidos por el Ministerio de Ciencias o su canalización a través de unidades empresariales de I+D+i, como mecanismo para asegurar la calidad técnica de los proyectos y fomentar la articulación con el sistema científico (MinCiencias, 2025).</w:t>
      </w:r>
      <w:r w:rsidRPr="6325C6E6">
        <w:rPr>
          <w:rFonts w:ascii="Arial Narrow" w:eastAsia="Arial Narrow" w:hAnsi="Arial Narrow" w:cs="Arial Narrow"/>
          <w:sz w:val="22"/>
          <w:szCs w:val="22"/>
          <w:lang w:val="es"/>
        </w:rPr>
        <w:t xml:space="preserve"> </w:t>
      </w:r>
      <w:commentRangeStart w:id="1169"/>
      <w:commentRangeEnd w:id="1169"/>
      <w:r>
        <w:rPr>
          <w:rStyle w:val="CommentReference"/>
          <w:rFonts w:ascii="Arial Narrow" w:eastAsia="Arial Narrow" w:hAnsi="Arial Narrow" w:cs="Arial Narrow"/>
          <w:sz w:val="22"/>
          <w:szCs w:val="22"/>
          <w:lang w:val="es"/>
        </w:rPr>
        <w:commentReference w:id="1169"/>
      </w:r>
    </w:p>
    <w:p w14:paraId="2C82FDB4" w14:textId="2BA4EB55" w:rsidR="6325C6E6" w:rsidRDefault="6325C6E6" w:rsidP="6325C6E6">
      <w:pPr>
        <w:spacing w:before="240" w:after="240" w:line="259" w:lineRule="auto"/>
        <w:jc w:val="both"/>
        <w:rPr>
          <w:rFonts w:ascii="Arial Narrow" w:eastAsia="Arial Narrow" w:hAnsi="Arial Narrow" w:cs="Arial Narrow"/>
          <w:sz w:val="22"/>
          <w:szCs w:val="22"/>
          <w:lang w:val="es"/>
        </w:rPr>
      </w:pPr>
      <w:r w:rsidRPr="6325C6E6">
        <w:rPr>
          <w:rFonts w:ascii="Arial Narrow" w:eastAsia="Arial Narrow" w:hAnsi="Arial Narrow" w:cs="Arial Narrow"/>
          <w:sz w:val="22"/>
          <w:szCs w:val="22"/>
          <w:lang w:val="es-CO"/>
        </w:rPr>
        <w:t>En Brasil, la Lei do Bem consolidó el principal instrumento horizontal de fomento a la innovación, permitiendo deducir hasta el 160% de los gastos operativos en I+D (MCTI, 2023). La evidencia empírica muestra que las firmas beneficiarias incrementaron su gasto en I+D en aproximadamente USD 264.000 (alrededor de R$ 500.000), lo que representa un aumento cercano al 76% frente a empresas comparables no beneficiarias, confirmando una adicionalidad significativa en el esfuerzo tecnológico (Gama &amp; Nogueira, 2023). Este efecto se acompaña de un aumento promedio de cinco investigadores por empresa, equivalente a un crecimiento del 16% en el personal de I+D, lo que evidencia un fortalecimiento de las capacidades técnicas de las firmas beneficiarias (Gama &amp; Nogueira, 2023). A nivel agregado, el instrumento movilizó en 2024 alrededor de USD 10.300 millones (alrededor de R$ 51.600 millones) en inversión privada, lo que refleja su escala y relevancia como mecanismo de política (MCTI, 2025). Asimismo, la normativa facilita esquemas de cooperación, incluyendo deducciones por la contratación de micro y pequeñas empresas dedicadas a actividades de I+D, contribuyendo a la articulación del ecosistema y a la difusión de capacidades innovadoras.</w:t>
      </w:r>
      <w:r w:rsidRPr="6325C6E6">
        <w:rPr>
          <w:rFonts w:ascii="Arial Narrow" w:eastAsia="Arial Narrow" w:hAnsi="Arial Narrow" w:cs="Arial Narrow"/>
          <w:sz w:val="22"/>
          <w:szCs w:val="22"/>
          <w:lang w:val="es"/>
        </w:rPr>
        <w:t xml:space="preserve"> </w:t>
      </w:r>
      <w:commentRangeStart w:id="1170"/>
      <w:commentRangeEnd w:id="1170"/>
      <w:r>
        <w:rPr>
          <w:rStyle w:val="CommentReference"/>
          <w:rFonts w:ascii="Arial Narrow" w:eastAsia="Arial Narrow" w:hAnsi="Arial Narrow" w:cs="Arial Narrow"/>
          <w:sz w:val="22"/>
          <w:szCs w:val="22"/>
          <w:lang w:val="es"/>
        </w:rPr>
        <w:commentReference w:id="1170"/>
      </w:r>
    </w:p>
    <w:p w14:paraId="499DF75F" w14:textId="0D06DB9A" w:rsidR="6325C6E6" w:rsidRDefault="6325C6E6" w:rsidP="6325C6E6">
      <w:pPr>
        <w:spacing w:before="240" w:after="240" w:line="259" w:lineRule="auto"/>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En España, el multiplicador alcanza 1,5 euros de inversión privada por cada euro de renuncia fiscal</w:t>
      </w:r>
      <w:r w:rsidRPr="6325C6E6">
        <w:rPr>
          <w:rStyle w:val="FootnoteReference"/>
          <w:rFonts w:ascii="Arial Narrow" w:eastAsia="Arial Narrow" w:hAnsi="Arial Narrow" w:cs="Arial Narrow"/>
          <w:sz w:val="22"/>
          <w:szCs w:val="22"/>
          <w:lang w:val="es-CO"/>
        </w:rPr>
        <w:footnoteReference w:id="8"/>
      </w:r>
      <w:r w:rsidRPr="6325C6E6">
        <w:rPr>
          <w:rFonts w:ascii="Arial Narrow" w:eastAsia="Arial Narrow" w:hAnsi="Arial Narrow" w:cs="Arial Narrow"/>
          <w:sz w:val="22"/>
          <w:szCs w:val="22"/>
          <w:lang w:val="es-CO"/>
        </w:rPr>
        <w:t>, ubicándose entre los más altos de los países analizados (AIReF, 2020). El instrumento ha incentivado tanto la entrada de nuevos actores como la continuidad en actividades de I+D, con evidencia de que alrededor del 12% de las empresas iniciaron estas actividades y un 13% las mantuvieron gracias al crédito fiscal, lo que refleja su capacidad para ampliar y sostener la base innovadora (Arqué-Castells &amp; Mohnen, 2011). Asimismo, las deducciones y bonificaciones asociadas al empleo investigador han incrementado la contratación de personal especializado, especialmente en pymes (Martínez-Ros &amp; Kunapatarawong, 2019; MICIU, 2025). Sin embargo, su uso efectivo se mantiene por debajo de su potencial, existe una brecha significativa entre los 1.100 millones de euros devengados y los 328 millones aplicados, debido principalmente a los límites de cuota y la complejidad del sistema (AIReF, 2020). Para mitigar esto, en 2013 se introdujo un régimen opcional de monetización que permite a empresas sin beneficios, como startups y pymes, recuperar el incentivo como liquidez inmediata, aunque su acceso sigue condicionado por requisitos administrativos estrictos (Labeaga et al., 2021; MICIU, 2025).</w:t>
      </w:r>
      <w:commentRangeStart w:id="1173"/>
      <w:commentRangeEnd w:id="1173"/>
      <w:r>
        <w:rPr>
          <w:rStyle w:val="CommentReference"/>
          <w:rFonts w:ascii="Arial Narrow" w:eastAsia="Arial Narrow" w:hAnsi="Arial Narrow" w:cs="Arial Narrow"/>
          <w:sz w:val="22"/>
          <w:szCs w:val="22"/>
          <w:lang w:val="es-CO"/>
        </w:rPr>
        <w:commentReference w:id="1173"/>
      </w:r>
    </w:p>
    <w:p w14:paraId="008F9CFF" w14:textId="19CDC074" w:rsidR="6325C6E6" w:rsidRDefault="6325C6E6" w:rsidP="6325C6E6">
      <w:pPr>
        <w:spacing w:before="240" w:after="240" w:line="259" w:lineRule="auto"/>
        <w:jc w:val="both"/>
        <w:rPr>
          <w:rFonts w:ascii="Arial Narrow" w:eastAsia="Arial Narrow" w:hAnsi="Arial Narrow" w:cs="Arial Narrow"/>
          <w:sz w:val="22"/>
          <w:szCs w:val="22"/>
          <w:lang w:val="es-ES"/>
        </w:rPr>
      </w:pPr>
      <w:r w:rsidRPr="6325C6E6">
        <w:rPr>
          <w:rFonts w:ascii="Arial Narrow" w:eastAsia="Arial Narrow" w:hAnsi="Arial Narrow" w:cs="Arial Narrow"/>
          <w:sz w:val="22"/>
          <w:szCs w:val="22"/>
          <w:lang w:val="es-ES"/>
        </w:rPr>
        <w:t>En Portugal, el programa SIFIDE se posiciona como uno de los más efectivos en términos de adicionalidad, con evidencia de un efecto de atracción (crowding-in); se estima que por cada euro de renuncia fiscal se genera más de un euro adicional en gasto privado en I+D, sin indicios de desplazamiento de la inversión privada (Bessone et al., 2021; Mamede &amp; Simões, 2019). Asimismo, el instrumento presenta efectos positivos en el empleo especializado: tras la entrada al régimen, se observa un incremento anual cercano a un punto porcentual en la asignación de personal a actividades de I+D (Paredes &amp; Damásio, 2024). Este impacto se traduce en aumentos significativos en el empleo de investigación, con un crecimiento promedio del 11,4% en el personal dedicado a estas tareas, particularmente de personal altamente calificado (Paredes, Vasconcelos &amp; Damásio, 2025). Este desempeño refleja tanto la efectividad del diseño del instrumento como su capacidad para consolidar trayectorias de innovación empresarial en el tiempo (Agência Nacional de Inovação, 2025). Finalmente, el esquema permite la subcontratación de actividades de I+D a universidades y laboratorios estatales reconocidos, facilitando la canalización de recursos hacia el sistema académico y promoviendo la articulación con el sector productivo (Agência Nacional de Inovação, 2024).</w:t>
      </w:r>
      <w:commentRangeStart w:id="1174"/>
      <w:commentRangeEnd w:id="1174"/>
      <w:r>
        <w:rPr>
          <w:rStyle w:val="CommentReference"/>
          <w:rFonts w:ascii="Arial Narrow" w:eastAsia="Arial Narrow" w:hAnsi="Arial Narrow" w:cs="Arial Narrow"/>
          <w:sz w:val="22"/>
          <w:szCs w:val="22"/>
          <w:lang w:val="es-ES"/>
        </w:rPr>
        <w:commentReference w:id="1174"/>
      </w:r>
    </w:p>
    <w:p w14:paraId="512727B2" w14:textId="407244BC" w:rsidR="6325C6E6" w:rsidRDefault="6325C6E6" w:rsidP="6325C6E6">
      <w:pPr>
        <w:spacing w:before="240" w:after="240" w:line="259" w:lineRule="auto"/>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En Francia, el Crédit d’Impôt Recherche (CIR) ha impulsado el esfuerzo en I+D y la inversión en activos intangibles (Bach et al., 2021). Las estimaciones sobre la reforma de 2008 indican incrementos en el gasto en I+D de entre 15% y 26% y multiplicadores en el rango de 1,1 a 1,5 (Bozio, Cottet &amp; Py, 2019). Asimismo, se ha estimado que un aumento de 10 pps en la tasa del incentivo eleva el stock de capital en I+D entre 2,4% y 2,6% (Mairesse &amp; Mulkay, 2008), acompañado de incrementos en el empleo especializado de entre 5% y 18% (Bozio, Cottet &amp; Py, 2019). No obstante, algunos modelos sitúan el multiplicador en niveles cercanos a 0,7, lo que ha abierto un debate sobre la eficiencia del instrumento y su relación costo-beneficio (Sterlacchini &amp; Venturini, 2019).</w:t>
      </w:r>
      <w:commentRangeStart w:id="1175"/>
      <w:commentRangeEnd w:id="1175"/>
      <w:r>
        <w:rPr>
          <w:rStyle w:val="CommentReference"/>
          <w:rFonts w:ascii="Arial Narrow" w:eastAsia="Arial Narrow" w:hAnsi="Arial Narrow" w:cs="Arial Narrow"/>
          <w:sz w:val="22"/>
          <w:szCs w:val="22"/>
          <w:lang w:val="es-CO"/>
        </w:rPr>
        <w:commentReference w:id="1175"/>
      </w:r>
    </w:p>
    <w:p w14:paraId="71F6D1A5" w14:textId="18C8A694" w:rsidR="6325C6E6" w:rsidRDefault="6325C6E6" w:rsidP="6325C6E6">
      <w:pPr>
        <w:spacing w:before="240" w:after="240"/>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Al contrastar estos resultados con la evidencia de la OCDE, se observa que los efectos sobre variables de insumo en los países analizados son, en términos generales, consistentes con los patrones internacionales, aunque con diferencias relevantes en eficiencia (OECD, 2023). El proyecto microBeRD+ estima un multiplicador promedio de 1,4, con una marcada heterogeneidad por tamaño de firma, las empresas pequeñas alcanzan un ratio de 1,62 frente a 0,40 en las grandes empresas (OECD, 2023). Este patrón se replica en los casos de estudio, en los que la respuesta es significativamente mayor en las pymes, tanto en términos de elasticidad como en la decisión de entrada y sostenimiento en actividades de I+D (Parra, 2013; Sterlacchini &amp; Venturini, 2019). Por ejemplo, en España se estima que el crédito fiscal indujo al 12% de las empresas a comenzar actividades de I+D (Arqué-Castells &amp; Mohnen, 2011). Lo anterior confirma que la efectividad de los incentivos depende en gran medida de su focalización y de su capacidad para reducir restricciones financieras en este segmento, que suele tener menores niveles iniciales de inversión (OECD, 2023; Parra, 2013).</w:t>
      </w:r>
      <w:commentRangeStart w:id="1176"/>
      <w:commentRangeEnd w:id="1176"/>
      <w:r>
        <w:rPr>
          <w:rStyle w:val="CommentReference"/>
          <w:rFonts w:ascii="Arial Narrow" w:eastAsia="Arial Narrow" w:hAnsi="Arial Narrow" w:cs="Arial Narrow"/>
          <w:sz w:val="22"/>
          <w:szCs w:val="22"/>
          <w:lang w:val="es-CO"/>
        </w:rPr>
        <w:commentReference w:id="1176"/>
      </w:r>
    </w:p>
    <w:p w14:paraId="08A4B9C9" w14:textId="2D4F90B8" w:rsidR="6325C6E6" w:rsidRPr="00012D3F" w:rsidRDefault="6325C6E6" w:rsidP="6325C6E6">
      <w:pPr>
        <w:spacing w:before="240" w:after="240"/>
        <w:jc w:val="both"/>
        <w:rPr>
          <w:lang w:val="es-ES"/>
          <w:rPrChange w:id="1177" w:author="Gonzalo Castellanos" w:date="2026-05-29T12:04:00Z" w16du:dateUtc="2026-05-29T16:04:00Z">
            <w:rPr/>
          </w:rPrChange>
        </w:rPr>
      </w:pPr>
      <w:r w:rsidRPr="6325C6E6">
        <w:rPr>
          <w:rFonts w:ascii="Arial Narrow" w:eastAsia="Arial Narrow" w:hAnsi="Arial Narrow" w:cs="Arial Narrow"/>
          <w:sz w:val="22"/>
          <w:szCs w:val="22"/>
          <w:lang w:val="es-CO"/>
        </w:rPr>
        <w:t>En términos comparativos, los países de estudio se distribuyen de manera diferenciada frente al referente OCDE (OECD, 2023). Mientras algunos se ubican en o por encima del promedio internacional en términos de adicionalidad, como España (1,5) (AIReF, 2020) y Portugal (mayor a 1,0) (Bessone et al., 2021), e incluso Francia en estimaciones basadas en su reforma de 2008 (1,1 a 1,5) (Bozio et al., 2019), otros presentan resultados más acotados o evidencia de desplazamiento parcial, como Chile, cuyo multiplicador se sitúa en 0,3, significativamente por debajo de la unidad (Mardones &amp; Madrid Becerra, 2020).</w:t>
      </w:r>
    </w:p>
    <w:p w14:paraId="3C3E43B9" w14:textId="504FF2D6" w:rsidR="6325C6E6" w:rsidRDefault="6325C6E6" w:rsidP="6325C6E6">
      <w:pPr>
        <w:spacing w:before="240" w:after="240"/>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Por su parte, Brasil y Colombia muestran una alta capacidad de respuesta en términos de incremento del gasto (76%) y elasticidad (2,0 en pymes), lo que los acerca a los niveles observados en segmentos dinámicos de países OCDE (Gama &amp; Nogueira, 2023; Parra, 2013). Esta dispersión es coherente con la evidencia internacional, donde se observan multiplicadores superiores a la unidad en el Reino Unido (1,6) e Italia (1,3 a 1,9) (Sterlacchini &amp; Venturini, 2019), así como en Noruega (1,3 a 2,9) (Hægeland &amp; Møen, 2007) y Estados Unidos (1,3 a 2,0) (Hall, 1993; Hines, 1993). En contraste, la evidencia también muestra valores significativamente menores en grandes empresas, como en Países Bajos, donde el multiplicador cae a rangos de 0,42 a 0,78 (Lokshin &amp; Mohnen, 2012).</w:t>
      </w:r>
      <w:commentRangeStart w:id="1178"/>
      <w:commentRangeEnd w:id="1178"/>
      <w:r>
        <w:rPr>
          <w:rStyle w:val="CommentReference"/>
          <w:rFonts w:ascii="Arial Narrow" w:eastAsia="Arial Narrow" w:hAnsi="Arial Narrow" w:cs="Arial Narrow"/>
          <w:sz w:val="22"/>
          <w:szCs w:val="22"/>
          <w:lang w:val="es-CO"/>
        </w:rPr>
        <w:commentReference w:id="1178"/>
      </w:r>
    </w:p>
    <w:p w14:paraId="7DF7D5F5" w14:textId="32026104" w:rsidR="6325C6E6" w:rsidRPr="00012D3F" w:rsidRDefault="6325C6E6" w:rsidP="6325C6E6">
      <w:pPr>
        <w:spacing w:before="240" w:after="240"/>
        <w:jc w:val="both"/>
        <w:rPr>
          <w:lang w:val="es-ES"/>
          <w:rPrChange w:id="1179" w:author="Gonzalo Castellanos" w:date="2026-05-29T12:04:00Z" w16du:dateUtc="2026-05-29T16:04:00Z">
            <w:rPr/>
          </w:rPrChange>
        </w:rPr>
      </w:pPr>
      <w:r w:rsidRPr="6325C6E6">
        <w:rPr>
          <w:rFonts w:ascii="Arial Narrow" w:eastAsia="Arial Narrow" w:hAnsi="Arial Narrow" w:cs="Arial Narrow"/>
          <w:sz w:val="22"/>
          <w:szCs w:val="22"/>
          <w:lang w:val="es-CO"/>
        </w:rPr>
        <w:t>De manera transversal, los hallazgos muestran que los incentivos tienden a concentrarse en actividades de innovación en niveles de madurez tecnológica altos, principalmente en TRL 7 a 9, es decir, en fases cercanas a la validación, demostración y comercialización (DNP, 2025). Esto es consistente con la evidencia de la OCDE, que señala una efectividad significativamente mayor de los incentivos en el desarrollo experimental frente a la investigación básica, reflejando un sesgo hacia proyectos con menor incertidumbre tecnológica y retornos más inmediatos (OECD, 2023; Parra, 2013).</w:t>
      </w:r>
    </w:p>
    <w:p w14:paraId="5525C2C1" w14:textId="2A0F47FF" w:rsidR="6325C6E6" w:rsidRDefault="6325C6E6" w:rsidP="6325C6E6">
      <w:pPr>
        <w:spacing w:before="240" w:after="240"/>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Adicionalmente, se confirma su rol en la expansión del empleo en I+D y el fortalecimiento de capacidades internas, como se evidencia en los incrementos de personal investigador en Brasil (16%), Francia (5-18%) y Portugal (11,4%) (Gama &amp; Nogueira, 2023; Bozio et al., 2019; Paredes et al., 2025). Asimismo, los instrumentos promueven vínculos con otros actores mediante mecanismos de subcontratación y validación técnica incorporados en su diseño, orientados a reducir asimetrías de información y asegurar la calidad de los proyectos (ANI, 2024; CORFO, 2025; MinCiencias, 2025).</w:t>
      </w:r>
      <w:commentRangeStart w:id="1180"/>
      <w:commentRangeEnd w:id="1180"/>
      <w:r>
        <w:rPr>
          <w:rStyle w:val="CommentReference"/>
          <w:rFonts w:ascii="Arial Narrow" w:eastAsia="Arial Narrow" w:hAnsi="Arial Narrow" w:cs="Arial Narrow"/>
          <w:sz w:val="22"/>
          <w:szCs w:val="22"/>
          <w:lang w:val="es-CO"/>
        </w:rPr>
        <w:commentReference w:id="1180"/>
      </w:r>
    </w:p>
    <w:p w14:paraId="11B41E0D" w14:textId="2C0208A8" w:rsidR="4A35C888" w:rsidRDefault="05ABDB72" w:rsidP="05ABDB72">
      <w:pPr>
        <w:pStyle w:val="Heading3"/>
        <w:spacing w:line="259" w:lineRule="auto"/>
        <w:rPr>
          <w:rFonts w:ascii="Arial Narrow" w:hAnsi="Arial Narrow"/>
          <w:b/>
          <w:bCs/>
          <w:color w:val="000000" w:themeColor="text1"/>
          <w:lang w:val="es-CO"/>
        </w:rPr>
      </w:pPr>
      <w:r w:rsidRPr="05ABDB72">
        <w:rPr>
          <w:rFonts w:ascii="Arial Narrow" w:hAnsi="Arial Narrow"/>
          <w:b/>
          <w:bCs/>
          <w:color w:val="000000" w:themeColor="text1"/>
          <w:lang w:val="es-CO"/>
        </w:rPr>
        <w:t>3.2. Efectos sobre variables de producto</w:t>
      </w:r>
    </w:p>
    <w:p w14:paraId="7C7782AC" w14:textId="7760C0D6" w:rsidR="4A35C888" w:rsidRPr="00012D3F" w:rsidRDefault="6325C6E6" w:rsidP="4A35C888">
      <w:pPr>
        <w:spacing w:before="240" w:after="240"/>
        <w:jc w:val="both"/>
        <w:rPr>
          <w:lang w:val="es-ES"/>
          <w:rPrChange w:id="1181" w:author="Gonzalo Castellanos" w:date="2026-05-29T12:04:00Z" w16du:dateUtc="2026-05-29T16:04:00Z">
            <w:rPr/>
          </w:rPrChange>
        </w:rPr>
      </w:pPr>
      <w:r w:rsidRPr="6325C6E6">
        <w:rPr>
          <w:rFonts w:ascii="Arial Narrow" w:eastAsia="Arial Narrow" w:hAnsi="Arial Narrow" w:cs="Arial Narrow"/>
          <w:sz w:val="22"/>
          <w:szCs w:val="22"/>
          <w:lang w:val="es-CO"/>
        </w:rPr>
        <w:t xml:space="preserve">Los efectos sobre variables de resultado son más heterogéneos, difíciles de identificar causalmente y, en evaluaciones recientes para países de LAC, frecuentemente no significativos. Esta divergencia entre adicionalidad de insumo y de producto constituye uno de los hallazgos más robustos de la literatura regional. </w:t>
      </w:r>
    </w:p>
    <w:p w14:paraId="5B75E6A5" w14:textId="102A9B7D" w:rsidR="6325C6E6" w:rsidRDefault="6325C6E6" w:rsidP="6325C6E6">
      <w:pPr>
        <w:spacing w:before="240" w:after="240"/>
        <w:jc w:val="both"/>
        <w:rPr>
          <w:rFonts w:ascii="Arial Narrow" w:eastAsia="Arial Narrow" w:hAnsi="Arial Narrow" w:cs="Arial Narrow"/>
          <w:sz w:val="22"/>
          <w:szCs w:val="22"/>
          <w:lang w:val="es-CO"/>
        </w:rPr>
      </w:pPr>
      <w:r w:rsidRPr="6325C6E6">
        <w:rPr>
          <w:rFonts w:ascii="Arial Narrow" w:eastAsia="Arial Narrow" w:hAnsi="Arial Narrow" w:cs="Arial Narrow"/>
          <w:sz w:val="22"/>
          <w:szCs w:val="22"/>
          <w:lang w:val="es-CO"/>
        </w:rPr>
        <w:t>En Chile, la evidencia muestra que los incentivos tributarios no generan impactos significativos en resultados de innovación. No se observan efectos sobre ventas innovadoras ni solicitudes de propiedad intelectual (Mardones, 2020), ni sobre la calidad de productos y servicios (Vaca, 2021), lo que sugiere una desconexión entre el aumento en I+D y sus resultados. Además, las empresas que combinan subsidios y créditos tributarios presentan menores ventas innovadoras que aquellas que usan un solo instrumento, cuestionando la complementariedad del mix de políticas (Mardones, 2020). Esto es consistente con evidencia que no encuentra efectos del incentivo tributario sobre productividad en el corto plazo (Benavente, 2006), mientras que los impactos positivos se asocian principalmente a subsidios directos (Álvarez, Crespi y Cuevas, 2012), y con patrones donde incluso las firmas exportadoras presentan menores niveles de gasto en innovación (Mardones &amp; Madrid Becerra, 2020).</w:t>
      </w:r>
      <w:commentRangeStart w:id="1182"/>
      <w:commentRangeEnd w:id="1182"/>
      <w:r>
        <w:rPr>
          <w:rStyle w:val="CommentReference"/>
          <w:rFonts w:ascii="Arial Narrow" w:eastAsia="Arial Narrow" w:hAnsi="Arial Narrow" w:cs="Arial Narrow"/>
          <w:sz w:val="22"/>
          <w:szCs w:val="22"/>
          <w:lang w:val="es-CO"/>
        </w:rPr>
        <w:commentReference w:id="1182"/>
      </w:r>
    </w:p>
    <w:p w14:paraId="3298C576" w14:textId="710A6416" w:rsidR="6325C6E6" w:rsidRDefault="05ABDB72" w:rsidP="6325C6E6">
      <w:pPr>
        <w:spacing w:before="240" w:after="240"/>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En Colombia, la evidencia muestra un cambio en los efectos de los incentivos a lo largo del tiempo. Para el periodo 2000–2010, se identifican impactos positivos en productividad, empleo y exportaciones, con incrementos de entre 4% y 16% en la PTF, cerca de 8% en empleo y alrededor de 5% en exportaciones (Parra, 2013). Sin embargo, evaluaciones más recientes no encuentran efectos significativos sobre empleo formal, probabilidad de exportar ni patentes a nivel agregado, aunque sí se observa un impacto positivo en patentes en empresas ubicadas en ciudades principales, lo que sugiere que la efectividad del instrumento depende de capacidades preexistentes y del entorno territorial (DNP, 2025).</w:t>
      </w:r>
      <w:commentRangeStart w:id="1183"/>
      <w:commentRangeEnd w:id="1183"/>
      <w:r w:rsidR="6325C6E6">
        <w:rPr>
          <w:rStyle w:val="CommentReference"/>
          <w:rFonts w:ascii="Arial Narrow" w:eastAsia="Arial Narrow" w:hAnsi="Arial Narrow" w:cs="Arial Narrow"/>
          <w:sz w:val="22"/>
          <w:szCs w:val="22"/>
          <w:lang w:val="es-CO"/>
        </w:rPr>
        <w:commentReference w:id="1183"/>
      </w:r>
    </w:p>
    <w:p w14:paraId="492040F5" w14:textId="15D13567" w:rsidR="4A35C888" w:rsidRDefault="05ABDB72" w:rsidP="05ABDB72">
      <w:pPr>
        <w:spacing w:before="240" w:after="240" w:line="259" w:lineRule="auto"/>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 xml:space="preserve">En Brasil, la evidencia empírica indica una brecha relevante entre el esfuerzo en I+D y los resultados económicos. Si bien se identifica una adicionalidad clara en los insumos, con un aumento causal del 76% en el gasto en I+D y del 5% en el empleo total de las firmas, no se encuentran efectos estadísticamente significativos en el desempeño de producto (Gama &amp; Nogueira, 2023). Específicamente, el instrumento no ha logrado impactar de manera significativa en las ventas de productos nuevos, las exportaciones ni la productividad laboral. Este escenario sugiere que la Lei do Bem podría estar financiando actividades de I+D que no se traducen en resultados comerciales inmediatos, posiblemente debido a efectos de crowding-out sobre otras inversiones innovadoras o a la simple reclasificación de gastos operativos para hacerlos elegibles al beneficio (Gama &amp; Nogueira, 2023). Lo anterior refuerza la tesis de que el aumento del esfuerzo en I+D+i no garantiza, por sí solo, mejoras en la competitividad, subrayando la necesidad de articular el incentivo fiscal con políticas que apoyen el escalamiento y la adopción tecnológica (MCTI, 2025; Gama &amp; Nogueira, 2023). </w:t>
      </w:r>
      <w:commentRangeStart w:id="1184"/>
      <w:commentRangeEnd w:id="1184"/>
      <w:r w:rsidR="4A35C888">
        <w:rPr>
          <w:rStyle w:val="CommentReference"/>
          <w:rFonts w:ascii="Arial Narrow" w:eastAsia="Arial Narrow" w:hAnsi="Arial Narrow" w:cs="Arial Narrow"/>
          <w:sz w:val="22"/>
          <w:szCs w:val="22"/>
          <w:lang w:val="es-CO"/>
        </w:rPr>
        <w:commentReference w:id="1184"/>
      </w:r>
    </w:p>
    <w:p w14:paraId="17EE2BCD" w14:textId="5B96B562" w:rsidR="4A35C888" w:rsidRDefault="05ABDB72" w:rsidP="05ABDB72">
      <w:pPr>
        <w:spacing w:before="240" w:after="240" w:line="259" w:lineRule="auto"/>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 xml:space="preserve">En España, la evidencia sobre resultados de producto es favorable, aunque heterogénea según el tipo de empresa (AIReF, 2020; Corchuelo &amp; Martínez-Ros, 2010). El impacto sobre el empleo especializado es positivo y significativo, especialmente en microempresas y pymes, donde los créditos fiscales por I+D+i tienen mayor efecto (Martínez-Ros &amp; Kunapatarawong, 2019). En términos comerciales, el uso persistente del incentivo se asocia con un aumento en innovaciones de producto; un incremento del 10% en la permanencia eleva en 16,8% las innovaciones en pymes (Labeaga et al., 2021). Sin embargo, este efecto no es significativo en grandes empresas, que utilizan el incentivo principalmente para reducir costos operativos (Corchuelo &amp; Martínez-Ros, 2010; Labeaga et al., 2021). A nivel sectorial, los impactos son más robustos en sectores de mayor intensidad tecnológica, mientras que en los de baja tecnología el instrumento favorece la entrada y continuidad en I+D, con efectos del 12% y 13%, respectivamente (Corchuelo &amp; Martínez-Ros, 2010; Köhler et al., 2012). En conjunto, la evidencia sugiere que la efectividad del instrumento depende de la capacidad de absorción y de la superación de barreras operativas, que limitan la traducción del esfuerzo innovador en resultados más amplios (AIReF, 2020; Corchuelo &amp; Martínez-Ros, 2010). </w:t>
      </w:r>
      <w:commentRangeStart w:id="1185"/>
      <w:commentRangeEnd w:id="1185"/>
      <w:r w:rsidR="4A35C888">
        <w:rPr>
          <w:rStyle w:val="CommentReference"/>
          <w:rFonts w:ascii="Arial Narrow" w:eastAsia="Arial Narrow" w:hAnsi="Arial Narrow" w:cs="Arial Narrow"/>
          <w:sz w:val="22"/>
          <w:szCs w:val="22"/>
          <w:lang w:val="es-CO"/>
        </w:rPr>
        <w:commentReference w:id="1185"/>
      </w:r>
    </w:p>
    <w:p w14:paraId="732D7F98" w14:textId="0B62A456" w:rsidR="4A35C888" w:rsidRDefault="05ABDB72" w:rsidP="05ABDB72">
      <w:pPr>
        <w:spacing w:before="240" w:after="240"/>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En Portugal, el programa SIFIDE muestra resultados favorables en variables de producto, aunque con matices según el indicador. Las firmas beneficiarias presentan mayores volúmenes de exportación, pero la evidencia para atribuir este efecto directamente al incentivo es aún inconclusa (Bessone et al., 2021). En empleo, se identifica un impacto positivo y significativo, con un aumento promedio del 7,4% en el empleo total y del 11,4% en personal de I+D hasta tres periodos después del tratamiento (Paredes et al., 2025). Asimismo, en start-ups tecnológicas se asocia con empleos de mayor valor añadido y mejores salarios (Ferreira et al., 2019), aunque persisten desafíos para incrementar la contratación de doctores a nivel agregado (Paredes et al., 2025).</w:t>
      </w:r>
      <w:commentRangeStart w:id="1186"/>
      <w:commentRangeEnd w:id="1186"/>
      <w:r w:rsidR="4A35C888">
        <w:rPr>
          <w:rStyle w:val="CommentReference"/>
          <w:rFonts w:ascii="Arial Narrow" w:eastAsia="Arial Narrow" w:hAnsi="Arial Narrow" w:cs="Arial Narrow"/>
          <w:sz w:val="22"/>
          <w:szCs w:val="22"/>
          <w:lang w:val="es-CO"/>
        </w:rPr>
        <w:commentReference w:id="1186"/>
      </w:r>
    </w:p>
    <w:p w14:paraId="10A03DA9" w14:textId="06CC140E" w:rsidR="4A35C888" w:rsidRDefault="05ABDB72" w:rsidP="05ABDB72">
      <w:pPr>
        <w:spacing w:before="240" w:after="240"/>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En Francia, la evidencia sobre resultados de producto es robusta y resalta la importancia de los plazos de maduración. Las reformas del CIR aumentaron la productividad laboral en 1,7% en promedio, con efectos que se materializan plenamente tras cinco años (Lopez &amp; Mairesse, 2018, citado en Le Gall et al., 2021). En cuanto a la generación de conocimiento, se incrementa la probabilidad de solicitar patentes, aunque sin aumentos significativos en el volumen para firmas que ya patentaban (Bozio et al., 2019; Bach et al., 2021). Asimismo, se observan efectos positivos en facturación, valor agregado e inversión en activos intangibles (Bach et al., 2021). Estos impactos son más pronunciados en pymes y empresas jóvenes, donde el incentivo favorece el crecimiento de ventas y exportaciones, y en esquemas específicos como el JEI, que generan incrementos en el empleo de hasta 8,4 puntos porcentuales frente a firmas comparables (Mitchell et al., 2020).</w:t>
      </w:r>
      <w:commentRangeStart w:id="1187"/>
      <w:commentRangeEnd w:id="1187"/>
      <w:r w:rsidR="4A35C888">
        <w:rPr>
          <w:rStyle w:val="CommentReference"/>
          <w:rFonts w:ascii="Arial Narrow" w:eastAsia="Arial Narrow" w:hAnsi="Arial Narrow" w:cs="Arial Narrow"/>
          <w:sz w:val="22"/>
          <w:szCs w:val="22"/>
          <w:lang w:val="es-CO"/>
        </w:rPr>
        <w:commentReference w:id="1187"/>
      </w:r>
    </w:p>
    <w:p w14:paraId="7DD65B15" w14:textId="74CDB39F" w:rsidR="4A35C888" w:rsidRPr="00012D3F" w:rsidRDefault="05ABDB72" w:rsidP="05ABDB72">
      <w:pPr>
        <w:spacing w:before="240" w:after="240"/>
        <w:jc w:val="both"/>
        <w:rPr>
          <w:lang w:val="es-ES"/>
          <w:rPrChange w:id="1188" w:author="Gonzalo Castellanos" w:date="2026-05-29T12:04:00Z" w16du:dateUtc="2026-05-29T16:04:00Z">
            <w:rPr/>
          </w:rPrChange>
        </w:rPr>
      </w:pPr>
      <w:r w:rsidRPr="05ABDB72">
        <w:rPr>
          <w:rFonts w:ascii="Arial Narrow" w:eastAsia="Arial Narrow" w:hAnsi="Arial Narrow" w:cs="Arial Narrow"/>
          <w:sz w:val="22"/>
          <w:szCs w:val="22"/>
          <w:lang w:val="es-CO"/>
        </w:rPr>
        <w:t>La evidencia de la OCDE, particularmente del proyecto microBeRD+ (OECD, 2023), muestra que los incentivos fiscales a la I+D generan efectos positivos en variables de producto, aunque con resultados heterogéneos. Se observan impactos relativamente robustos en ventas y empleo, especialmente en pymes, así como efectos en productividad en varios países. En contraste, la evidencia sobre patentes y nuevos productos es más limitada, concentrándose en la probabilidad de innovar más que en su escala. Asimismo, aunque las firmas beneficiarias tienden a exportar más, la evidencia causal es inconclusa (Bessone et al., 2021). En conjunto, estos resultados sugieren que la adicionalidad en insumos no garantiza resultados de producto y que su efectividad depende de la cercanía al mercado y del tipo de gasto inducido.</w:t>
      </w:r>
    </w:p>
    <w:p w14:paraId="5E25BAA3" w14:textId="15DA2D74" w:rsidR="05ABDB72" w:rsidRPr="00012D3F" w:rsidRDefault="05ABDB72" w:rsidP="05ABDB72">
      <w:pPr>
        <w:spacing w:before="240" w:after="240"/>
        <w:jc w:val="both"/>
        <w:rPr>
          <w:lang w:val="es-ES"/>
          <w:rPrChange w:id="1189" w:author="Gonzalo Castellanos" w:date="2026-05-29T12:04:00Z" w16du:dateUtc="2026-05-29T16:04:00Z">
            <w:rPr/>
          </w:rPrChange>
        </w:rPr>
      </w:pPr>
      <w:r w:rsidRPr="05ABDB72">
        <w:rPr>
          <w:rFonts w:ascii="Arial Narrow" w:eastAsia="Arial Narrow" w:hAnsi="Arial Narrow" w:cs="Arial Narrow"/>
          <w:sz w:val="22"/>
          <w:szCs w:val="22"/>
          <w:lang w:val="es-CO"/>
        </w:rPr>
        <w:t>El contraste entre la evidencia agregada de la OCDE y los seis países de estudio revela que, si bien existe una tendencia general hacia la adicionalidad en variables de producto, los resultados son altamente sensibles al diseño del instrumento, el tamaño de la firma y el contexto institucional. La OCDE reporta efectos positivos en desempeño económico, con aumentos significativos en ventas en 5 de 9 países analizados, aunque la relación causal con exportaciones sigue siendo inconclusa (OECD, 2023; Bessone et al., 2021). En los casos de estudio, Francia se alinea con este patrón, mostrando crecimiento en facturación y exportaciones, especialmente en pymes y empresas jóvenes (Bach et al., 2021), mientras Colombia evidencia una trayectoria dual, con impactos positivos en exportaciones en el periodo 2000–2010 y ausencia de efectos en evaluaciones recientes (Parra, 2013; DNP, 2025). En contraste, Chile y Brasil presentan mayores limitaciones, sin efectos sobre ventas innovadoras ni exportaciones, e incluso con evidencia de efectos negativos en el caso del uso combinado de instrumentos en Chile (Mardones, 2020; Mardones &amp; Madrid Becerra, 2020).</w:t>
      </w:r>
    </w:p>
    <w:p w14:paraId="37452DE9" w14:textId="0A5440B6" w:rsidR="05ABDB72" w:rsidRPr="00012D3F" w:rsidRDefault="05ABDB72" w:rsidP="05ABDB72">
      <w:pPr>
        <w:spacing w:before="240" w:after="240"/>
        <w:jc w:val="both"/>
        <w:rPr>
          <w:lang w:val="es-ES"/>
          <w:rPrChange w:id="1190" w:author="Gonzalo Castellanos" w:date="2026-05-29T12:04:00Z" w16du:dateUtc="2026-05-29T16:04:00Z">
            <w:rPr/>
          </w:rPrChange>
        </w:rPr>
      </w:pPr>
      <w:r w:rsidRPr="05ABDB72">
        <w:rPr>
          <w:rFonts w:ascii="Arial Narrow" w:eastAsia="Arial Narrow" w:hAnsi="Arial Narrow" w:cs="Arial Narrow"/>
          <w:sz w:val="22"/>
          <w:szCs w:val="22"/>
          <w:lang w:val="es-CO"/>
        </w:rPr>
        <w:t>En empleo y productividad, la OCDE identifica efectos positivos en la mayoría de los países, con aumentos significativos en el 40% de las estimaciones (OECD, 2023). Este resultado se refleja con mayor claridad en Portugal y España, donde se observan incrementos en empleo total y especializado, particularmente en pymes (Paredes et al., 2025; Arqué-Castells &amp; Mohnen, 2011), y en Brasil, donde el empleo crece sin mejoras claras en eficiencia (Gama &amp; Nogueira, 2023). Por el contrario, Colombia en su evidencia reciente no presenta efectos sobre empleo formal (DNP, 2025). En productividad, aunque la OCDE reporta efectos positivos en varios países, estos son heterogéneos; Francia muestra aumentos moderados que se materializan en el mediano plazo (Lopez &amp; Mairesse, 2018, citado en Le Gall et al., 2021), mientras Colombia presenta resultados robustos en el periodo histórico (Parra, 2013), y Chile y Brasil no evidencian mejoras en el corto plazo. Finalmente, en resultados de innovación, la OCDE encuentra evidencia limitada, concentrada en la probabilidad de patentar; este patrón se replica en Francia, mientras que en Colombia el efecto es territorialmente condicionado y en Chile es nulo, incluso con evidencia de interacciones negativas en calidad de productos (Bozio et al., 2019; Bach et al., 2021; DNP, 2025; Mardones, 2020).</w:t>
      </w:r>
    </w:p>
    <w:p w14:paraId="51F5272B" w14:textId="09FEE4ED" w:rsidR="4A35C888" w:rsidRDefault="05ABDB72" w:rsidP="05ABDB72">
      <w:pPr>
        <w:pStyle w:val="Heading3"/>
        <w:spacing w:line="259" w:lineRule="auto"/>
        <w:rPr>
          <w:rFonts w:ascii="Arial Narrow" w:hAnsi="Arial Narrow"/>
          <w:b/>
          <w:bCs/>
          <w:color w:val="000000" w:themeColor="text1"/>
          <w:lang w:val="es-CO"/>
        </w:rPr>
      </w:pPr>
      <w:r w:rsidRPr="05ABDB72">
        <w:rPr>
          <w:rFonts w:ascii="Arial Narrow" w:hAnsi="Arial Narrow"/>
          <w:b/>
          <w:bCs/>
          <w:color w:val="000000" w:themeColor="text1"/>
          <w:lang w:val="es-CO"/>
        </w:rPr>
        <w:t>3.3. Heterogeneidad de los efectos según las características de los beneficiarios</w:t>
      </w:r>
    </w:p>
    <w:p w14:paraId="54FF8C30" w14:textId="1B8E7435" w:rsidR="05ABDB72" w:rsidRDefault="05ABDB72" w:rsidP="22334FB6">
      <w:pPr>
        <w:spacing w:before="240" w:after="240" w:line="259" w:lineRule="auto"/>
        <w:jc w:val="both"/>
        <w:rPr>
          <w:rFonts w:ascii="Arial Narrow" w:eastAsia="Arial Narrow" w:hAnsi="Arial Narrow" w:cs="Arial Narrow"/>
          <w:sz w:val="22"/>
          <w:szCs w:val="22"/>
          <w:lang w:val="es-CO"/>
        </w:rPr>
      </w:pPr>
      <w:r w:rsidRPr="05ABDB72">
        <w:rPr>
          <w:rFonts w:ascii="Arial Narrow" w:eastAsia="Arial Narrow" w:hAnsi="Arial Narrow" w:cs="Arial Narrow"/>
          <w:sz w:val="22"/>
          <w:szCs w:val="22"/>
          <w:lang w:val="es-CO"/>
        </w:rPr>
        <w:t>Los efectos de los incentivos tributarios no son uniformes entre empresas, y la heterogeneidad observada tiene implicaciones directas para el diseño y la focalización de e</w:t>
      </w:r>
      <w:r w:rsidRPr="22334FB6">
        <w:rPr>
          <w:rFonts w:ascii="Arial Narrow" w:eastAsia="Arial Narrow" w:hAnsi="Arial Narrow" w:cs="Arial Narrow"/>
          <w:sz w:val="22"/>
          <w:szCs w:val="22"/>
          <w:lang w:val="es-CO"/>
          <w:rPrChange w:id="1191" w:author="Usuario invitado" w:date="2026-06-01T11:20:00Z" w16du:dateUtc="2026-06-01T15:20:00Z">
            <w:rPr>
              <w:rFonts w:asciiTheme="minorHAnsi" w:eastAsiaTheme="minorEastAsia" w:hAnsiTheme="minorHAnsi" w:cstheme="minorBidi"/>
              <w:sz w:val="22"/>
              <w:szCs w:val="22"/>
              <w:lang w:val="es-CO"/>
            </w:rPr>
          </w:rPrChange>
        </w:rPr>
        <w:t>stos instrumentos. En cuanto al tamaño empresarial, se observa una concentración del beneficio en firmas de mayor escala en los países de LAC analizados: en Chile, las grandes empresas concentran sistemáticamente alrededor de dos tercios del monto certificado (CORFO, 2025); en Colombia, representan el 56,1% de las firmas beneficiarias (DNP, 2025); y en Brasil, las empresas grandes y medianas agruparon el 96,5% del uso del instrumento en 2024 (MCTI, 2025). Esta concentración contrasta con la mayor sensibilidad de las pymes, que presentan elasticidades superiores, como se evidencia en Colombia con una respuesta de 2,0 frente a 1,43 en la manufactura general (Parra, 2013). Asimismo, en España y Portugal, la evidencia indica que el impacto sobre el empleo y la obtención de innovaciones de producto es significativamente más pronunciado en las empresas pequeñas (Bessone et al., 2021; Labeaga et al., 2021; Martínez-Ros &amp; Kunapatarawong, 2019). La OCDE confirma este patrón a nivel global y señala que esta mayor respuesta no obedece al tamaño de la firma per se, sino a los menores niveles iniciales de inversión en I+D que caracterizan a las empresas de menor escala (OECD, 2023).</w:t>
      </w:r>
      <w:commentRangeStart w:id="1192"/>
      <w:commentRangeEnd w:id="1192"/>
      <w:r>
        <w:rPr>
          <w:rStyle w:val="CommentReference"/>
          <w:rFonts w:ascii="Arial Narrow" w:eastAsia="Arial Narrow" w:hAnsi="Arial Narrow" w:cs="Arial Narrow"/>
          <w:sz w:val="22"/>
          <w:szCs w:val="22"/>
          <w:lang w:val="es-CO"/>
        </w:rPr>
        <w:commentReference w:id="1192"/>
      </w:r>
    </w:p>
    <w:p w14:paraId="6D973AA6" w14:textId="14926685" w:rsidR="05ABDB72" w:rsidRDefault="05ABDB72" w:rsidP="05ABDB72">
      <w:pPr>
        <w:spacing w:before="240" w:after="240"/>
        <w:jc w:val="both"/>
        <w:rPr>
          <w:rFonts w:ascii="Arial Narrow" w:eastAsia="Arial Narrow" w:hAnsi="Arial Narrow" w:cs="Arial Narrow"/>
          <w:sz w:val="22"/>
          <w:szCs w:val="22"/>
          <w:lang w:val="es-CO"/>
        </w:rPr>
      </w:pPr>
      <w:r w:rsidRPr="22334FB6">
        <w:rPr>
          <w:rFonts w:asciiTheme="minorHAnsi" w:eastAsiaTheme="minorEastAsia" w:hAnsiTheme="minorHAnsi" w:cstheme="minorBidi"/>
          <w:sz w:val="22"/>
          <w:szCs w:val="22"/>
          <w:lang w:val="es-CO"/>
          <w:rPrChange w:id="1193" w:author="Usuario invitado" w:date="2026-06-01T11:20:00Z" w16du:dateUtc="2026-06-01T15:20:00Z">
            <w:rPr>
              <w:rFonts w:ascii="Arial Narrow" w:eastAsia="Arial Narrow" w:hAnsi="Arial Narrow" w:cs="Arial Narrow"/>
              <w:sz w:val="22"/>
              <w:szCs w:val="22"/>
              <w:lang w:val="es-CO"/>
            </w:rPr>
          </w:rPrChange>
        </w:rPr>
        <w:t>Esta brecha entre acceso y capacidad de respuesta sugiere la existencia de barreras técnicas, administrativas y de información que limitan la participación de las pymes, lo que plantea desafíos estructurales para el diseño de los instrumentos en LAC (CORFO, 2025; DNP, 2025; Parra, 2013). Un elemento de diseño determinante para mitigar esto es la existencia de cláusulas de reembolso (monetización), que permiten a empresas sin utilidades, como startups y pymes en fases tempranas, recuperar el beneficio fiscal como liquidez inmediata (AIReF, 2020; Bach et al., 2021). La OCDE documenta que la respuesta de las firmas a los incentivos es casi dos veces mayor cuando existen estas disposiciones de reembolso; asimismo, el impacto es hasta tres veces superior cuando los incentivos son canjeables contra impuestos sobre la nómina (payroll taxes), al estar totalmente desconectados de la situación</w:t>
      </w:r>
      <w:r w:rsidRPr="05ABDB72">
        <w:rPr>
          <w:rFonts w:ascii="Arial Narrow" w:eastAsia="Arial Narrow" w:hAnsi="Arial Narrow" w:cs="Arial Narrow"/>
          <w:sz w:val="22"/>
          <w:szCs w:val="22"/>
          <w:lang w:val="es-CO"/>
        </w:rPr>
        <w:t xml:space="preserve"> de beneficios de la firma (OECD, 2023). Este hallazgo es especialmente relevante para la región, donde los diseños tradicionales suelen excluir de facto a las empresas que no generan renta líquida (CONPES 3834, 2015; Mohnen &amp; Olivari, 2013; Parra, 2013).</w:t>
      </w:r>
      <w:commentRangeStart w:id="1194"/>
      <w:commentRangeEnd w:id="1194"/>
      <w:r>
        <w:rPr>
          <w:rStyle w:val="CommentReference"/>
          <w:rFonts w:ascii="Arial Narrow" w:eastAsia="Arial Narrow" w:hAnsi="Arial Narrow" w:cs="Arial Narrow"/>
          <w:sz w:val="22"/>
          <w:szCs w:val="22"/>
          <w:lang w:val="es-CO"/>
        </w:rPr>
        <w:commentReference w:id="1194"/>
      </w:r>
    </w:p>
    <w:p w14:paraId="2253EF19" w14:textId="0EA4C642" w:rsidR="05ABDB72" w:rsidRDefault="05ABDB72" w:rsidP="078DA54C">
      <w:pPr>
        <w:spacing w:before="240" w:after="240" w:line="259" w:lineRule="auto"/>
        <w:jc w:val="both"/>
        <w:rPr>
          <w:rFonts w:ascii="Arial Narrow" w:eastAsia="Arial Narrow" w:hAnsi="Arial Narrow" w:cs="Arial Narrow"/>
          <w:sz w:val="22"/>
          <w:szCs w:val="22"/>
          <w:lang w:val="es-CO"/>
        </w:rPr>
      </w:pPr>
      <w:r w:rsidRPr="078DA54C">
        <w:rPr>
          <w:rFonts w:ascii="Arial Narrow" w:eastAsia="Arial Narrow" w:hAnsi="Arial Narrow" w:cs="Arial Narrow"/>
          <w:sz w:val="22"/>
          <w:szCs w:val="22"/>
          <w:lang w:val="es-CO"/>
          <w:rPrChange w:id="1195" w:author="Usuario invitado" w:date="2026-06-01T11:21:00Z" w16du:dateUtc="2026-06-01T15:21:00Z">
            <w:rPr>
              <w:rFonts w:ascii="Arial Narrow" w:eastAsia="Arial Narrow" w:hAnsi="Arial Narrow" w:cs="Arial Narrow"/>
              <w:color w:val="303030"/>
              <w:sz w:val="21"/>
              <w:szCs w:val="21"/>
              <w:lang w:val="es-CO"/>
            </w:rPr>
          </w:rPrChange>
        </w:rPr>
        <w:t>En cuanto al sector económico, el uso del instrumento se concentra en actividades con mayor capacidad instalada. En Chile, los sectores de minería y metalurgia explican de manera recurrente más del 30% del gasto certificado (InnovaChile - CORFO, s.f.; CORFO, 2025); en Colombia, el sector manufacturero concentra el 32,5% de las empresas beneficiarias (DNP, 2025); y en Brasil, predominan grandes industrias con infraestructura tecnológica preexistente como la mecánica, transporte y farmacéutica (MCTI, 2025; Gama &amp; Nogueira, 2023). En contraste, en Portugal y España, el impacto es más alto en servicios empresariales y TIC, lo que refleja tanto su estructura productiva como mayores niveles de digitalización (ANI, 2025; MICIU, 2025; Bessone et al., 2021).</w:t>
      </w:r>
    </w:p>
    <w:p w14:paraId="7B0612A0" w14:textId="0DDCAB40" w:rsidR="05ABDB72" w:rsidRDefault="05ABDB72">
      <w:pPr>
        <w:spacing w:before="240" w:after="240" w:line="259" w:lineRule="auto"/>
        <w:jc w:val="both"/>
        <w:rPr>
          <w:rFonts w:ascii="Arial Narrow" w:eastAsia="Arial Narrow" w:hAnsi="Arial Narrow" w:cs="Arial Narrow"/>
          <w:sz w:val="22"/>
          <w:szCs w:val="22"/>
          <w:lang w:val="es-CO"/>
          <w:rPrChange w:id="1196" w:author="Usuario invitado" w:date="2026-06-01T11:21:00Z" w16du:dateUtc="2026-06-01T15:21:00Z">
            <w:rPr>
              <w:rFonts w:ascii="Arial Narrow" w:eastAsia="Arial Narrow" w:hAnsi="Arial Narrow" w:cs="Arial Narrow"/>
              <w:color w:val="303030"/>
              <w:sz w:val="21"/>
              <w:szCs w:val="21"/>
              <w:lang w:val="es-CO"/>
            </w:rPr>
          </w:rPrChange>
        </w:rPr>
        <w:pPrChange w:id="1197" w:author="Usuario invitado" w:date="2026-06-01T11:21:00Z" w16du:dateUtc="2026-06-01T15:21:00Z">
          <w:pPr>
            <w:spacing w:after="120"/>
            <w:jc w:val="both"/>
          </w:pPr>
        </w:pPrChange>
      </w:pPr>
      <w:r w:rsidRPr="078DA54C">
        <w:rPr>
          <w:rFonts w:ascii="Arial Narrow" w:eastAsia="Arial Narrow" w:hAnsi="Arial Narrow" w:cs="Arial Narrow"/>
          <w:sz w:val="22"/>
          <w:szCs w:val="22"/>
          <w:lang w:val="es-CO"/>
          <w:rPrChange w:id="1198" w:author="Usuario invitado" w:date="2026-06-01T11:21:00Z" w16du:dateUtc="2026-06-01T15:21:00Z">
            <w:rPr>
              <w:rFonts w:ascii="Arial Narrow" w:eastAsia="Arial Narrow" w:hAnsi="Arial Narrow" w:cs="Arial Narrow"/>
              <w:color w:val="303030"/>
              <w:sz w:val="21"/>
              <w:szCs w:val="21"/>
              <w:lang w:val="es-CO"/>
            </w:rPr>
          </w:rPrChange>
        </w:rPr>
        <w:t>Respecto al nivel tecnológico, las firmas en sectores de tecnología media-alta y media-baja tienen mayor probabilidad de acceso que las de baja tecnología, como se evidencia en el caso colombiano (Parra, 2013). En España, se confirma que los efectos son significativos principalmente en sectores de mayor intensidad tecnológica, mientras que en los de baja tecnología no se observan impactos robustos en el esfuerzo innovador (Corchuelo &amp; Martínez-Ros, 2010). Asimismo, la distribución del gasto entre I+D e innovación resulta determinante: en Colombia, el 80% de los recursos se destina a innovación (TRL 7–9) y solo el 20% a I+D (TRL 1–6), una proporción inversa a la tendencia observada en la OCDE (DNP, 2025). Dado que los incentivos tienen un impacto probado mucho mayor en el desarrollo experimental que en la investigación básica, esta asignación en Colombia podría estar limitando la generación de externalidades de conocimiento y el cierre de la brecha estructural de inversión (OECD, 2023; DNP, 2025).</w:t>
      </w:r>
      <w:commentRangeStart w:id="1199"/>
      <w:commentRangeEnd w:id="1199"/>
      <w:r>
        <w:rPr>
          <w:rStyle w:val="CommentReference"/>
          <w:rFonts w:ascii="Arial Narrow" w:eastAsia="Arial Narrow" w:hAnsi="Arial Narrow" w:cs="Arial Narrow"/>
          <w:sz w:val="22"/>
          <w:szCs w:val="22"/>
          <w:lang w:val="es-CO"/>
          <w:rPrChange w:id="1200" w:author="Usuario invitado" w:date="2026-06-01T11:21:00Z" w16du:dateUtc="2026-06-01T15:21:00Z">
            <w:rPr>
              <w:rStyle w:val="CommentReference"/>
              <w:rFonts w:ascii="Arial Narrow" w:eastAsia="Arial Narrow" w:hAnsi="Arial Narrow" w:cs="Arial Narrow"/>
              <w:color w:val="303030"/>
              <w:sz w:val="21"/>
              <w:szCs w:val="21"/>
              <w:lang w:val="es-CO"/>
            </w:rPr>
          </w:rPrChange>
        </w:rPr>
        <w:commentReference w:id="1199"/>
      </w:r>
    </w:p>
    <w:p w14:paraId="1C593FB6" w14:textId="4E8E1D21" w:rsidR="4A35C888" w:rsidRDefault="05ABDB72" w:rsidP="05ABDB72">
      <w:pPr>
        <w:pStyle w:val="Heading3"/>
        <w:spacing w:line="259" w:lineRule="auto"/>
        <w:rPr>
          <w:rFonts w:ascii="Arial Narrow" w:hAnsi="Arial Narrow"/>
          <w:b/>
          <w:bCs/>
          <w:color w:val="000000" w:themeColor="text1"/>
          <w:lang w:val="es-CO"/>
        </w:rPr>
      </w:pPr>
      <w:r w:rsidRPr="05ABDB72">
        <w:rPr>
          <w:rFonts w:ascii="Arial Narrow" w:hAnsi="Arial Narrow"/>
          <w:b/>
          <w:bCs/>
          <w:color w:val="000000" w:themeColor="text1"/>
          <w:lang w:val="es-CO"/>
        </w:rPr>
        <w:t>3.4. Brechas de evidencia y agenda de investigación futura</w:t>
      </w:r>
    </w:p>
    <w:p w14:paraId="4FF54A09" w14:textId="4901279D" w:rsidR="05ABDB72" w:rsidRPr="00012D3F" w:rsidRDefault="05ABDB72" w:rsidP="05ABDB72">
      <w:pPr>
        <w:spacing w:before="240" w:after="240"/>
        <w:jc w:val="both"/>
        <w:rPr>
          <w:lang w:val="es-ES"/>
          <w:rPrChange w:id="1201" w:author="Gonzalo Castellanos" w:date="2026-05-29T12:04:00Z" w16du:dateUtc="2026-05-29T16:04:00Z">
            <w:rPr/>
          </w:rPrChange>
        </w:rPr>
      </w:pPr>
      <w:r w:rsidRPr="05ABDB72">
        <w:rPr>
          <w:rFonts w:ascii="Arial Narrow" w:eastAsia="Arial Narrow" w:hAnsi="Arial Narrow" w:cs="Arial Narrow"/>
          <w:sz w:val="22"/>
          <w:szCs w:val="22"/>
          <w:lang w:val="es-419"/>
        </w:rPr>
        <w:t xml:space="preserve">A pesar de los avances en la evaluación de estos instrumentos, la evidencia disponible en América Latina y el Caribe sigue mostrando brechas analíticas relevantes que limitan la formulación de recomendaciones de política con mayor precisión y robustez. La comparación con la agenda de la OCDE permite identificar estos vacíos y distinguir aquellos asociados a desafíos globales de evaluación de los que responden a restricciones propias de la región. En este contexto, se identifican cinco dimensiones críticas en las que persisten limitaciones: </w:t>
      </w:r>
    </w:p>
    <w:p w14:paraId="5662D966" w14:textId="2A8B266C" w:rsidR="4A35C888" w:rsidRDefault="05ABDB72" w:rsidP="05ABDB72">
      <w:pPr>
        <w:pStyle w:val="ListParagraph"/>
        <w:numPr>
          <w:ilvl w:val="0"/>
          <w:numId w:val="7"/>
        </w:numPr>
        <w:spacing w:before="240" w:after="24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Brechas metodológicas y de información.</w:t>
      </w:r>
      <w:r w:rsidRPr="05ABDB72">
        <w:rPr>
          <w:rFonts w:ascii="Arial Narrow" w:eastAsia="Arial Narrow" w:hAnsi="Arial Narrow" w:cs="Arial Narrow"/>
          <w:sz w:val="22"/>
          <w:szCs w:val="22"/>
          <w:lang w:val="es-419"/>
        </w:rPr>
        <w:t xml:space="preserve"> La dependencia de encuestas de innovación de corte transversal dificulta el seguimiento longitudinal de las firmas e impide capturar efectos con rezago, donde los impactos sobre productividad emergen en el mediano plazo. En este contexto, la construcción de paneles de datos es clave para abordar problemas de endogeneidad y aislar el efecto del instrumento de las trayectorias previas de las empresas. A esto se suma la dificultad de integrar información técnica y financiera en plataformas compatibles, lo que limita la trazabilidad entre incentivos, actividades financiadas y sus resultados.</w:t>
      </w:r>
    </w:p>
    <w:p w14:paraId="00AF4793" w14:textId="74F378F1" w:rsidR="05ABDB72" w:rsidRDefault="05ABDB72" w:rsidP="05ABDB72">
      <w:pPr>
        <w:pStyle w:val="ListParagraph"/>
        <w:spacing w:before="240" w:after="240"/>
        <w:jc w:val="both"/>
        <w:rPr>
          <w:rFonts w:ascii="Arial Narrow" w:eastAsia="Arial Narrow" w:hAnsi="Arial Narrow" w:cs="Arial Narrow"/>
          <w:sz w:val="22"/>
          <w:szCs w:val="22"/>
          <w:lang w:val="es-419"/>
        </w:rPr>
      </w:pPr>
    </w:p>
    <w:p w14:paraId="71DCB2C5" w14:textId="4A485461" w:rsidR="05ABDB72" w:rsidRDefault="05ABDB72" w:rsidP="05ABDB72">
      <w:pPr>
        <w:pStyle w:val="ListParagraph"/>
        <w:numPr>
          <w:ilvl w:val="0"/>
          <w:numId w:val="7"/>
        </w:numPr>
        <w:spacing w:before="240" w:after="24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Adicionalidad de producto.</w:t>
      </w:r>
      <w:r w:rsidRPr="05ABDB72">
        <w:rPr>
          <w:rFonts w:ascii="Arial Narrow" w:eastAsia="Arial Narrow" w:hAnsi="Arial Narrow" w:cs="Arial Narrow"/>
          <w:sz w:val="22"/>
          <w:szCs w:val="22"/>
          <w:lang w:val="es-419"/>
        </w:rPr>
        <w:t xml:space="preserve"> Mientras la adicionalidad de insumo está relativamente bien documentada, persisten limitaciones para identificar con robustez efectos en productividad, exportaciones y propiedad intelectual en LAC. En parte, esto responde a que los instrumentos se han diseñado principalmente para cerrar brechas de inversión en I+D+i, más que para incidir directamente en resultados de mercado. La evidencia de la OCDE también muestra que los efectos sobre nuevos productos y patentes son heterogéneos entre países, lo que sugiere que este es un desafío de carácter global, aunque en la región se ve acentuado por restricciones de datos y capacidades de evaluación.</w:t>
      </w:r>
    </w:p>
    <w:p w14:paraId="71A2268F" w14:textId="5CF99051" w:rsidR="05ABDB72" w:rsidRDefault="05ABDB72" w:rsidP="05ABDB72">
      <w:pPr>
        <w:pStyle w:val="ListParagraph"/>
        <w:spacing w:before="240" w:after="240"/>
        <w:jc w:val="both"/>
        <w:rPr>
          <w:rFonts w:ascii="Arial Narrow" w:eastAsia="Arial Narrow" w:hAnsi="Arial Narrow" w:cs="Arial Narrow"/>
          <w:sz w:val="22"/>
          <w:szCs w:val="22"/>
          <w:lang w:val="es-419"/>
        </w:rPr>
      </w:pPr>
    </w:p>
    <w:p w14:paraId="3491BD7F" w14:textId="2BA2C1D6" w:rsidR="05ABDB72" w:rsidRPr="00012D3F" w:rsidRDefault="05ABDB72" w:rsidP="05ABDB72">
      <w:pPr>
        <w:pStyle w:val="ListParagraph"/>
        <w:numPr>
          <w:ilvl w:val="0"/>
          <w:numId w:val="7"/>
        </w:numPr>
        <w:spacing w:before="240" w:after="240" w:line="259" w:lineRule="auto"/>
        <w:jc w:val="both"/>
        <w:rPr>
          <w:rFonts w:ascii="Arial Narrow" w:eastAsia="Arial Narrow" w:hAnsi="Arial Narrow" w:cs="Arial Narrow"/>
          <w:sz w:val="22"/>
          <w:szCs w:val="22"/>
          <w:lang w:val="es-ES"/>
          <w:rPrChange w:id="1202" w:author="Gonzalo Castellanos" w:date="2026-05-29T12:04:00Z" w16du:dateUtc="2026-05-29T16:04:00Z">
            <w:rPr>
              <w:rFonts w:ascii="Arial Narrow" w:eastAsia="Arial Narrow" w:hAnsi="Arial Narrow" w:cs="Arial Narrow"/>
              <w:sz w:val="22"/>
              <w:szCs w:val="22"/>
            </w:rPr>
          </w:rPrChange>
        </w:rPr>
      </w:pPr>
      <w:r w:rsidRPr="00012D3F">
        <w:rPr>
          <w:rFonts w:ascii="Arial Narrow" w:eastAsia="Arial Narrow" w:hAnsi="Arial Narrow" w:cs="Arial Narrow"/>
          <w:b/>
          <w:bCs/>
          <w:sz w:val="22"/>
          <w:szCs w:val="22"/>
          <w:lang w:val="es-ES"/>
          <w:rPrChange w:id="1203" w:author="Gonzalo Castellanos" w:date="2026-05-29T12:04:00Z" w16du:dateUtc="2026-05-29T16:04:00Z">
            <w:rPr>
              <w:rFonts w:ascii="Arial Narrow" w:eastAsia="Arial Narrow" w:hAnsi="Arial Narrow" w:cs="Arial Narrow"/>
              <w:b/>
              <w:bCs/>
              <w:sz w:val="22"/>
              <w:szCs w:val="22"/>
            </w:rPr>
          </w:rPrChange>
        </w:rPr>
        <w:t xml:space="preserve">Cobertura y acceso de los instrumentos. </w:t>
      </w:r>
      <w:r w:rsidRPr="00012D3F">
        <w:rPr>
          <w:rFonts w:ascii="Arial Narrow" w:eastAsia="Arial Narrow" w:hAnsi="Arial Narrow" w:cs="Arial Narrow"/>
          <w:sz w:val="22"/>
          <w:szCs w:val="22"/>
          <w:lang w:val="es-ES"/>
          <w:rPrChange w:id="1204" w:author="Gonzalo Castellanos" w:date="2026-05-29T12:04:00Z" w16du:dateUtc="2026-05-29T16:04:00Z">
            <w:rPr>
              <w:rFonts w:ascii="Arial Narrow" w:eastAsia="Arial Narrow" w:hAnsi="Arial Narrow" w:cs="Arial Narrow"/>
              <w:sz w:val="22"/>
              <w:szCs w:val="22"/>
            </w:rPr>
          </w:rPrChange>
        </w:rPr>
        <w:t>La evidencia disponible es aún limitada para evaluar en qué medida el diseño de los incentivos lograría alcanzar a empresas con mayores restricciones de financiamiento, particularmente aquellas en etapas tempranas o sin renta líquida. En este sentido, la agenda de evaluación debería profundizar en el análisis de sesgos de acceso asociados a esquemas basados en utilidades gravables, así como en la efectividad de mecanismos alternativos, como cláusulas de reembolso o incentivos vinculados a la nómina, combinación con instrumentos dentro del mix de la política de CTI de cada país, en la ampliación de la cobertura y la adicionalidad. La experiencia de la OCDE sugiere el potencial de estos instrumentos, pero su implementación y resultados dependen de condiciones institucionales que aún no han sido suficientemente evaluadas en la región.</w:t>
      </w:r>
    </w:p>
    <w:p w14:paraId="57D73EA4" w14:textId="63575EAF" w:rsidR="05ABDB72" w:rsidRDefault="05ABDB72" w:rsidP="05ABDB72">
      <w:pPr>
        <w:pStyle w:val="ListParagraph"/>
        <w:spacing w:before="240" w:after="240" w:line="259" w:lineRule="auto"/>
        <w:ind w:hanging="360"/>
        <w:jc w:val="both"/>
        <w:rPr>
          <w:rFonts w:ascii="Arial Narrow" w:eastAsia="Arial Narrow" w:hAnsi="Arial Narrow" w:cs="Arial Narrow"/>
          <w:sz w:val="22"/>
          <w:szCs w:val="22"/>
          <w:lang w:val="es-419"/>
        </w:rPr>
      </w:pPr>
    </w:p>
    <w:p w14:paraId="4B8131BB" w14:textId="111502C6" w:rsidR="4A35C888" w:rsidRDefault="05ABDB72" w:rsidP="05ABDB72">
      <w:pPr>
        <w:pStyle w:val="ListParagraph"/>
        <w:numPr>
          <w:ilvl w:val="0"/>
          <w:numId w:val="7"/>
        </w:numPr>
        <w:spacing w:before="240" w:after="24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 xml:space="preserve">Efectos sistémicos y la interacción entre instrumentos. </w:t>
      </w:r>
      <w:r w:rsidRPr="05ABDB72">
        <w:rPr>
          <w:rFonts w:ascii="Arial Narrow" w:eastAsia="Arial Narrow" w:hAnsi="Arial Narrow" w:cs="Arial Narrow"/>
          <w:sz w:val="22"/>
          <w:szCs w:val="22"/>
          <w:lang w:val="es-419"/>
        </w:rPr>
        <w:t>La evidencia es insuficiente para evaluar derrames de conocimiento entre firmas o sectores, a pesar de que estos explican una parte importante de los retornos sociales de la I+D. Asimismo, se conoce poco sobre la interacción entre incentivos tributarios y subsidios directos; en Chile, la evidencia preliminar sugiere que su combinación no siempre genera complementariedades (Mardones, 2020). En Brasil, además, se identifica la necesidad de analizar la interacción entre incentivos federales y subnacionales (Parra, 2013).</w:t>
      </w:r>
      <w:commentRangeStart w:id="1205"/>
      <w:commentRangeEnd w:id="1205"/>
      <w:r w:rsidR="4A35C888">
        <w:rPr>
          <w:rStyle w:val="CommentReference"/>
          <w:rFonts w:ascii="Arial Narrow" w:eastAsia="Arial Narrow" w:hAnsi="Arial Narrow" w:cs="Arial Narrow"/>
          <w:sz w:val="22"/>
          <w:szCs w:val="22"/>
          <w:lang w:val="es-419"/>
        </w:rPr>
        <w:commentReference w:id="1205"/>
      </w:r>
    </w:p>
    <w:p w14:paraId="776DA6D3" w14:textId="02718C75" w:rsidR="05ABDB72" w:rsidRDefault="05ABDB72" w:rsidP="05ABDB72">
      <w:pPr>
        <w:pStyle w:val="ListParagraph"/>
        <w:spacing w:before="240" w:after="240"/>
        <w:jc w:val="both"/>
        <w:rPr>
          <w:rFonts w:ascii="Arial Narrow" w:eastAsia="Arial Narrow" w:hAnsi="Arial Narrow" w:cs="Arial Narrow"/>
          <w:sz w:val="22"/>
          <w:szCs w:val="22"/>
          <w:lang w:val="es-419"/>
        </w:rPr>
      </w:pPr>
    </w:p>
    <w:p w14:paraId="57A501CE" w14:textId="1E9F07AF" w:rsidR="05ABDB72" w:rsidRPr="00012D3F" w:rsidRDefault="05ABDB72" w:rsidP="05ABDB72">
      <w:pPr>
        <w:pStyle w:val="ListParagraph"/>
        <w:numPr>
          <w:ilvl w:val="0"/>
          <w:numId w:val="7"/>
        </w:numPr>
        <w:spacing w:before="240" w:after="240"/>
        <w:jc w:val="both"/>
        <w:rPr>
          <w:rFonts w:ascii="Arial Narrow" w:eastAsia="Arial Narrow" w:hAnsi="Arial Narrow" w:cs="Arial Narrow"/>
          <w:sz w:val="22"/>
          <w:szCs w:val="22"/>
          <w:lang w:val="es-ES"/>
          <w:rPrChange w:id="1206" w:author="Gonzalo Castellanos" w:date="2026-05-29T12:04:00Z" w16du:dateUtc="2026-05-29T16:04:00Z">
            <w:rPr>
              <w:rFonts w:ascii="Arial Narrow" w:eastAsia="Arial Narrow" w:hAnsi="Arial Narrow" w:cs="Arial Narrow"/>
              <w:sz w:val="22"/>
              <w:szCs w:val="22"/>
            </w:rPr>
          </w:rPrChange>
        </w:rPr>
      </w:pPr>
      <w:r w:rsidRPr="00012D3F">
        <w:rPr>
          <w:rFonts w:ascii="Arial Narrow" w:eastAsia="Arial Narrow" w:hAnsi="Arial Narrow" w:cs="Arial Narrow"/>
          <w:b/>
          <w:bCs/>
          <w:sz w:val="22"/>
          <w:szCs w:val="22"/>
          <w:lang w:val="es-ES"/>
          <w:rPrChange w:id="1207" w:author="Gonzalo Castellanos" w:date="2026-05-29T12:04:00Z" w16du:dateUtc="2026-05-29T16:04:00Z">
            <w:rPr>
              <w:rFonts w:ascii="Arial Narrow" w:eastAsia="Arial Narrow" w:hAnsi="Arial Narrow" w:cs="Arial Narrow"/>
              <w:b/>
              <w:bCs/>
              <w:sz w:val="22"/>
              <w:szCs w:val="22"/>
            </w:rPr>
          </w:rPrChange>
        </w:rPr>
        <w:t>Estimación del costo fiscal.</w:t>
      </w:r>
      <w:r w:rsidRPr="00012D3F">
        <w:rPr>
          <w:rFonts w:ascii="Arial Narrow" w:eastAsia="Arial Narrow" w:hAnsi="Arial Narrow" w:cs="Arial Narrow"/>
          <w:sz w:val="22"/>
          <w:szCs w:val="22"/>
          <w:lang w:val="es-ES"/>
          <w:rPrChange w:id="1208" w:author="Gonzalo Castellanos" w:date="2026-05-29T12:04:00Z" w16du:dateUtc="2026-05-29T16:04:00Z">
            <w:rPr>
              <w:rFonts w:ascii="Arial Narrow" w:eastAsia="Arial Narrow" w:hAnsi="Arial Narrow" w:cs="Arial Narrow"/>
              <w:sz w:val="22"/>
              <w:szCs w:val="22"/>
            </w:rPr>
          </w:rPrChange>
        </w:rPr>
        <w:t xml:space="preserve"> La medición del costo fiscal real continúa siendo un desafío en varios países de la región, en particular por la dificultad de vincular la renuncia tributaria con los retornos económicos y fiscales generados en el mediano plazo. La articulación aún parcial entre autoridades tributarias y entidades rectoras de ciencia, tecnología e innovación limita la posibilidad de construir evaluaciones integrales de costo-beneficio que incorporen no solo el costo inmediato del incentivo, sino también sus efectos dinámicos sobre productividad, crecimiento y base tributaria. En este contexto, la agenda de evaluación requiere avanzar hacia enfoques que permitan capturar los retornos fiscales indirectos y diferidos asociados a la inversión en I+D+i, reconociendo que estos instrumentos pueden operar más como una inversión pública con efectos multiplicadores que como un gasto tributario estático. La ausencia de este enfoque puede sesgar la toma de decisiones hacia horizontes de corto plazo, particularmente en contextos de restricción fiscal, subestimando el impacto potencial de estos instrumentos sobre el desempeño económico agregado.</w:t>
      </w:r>
    </w:p>
    <w:p w14:paraId="048B969C" w14:textId="3C0AE5C9" w:rsidR="4A35C888" w:rsidRDefault="4A35C888" w:rsidP="4A35C888">
      <w:pPr>
        <w:spacing w:before="240" w:after="240"/>
        <w:jc w:val="both"/>
        <w:rPr>
          <w:rFonts w:ascii="Arial Narrow" w:eastAsia="Arial Narrow" w:hAnsi="Arial Narrow" w:cs="Arial Narrow"/>
          <w:sz w:val="22"/>
          <w:szCs w:val="22"/>
          <w:lang w:val="es-419"/>
        </w:rPr>
      </w:pPr>
    </w:p>
    <w:p w14:paraId="28A14B84" w14:textId="7F898CA8" w:rsidR="4A35C888" w:rsidRDefault="4A35C888" w:rsidP="4A35C888">
      <w:pPr>
        <w:jc w:val="both"/>
        <w:rPr>
          <w:rFonts w:ascii="Arial Narrow" w:eastAsiaTheme="majorEastAsia" w:hAnsi="Arial Narrow" w:cstheme="majorBidi"/>
          <w:sz w:val="22"/>
          <w:szCs w:val="22"/>
          <w:lang w:val="es-419"/>
        </w:rPr>
      </w:pPr>
    </w:p>
    <w:p w14:paraId="5E796B49" w14:textId="77777777" w:rsidR="00FF1B57" w:rsidRDefault="00FF1B57" w:rsidP="00D33FD7">
      <w:pPr>
        <w:jc w:val="both"/>
        <w:rPr>
          <w:rFonts w:ascii="Arial Narrow" w:eastAsiaTheme="majorEastAsia" w:hAnsi="Arial Narrow" w:cstheme="majorBidi"/>
          <w:sz w:val="22"/>
          <w:szCs w:val="22"/>
          <w:lang w:val="es-419"/>
        </w:rPr>
      </w:pPr>
    </w:p>
    <w:p w14:paraId="22D8A9D2" w14:textId="5594ECEB" w:rsidR="003D2E37" w:rsidRDefault="003D2E37" w:rsidP="003D2E37">
      <w:pPr>
        <w:rPr>
          <w:rFonts w:ascii="Arial Narrow" w:eastAsiaTheme="majorEastAsia" w:hAnsi="Arial Narrow" w:cstheme="majorBidi"/>
          <w:sz w:val="22"/>
          <w:szCs w:val="22"/>
          <w:lang w:val="es-419"/>
        </w:rPr>
      </w:pPr>
      <w:r>
        <w:rPr>
          <w:rFonts w:ascii="Arial Narrow" w:eastAsiaTheme="majorEastAsia" w:hAnsi="Arial Narrow" w:cstheme="majorBidi"/>
          <w:sz w:val="22"/>
          <w:szCs w:val="22"/>
          <w:lang w:val="es-419"/>
        </w:rPr>
        <w:br w:type="page"/>
      </w:r>
    </w:p>
    <w:p w14:paraId="71FD8F6A" w14:textId="57163946" w:rsidR="003D2E37" w:rsidRPr="008D1E4F" w:rsidRDefault="32EC1F8E" w:rsidP="003D2E37">
      <w:pPr>
        <w:pStyle w:val="Heading2"/>
        <w:rPr>
          <w:rFonts w:ascii="Arial Narrow" w:hAnsi="Arial Narrow"/>
          <w:b/>
          <w:bCs/>
          <w:color w:val="auto"/>
          <w:lang w:val="es-419"/>
        </w:rPr>
      </w:pPr>
      <w:r w:rsidRPr="32EC1F8E">
        <w:rPr>
          <w:rFonts w:ascii="Arial Narrow" w:hAnsi="Arial Narrow"/>
          <w:b/>
          <w:bCs/>
          <w:color w:val="auto"/>
          <w:lang w:val="es-419"/>
        </w:rPr>
        <w:t xml:space="preserve">Cap. 4 El Camino hacia </w:t>
      </w:r>
      <w:commentRangeStart w:id="1209"/>
      <w:r w:rsidRPr="32EC1F8E">
        <w:rPr>
          <w:rFonts w:ascii="Arial Narrow" w:hAnsi="Arial Narrow"/>
          <w:b/>
          <w:bCs/>
          <w:color w:val="auto"/>
          <w:lang w:val="es-419"/>
        </w:rPr>
        <w:t>adelante</w:t>
      </w:r>
      <w:commentRangeEnd w:id="1209"/>
      <w:r w:rsidR="003D2E37" w:rsidRPr="008D1E4F">
        <w:rPr>
          <w:rStyle w:val="CommentReference"/>
          <w:rFonts w:ascii="Arial Narrow" w:hAnsi="Arial Narrow"/>
          <w:b/>
          <w:bCs/>
          <w:color w:val="auto"/>
          <w:sz w:val="26"/>
          <w:szCs w:val="26"/>
          <w:lang w:val="es-419"/>
        </w:rPr>
        <w:commentReference w:id="1209"/>
      </w:r>
    </w:p>
    <w:p w14:paraId="4D1AF27F" w14:textId="77777777" w:rsidR="0050315E" w:rsidRDefault="0050315E" w:rsidP="006B6D22">
      <w:pPr>
        <w:rPr>
          <w:rFonts w:ascii="Arial Narrow" w:eastAsiaTheme="majorEastAsia" w:hAnsi="Arial Narrow" w:cstheme="majorBidi"/>
          <w:sz w:val="22"/>
          <w:szCs w:val="22"/>
          <w:lang w:val="es-419"/>
        </w:rPr>
      </w:pPr>
    </w:p>
    <w:p w14:paraId="0F95003E" w14:textId="0917A182" w:rsidR="001745B3" w:rsidRPr="00F47940" w:rsidRDefault="05ABDB72" w:rsidP="00AE0F37">
      <w:pPr>
        <w:numPr>
          <w:ilvl w:val="0"/>
          <w:numId w:val="34"/>
        </w:numPr>
        <w:spacing w:line="276" w:lineRule="auto"/>
        <w:rPr>
          <w:rFonts w:ascii="Arial Narrow" w:hAnsi="Arial Narrow"/>
          <w:sz w:val="22"/>
          <w:szCs w:val="22"/>
          <w:highlight w:val="yellow"/>
          <w:lang w:val="es-419"/>
        </w:rPr>
      </w:pPr>
      <w:r w:rsidRPr="05ABDB72">
        <w:rPr>
          <w:rFonts w:ascii="Arial Narrow" w:hAnsi="Arial Narrow"/>
          <w:sz w:val="22"/>
          <w:szCs w:val="22"/>
          <w:highlight w:val="yellow"/>
          <w:lang w:val="es-419"/>
        </w:rPr>
        <w:t>Recomendaciones para para los países de América Latina y el Caribe que buscan fortalcer sus esquemas de ncentivos tributarios a la I+D+i o diseñar nuevos esquemas.</w:t>
      </w:r>
    </w:p>
    <w:p w14:paraId="40A56AC9" w14:textId="5C24826E" w:rsidR="008963D8" w:rsidRDefault="05ABDB72" w:rsidP="05ABDB72">
      <w:pPr>
        <w:spacing w:before="240" w:after="24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La evidencia comparada permite extraer un conjunto de lecciones de política que trascienden los casos individuales y orientan el rediseño de los incentivos tributarios en la región. Estas lecciones reflejan regularidades observadas tanto en América Latina y el Caribe como en países de la OCDE, y apuntan a brechas estructurales en el diseño, la implementación y la evaluación de estos instrumentos.</w:t>
      </w:r>
    </w:p>
    <w:p w14:paraId="40E601FB" w14:textId="23CCA064" w:rsidR="05ABDB72" w:rsidRDefault="05ABDB72" w:rsidP="05ABDB72">
      <w:pPr>
        <w:spacing w:before="240" w:after="24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 xml:space="preserve">La adicionalidad de insumo no es suficiente para garantizar resultados. </w:t>
      </w:r>
      <w:r w:rsidRPr="05ABDB72">
        <w:rPr>
          <w:rFonts w:ascii="Arial Narrow" w:eastAsia="Arial Narrow" w:hAnsi="Arial Narrow" w:cs="Arial Narrow"/>
          <w:sz w:val="22"/>
          <w:szCs w:val="22"/>
          <w:lang w:val="es-419"/>
        </w:rPr>
        <w:t>Movilizar inversión privada en I+D es una condición necesaria, pero no suficiente, para que los incentivos tributarios cumplan su función de política pública (OECD, 2023). La brecha entre lo que el instrumento financia y lo que produce en términos de desempeño económico real sigue siendo el principal desafío de la región, en Brasil, por ejemplo, un aumento causal del 76% en el gasto en I+D no se ha traducido aún en mejoras significativas en ventas de productos nuevos, exportaciones o productividad laboral (Gama &amp; Nogueira, 2023), mientras que en Colombia el incentivo ha generado alivios tributarios efectivos sin lograr cerrar la brecha estructural de inversión nacional planteada en sus metas estratégicas (DNP, 2025).</w:t>
      </w:r>
    </w:p>
    <w:p w14:paraId="04AC3D66" w14:textId="564642D1" w:rsidR="05ABDB72" w:rsidRDefault="05ABDB72" w:rsidP="05ABDB72">
      <w:pPr>
        <w:spacing w:before="240" w:after="24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En los países de LAC persiste una lógica de gestión centrada en la certificación del gasto, lo que plantea la necesidad de avanzar hacia un enfoque orientado a resultados, que incluya el monitoreo sistemático de variables de producto como la productividad, las exportaciones tecnológicas y la propiedad intelectual (Gama &amp; Nogueira, 2023; DNP, 2025; CORFO, 2025). Esto implica, a su vez, reconocer que los efectos sobre estas variables requieren horizontes temporales más largos, como se observa en Francia, donde los impactos sobre la productividad laboral emergen plenamente tras cinco años (Bach et al., 2021; Le Gall et al., 2021), y que el diseño de las políticas debe favorecer la persistencia de las empresas en el uso del instrumento, ya que la continuidad en el incentivo es lo que permite alcanzar resultados de innovación tangibles, especialmente en las pymes (Labeaga et al., 2021).</w:t>
      </w:r>
      <w:commentRangeStart w:id="1210"/>
      <w:commentRangeEnd w:id="1210"/>
      <w:r>
        <w:rPr>
          <w:rStyle w:val="CommentReference"/>
          <w:rFonts w:ascii="Arial Narrow" w:eastAsia="Arial Narrow" w:hAnsi="Arial Narrow" w:cs="Arial Narrow"/>
          <w:sz w:val="22"/>
          <w:szCs w:val="22"/>
          <w:lang w:val="es-419"/>
        </w:rPr>
        <w:commentReference w:id="1210"/>
      </w:r>
    </w:p>
    <w:p w14:paraId="74441FD6" w14:textId="6B35DD4A" w:rsidR="05ABDB72" w:rsidRDefault="05ABDB72" w:rsidP="05ABDB72">
      <w:pPr>
        <w:spacing w:before="240" w:after="24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El diseño del instrumento es tan relevante como su generosidad.</w:t>
      </w:r>
      <w:r w:rsidRPr="05ABDB72">
        <w:rPr>
          <w:rFonts w:ascii="Arial Narrow" w:eastAsia="Arial Narrow" w:hAnsi="Arial Narrow" w:cs="Arial Narrow"/>
          <w:sz w:val="22"/>
          <w:szCs w:val="22"/>
          <w:lang w:val="es-419"/>
        </w:rPr>
        <w:t xml:space="preserve"> La evidencia comparada indica que la generosidad del incentivo fiscal no determina por sí sola la adicionalidad, sino que su efectividad depende de su diseño e implementación (OECD, 2023; AIReF, 2020). La estabilidad normativa, la claridad de los criterios de elegibilidad, la predictibilidad del cupo disponible en cada vigencia y la reducción de los costos de cumplimiento explican en mayor medida la decisión de las empresas de incorporar el instrumento en su estrategia de inversión de largo plazo (Bach et al., 2021; MCTI, 2025).</w:t>
      </w:r>
    </w:p>
    <w:p w14:paraId="5450070F" w14:textId="3BAB0B7F" w:rsidR="05ABDB72" w:rsidRDefault="05ABDB72" w:rsidP="05ABDB72">
      <w:pPr>
        <w:spacing w:after="120"/>
        <w:jc w:val="both"/>
        <w:rPr>
          <w:rFonts w:ascii="Arial Narrow" w:eastAsia="Arial Narrow" w:hAnsi="Arial Narrow" w:cs="Arial Narrow"/>
          <w:sz w:val="22"/>
          <w:szCs w:val="22"/>
          <w:lang w:val="es-419"/>
        </w:rPr>
      </w:pPr>
      <w:r w:rsidRPr="05ABDB72">
        <w:rPr>
          <w:rFonts w:asciiTheme="minorHAnsi" w:eastAsiaTheme="minorEastAsia" w:hAnsiTheme="minorHAnsi" w:cstheme="minorBidi"/>
          <w:sz w:val="22"/>
          <w:szCs w:val="22"/>
          <w:lang w:val="es-419"/>
        </w:rPr>
        <w:t>En España, por ejemplo, pese a poseer uno de los sistemas más generosos de la OCDE (según el Índice-B), existe una brecha persistente donde solo se aplica efectivamente el 27% del beneficio devengado debido a límites de cuota y barreras operativas que erosionan su atractivo (AIReF, 2020; MICIU, 2025). Factores como las suspensiones de cupos por restricciones fiscales de corto plazo, visto en Colombia con la incertidumbre generada por la definición anual del cupo por parte del órgano rector de la política fiscal (DNP, 2025; MinCiencias, 2025), las modificaciones abruptas en las tasas y la ambigüedad técnica en la calificación de proyectos reducen la efectividad del instrumento de manera más pronunciada que una eventual reducción en la tasa de beneficio (Bozio et al., 2019; Parra, 2013). Por ello, la experiencia francesa sugiere que los efectos macroeconómicos son de maduración lenta y requieren horizontes de estabilidad para ser creíbles (Le Gall et al., 2021). En este contexto, resulta pertinente que los países consideren mecanismos de blindaje presupuestal que desacoplen el instrumento de los ciclos de ajuste macroeconómico y contribuyan a su continuidad (DNP, 2025; CORFO, 2025).</w:t>
      </w:r>
      <w:commentRangeStart w:id="1211"/>
      <w:commentRangeEnd w:id="1211"/>
      <w:r>
        <w:rPr>
          <w:rStyle w:val="CommentReference"/>
          <w:rFonts w:ascii="Arial Narrow" w:eastAsia="Arial Narrow" w:hAnsi="Arial Narrow" w:cs="Arial Narrow"/>
          <w:sz w:val="22"/>
          <w:szCs w:val="22"/>
          <w:lang w:val="es-419"/>
        </w:rPr>
        <w:commentReference w:id="1211"/>
      </w:r>
    </w:p>
    <w:p w14:paraId="212954EC" w14:textId="2C9A98D9"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reembolsabilidad representa la principal palanca para ampliar cobertura.</w:t>
      </w:r>
      <w:r w:rsidRPr="05ABDB72">
        <w:rPr>
          <w:rFonts w:ascii="Arial Narrow" w:eastAsia="Arial Narrow" w:hAnsi="Arial Narrow" w:cs="Arial Narrow"/>
          <w:sz w:val="22"/>
          <w:szCs w:val="22"/>
          <w:lang w:val="es-419"/>
        </w:rPr>
        <w:t xml:space="preserve"> El diseño predominante en los países de LAC, condicionado a la existencia de utilidades gravables, excluye estructuralmente a las empresas en etapa temprana, a las startups y a las mipymes con flujos de caja volátiles (Gama &amp; Nogueira, 2023; Mohnen &amp; Olivari, 2013; Parra, 2013). Estos son precisamente los actores con mayor potencial de respuesta al incentivo y con mayores restricciones para financiar actividades de I+D por vías alternativas (DNP, 2015; OECD, 2023).</w:t>
      </w:r>
    </w:p>
    <w:p w14:paraId="0FA294A5" w14:textId="30459FC9"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La incorporación de mecanismos de reembolso, que permitan a las empresas sin renta líquida monetizar el beneficio, o de incentivos vinculados a los impuestos sobre la nómina de investigadores, es la reforma de diseño con mayor retorno potencial para ampliar la base de beneficiarios (AIReF, 2020; OECD, 2023). La OCDE documenta que la respuesta de las firmas es casi dos veces mayor cuando existen provisiones de reembolso y hasta tres veces superior cuando los incentivos son canjeables contra impuestos sobre la nómina, al estar totalmente desconectados de la situación de beneficios de la firma (OECD, 2023). Esta modificación no solo incrementa la cobertura, como se observa en España, donde el importe monetizado creció de 44 a 226 millones de euros tras habilitar este régimen (AIReF, 2020; MICIU, 2025), sino que mejora la eficiencia asignativa al canalizar recursos hacia los actores más reactivos, que son precisamente aquellos que el diseño tradicional deja fuera (Bach et al., 2021; Parra, 2013).</w:t>
      </w:r>
      <w:commentRangeStart w:id="1212"/>
      <w:commentRangeEnd w:id="1212"/>
      <w:r>
        <w:rPr>
          <w:rStyle w:val="CommentReference"/>
          <w:rFonts w:ascii="Arial Narrow" w:eastAsia="Arial Narrow" w:hAnsi="Arial Narrow" w:cs="Arial Narrow"/>
          <w:sz w:val="22"/>
          <w:szCs w:val="22"/>
          <w:lang w:val="es-419"/>
        </w:rPr>
        <w:commentReference w:id="1212"/>
      </w:r>
    </w:p>
    <w:p w14:paraId="4464B8F2" w14:textId="47FFFF95"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brecha entre acceso y capacidad de respuesta.</w:t>
      </w:r>
      <w:r w:rsidRPr="05ABDB72">
        <w:rPr>
          <w:rFonts w:ascii="Arial Narrow" w:eastAsia="Arial Narrow" w:hAnsi="Arial Narrow" w:cs="Arial Narrow"/>
          <w:sz w:val="22"/>
          <w:szCs w:val="22"/>
          <w:lang w:val="es-419"/>
        </w:rPr>
        <w:t xml:space="preserve"> La concentración del beneficio en grandes empresas, documentada de forma consistente en los tres países de LAC analizados, donde en Chile concentran hasta el 75% del monto certificado (InnovaChile - CORFO, s.f.), en Colombia el 56,1% de los beneficiarios (DNP, 2025) y en Brasil el 96,5% del uso total (MCTI, 2025), no refleja una mayor eficacia del instrumento en ese segmento. Por el contrario, obedece a la existencia de barreras técnicas y administrativas que las empresas más pequeñas no logran superar, como los aranceles de postulación en Chile (Mohnen &amp; Olivari, 2013) o la carga administrativa y la necesidad de avales externos en Colombia (DNP, 2015; Parra, 2013).</w:t>
      </w:r>
    </w:p>
    <w:p w14:paraId="3515F093" w14:textId="4F626292"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Esta asimetría constituye una ineficiencia de asignación con un costo de oportunidad significativo, dado que las pymes presentan una mayor sensibilidad (elasticidad) al incentivo. En Colombia, su respuesta es de 2,0 frente a 1,43 en las grandes manufactureras (Parra, 2013), patrón que la OCDE vincula a sus menores niveles iniciales de inversión en I+D (OECD, 2023). Corregir esta brecha requiere fortalecer los mecanismos de acceso y uso del instrumento incluyendo asistencia técnica, modelos de mentoría o asociación entre empresas con experiencia y nuevos postulantes (DNP, 2015), y mecanismos de aprobación rápida (</w:t>
      </w:r>
      <w:r w:rsidRPr="05ABDB72">
        <w:rPr>
          <w:rFonts w:ascii="Arial Narrow" w:eastAsia="Arial Narrow" w:hAnsi="Arial Narrow" w:cs="Arial Narrow"/>
          <w:i/>
          <w:iCs/>
          <w:sz w:val="22"/>
          <w:szCs w:val="22"/>
          <w:lang w:val="es-419"/>
        </w:rPr>
        <w:t>fast track</w:t>
      </w:r>
      <w:r w:rsidRPr="05ABDB72">
        <w:rPr>
          <w:rFonts w:ascii="Arial Narrow" w:eastAsia="Arial Narrow" w:hAnsi="Arial Narrow" w:cs="Arial Narrow"/>
          <w:sz w:val="22"/>
          <w:szCs w:val="22"/>
          <w:lang w:val="es-419"/>
        </w:rPr>
        <w:t xml:space="preserve">) para firmas con trayectorias verificables (MCTI, 2025). La creación de herramientas como </w:t>
      </w:r>
      <w:r w:rsidRPr="05ABDB72">
        <w:rPr>
          <w:rFonts w:ascii="Arial Narrow" w:eastAsia="Arial Narrow" w:hAnsi="Arial Narrow" w:cs="Arial Narrow"/>
          <w:sz w:val="22"/>
          <w:szCs w:val="22"/>
          <w:highlight w:val="yellow"/>
          <w:lang w:val="es-419"/>
        </w:rPr>
        <w:t>el "sello de Empresa Innovadora", recomendadas por la Cámara de Comercio de España puede ser otro mecanismo para agilizar la acreditación y reducir la incertidumbre jurídica es una herramienta estratégica de bajo costo con alto potencial para democratizar el acceso al beneficio</w:t>
      </w:r>
      <w:r w:rsidRPr="05ABDB72">
        <w:rPr>
          <w:rFonts w:ascii="Arial Narrow" w:eastAsia="Arial Narrow" w:hAnsi="Arial Narrow" w:cs="Arial Narrow"/>
          <w:sz w:val="22"/>
          <w:szCs w:val="22"/>
          <w:lang w:val="es-419"/>
        </w:rPr>
        <w:t xml:space="preserve"> (Cámara de Comercio de España, 2024; MICIU, 2025).</w:t>
      </w:r>
      <w:commentRangeStart w:id="1213"/>
      <w:commentRangeEnd w:id="1213"/>
      <w:r>
        <w:rPr>
          <w:rStyle w:val="CommentReference"/>
          <w:rFonts w:ascii="Arial Narrow" w:eastAsia="Arial Narrow" w:hAnsi="Arial Narrow" w:cs="Arial Narrow"/>
          <w:sz w:val="22"/>
          <w:szCs w:val="22"/>
          <w:lang w:val="es-419"/>
        </w:rPr>
        <w:commentReference w:id="1213"/>
      </w:r>
    </w:p>
    <w:p w14:paraId="2054D6AE" w14:textId="483C7F5D"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orientación del gasto condiciona la calidad de los resultados.</w:t>
      </w:r>
      <w:r w:rsidRPr="05ABDB72">
        <w:rPr>
          <w:rFonts w:ascii="Arial Narrow" w:eastAsia="Arial Narrow" w:hAnsi="Arial Narrow" w:cs="Arial Narrow"/>
          <w:sz w:val="22"/>
          <w:szCs w:val="22"/>
          <w:lang w:val="es-419"/>
        </w:rPr>
        <w:t xml:space="preserve"> La concentración del gasto certificado en actividades de innovación incremental, cercanas al mercado y de baja incertidumbre científica, compromete la adicionalidad real del instrumento, ya que estas actividades suelen realizarse incluso en ausencia del incentivo (DNP, 2025; Gama &amp; Nogueira, 2023; Mardones, 2020). En Colombia, por ejemplo, se observa una falla de focalización donde el 80% de los recursos se destina a proyectos de innovación en niveles altos de madurez tecnológica (TRL 7–9), mientras que la inversión en I+D (TRL 1–6) ha caído al 20%, lo que aumenta significativamente el riesgo de desplazamiento de la inversión privada (</w:t>
      </w:r>
      <w:r w:rsidRPr="05ABDB72">
        <w:rPr>
          <w:rFonts w:ascii="Arial Narrow" w:eastAsia="Arial Narrow" w:hAnsi="Arial Narrow" w:cs="Arial Narrow"/>
          <w:i/>
          <w:iCs/>
          <w:sz w:val="22"/>
          <w:szCs w:val="22"/>
          <w:lang w:val="es-419"/>
        </w:rPr>
        <w:t>crowding-out</w:t>
      </w:r>
      <w:r w:rsidRPr="05ABDB72">
        <w:rPr>
          <w:rFonts w:ascii="Arial Narrow" w:eastAsia="Arial Narrow" w:hAnsi="Arial Narrow" w:cs="Arial Narrow"/>
          <w:sz w:val="22"/>
          <w:szCs w:val="22"/>
          <w:lang w:val="es-419"/>
        </w:rPr>
        <w:t>) (DNP, 2025; MinCiencias, 2025).</w:t>
      </w:r>
    </w:p>
    <w:p w14:paraId="1F45808E" w14:textId="643AE88B" w:rsidR="05ABDB72" w:rsidRDefault="05ABDB72" w:rsidP="05ABDB72">
      <w:pPr>
        <w:spacing w:after="12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Los países de LAC podrían reorientar progresivamente sus instrumentos hacia actividades de mayor contenido científico, correspondientes a los tramos inferiores de la escala de madurez tecnológica, donde la incertidumbre es mayor, el financiamiento privado más escaso y las externalidades de conocimiento son hasta cuatro veces superiores a los retornos privados (OECD, 2023; Parra, 2013; Tipología de Proyectos, 2024). Esta reorientación no implica excluir la innovación del ámbito público, sino establecer una arquitectura de política que combine incentivos tributarios, más adecuados para inducir volumen en I+D horizontal (CORFO, 2025; MCTI, 2025), con subsidios directos, que permiten al Estado una mayor selectividad y dirección estratégica en los tramos de escalamiento y validación comercial, como es el caso de Chile en la región (AIReF, 2020; ANI, 2025; Bach et al., 2021; OECD, 2023).</w:t>
      </w:r>
      <w:commentRangeStart w:id="1214"/>
      <w:commentRangeEnd w:id="1214"/>
      <w:r>
        <w:rPr>
          <w:rStyle w:val="CommentReference"/>
          <w:rFonts w:ascii="Arial Narrow" w:eastAsia="Arial Narrow" w:hAnsi="Arial Narrow" w:cs="Arial Narrow"/>
          <w:sz w:val="22"/>
          <w:szCs w:val="22"/>
          <w:lang w:val="es-419"/>
        </w:rPr>
        <w:commentReference w:id="1214"/>
      </w:r>
    </w:p>
    <w:p w14:paraId="2EA2BDDE" w14:textId="5287DFB4"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previsibilidad del instrumento es determinante para su uso.</w:t>
      </w:r>
      <w:r w:rsidRPr="05ABDB72">
        <w:rPr>
          <w:rFonts w:ascii="Arial Narrow" w:eastAsia="Arial Narrow" w:hAnsi="Arial Narrow" w:cs="Arial Narrow"/>
          <w:sz w:val="22"/>
          <w:szCs w:val="22"/>
          <w:lang w:val="es-419"/>
        </w:rPr>
        <w:t xml:space="preserve"> La innovación es una actividad de largo plazo que requiere planificación, acumulación de capacidades y continuidad de esfuerzo. Los modelos de convocatorias cerradas con plazos estrictos y cupos anuales rígidos son incompatibles con esta naturaleza, pues generan incertidumbre sobre la disponibilidad del beneficio e imponen a las empresas la presión de adaptar sus inversiones a calendarios administrativos (BCN, 2006; DNP, 2025).</w:t>
      </w:r>
    </w:p>
    <w:p w14:paraId="2D1EB6BF" w14:textId="1A1E2AD2"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En Colombia, por ejemplo, la definición anual del cupo por parte del órgano de política fiscal (CONFIS) y el uso exclusivo de convocatorias cerradas han introducido una incertidumbre jurídica significativa, especialmente para proyectos plurianuales cuya aprobación técnica no garantiza cupo fiscal futuro (DNP, 2025; Expertos, 2025). Por el contrario, la transición hacia modelos de ventanilla abierta, como en Chile (administrada por CORFO) o Francia (vía autodeclaración), permite presentar solicitudes en cualquier momento del año, otorgando mayor autonomía y flexibilidad a las empresas (CORFO, 2025; Le Gall et al., 2021).</w:t>
      </w:r>
    </w:p>
    <w:p w14:paraId="547797F1" w14:textId="2C18B4B2"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Esta previsibilidad es una condición estructural, en Francia, la reforma de 2008 validó que los efectos macroeconómicos son de maduración lenta y requieren horizontes de estabilidad extrema para ser creíbles (Le Gall et al., 2021; Lopez &amp; Mairesse, 2018). La adopción de esquemas híbridos o permanentes debe ir acompañada de mecanismos de seguimiento en tiempo real y plataformas integradas que mejoren la trazabilidad y permitan ajustes fiscales sin suspender el instrumento, superando la gestión basada en la revisión manual de expedientes o de soportes técnicos y financieros que predomina en la región (CORFO, 2025; DNP, 2025).</w:t>
      </w:r>
      <w:commentRangeStart w:id="1215"/>
      <w:commentRangeEnd w:id="1215"/>
      <w:r>
        <w:rPr>
          <w:rStyle w:val="CommentReference"/>
          <w:rFonts w:ascii="Arial Narrow" w:eastAsia="Arial Narrow" w:hAnsi="Arial Narrow" w:cs="Arial Narrow"/>
          <w:sz w:val="22"/>
          <w:szCs w:val="22"/>
          <w:lang w:val="es-419"/>
        </w:rPr>
        <w:commentReference w:id="1215"/>
      </w:r>
    </w:p>
    <w:p w14:paraId="41E129DA" w14:textId="35897D7D"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transparencia técnica es una condición de acceso equitativo.</w:t>
      </w:r>
      <w:r w:rsidRPr="05ABDB72">
        <w:rPr>
          <w:rFonts w:ascii="Arial Narrow" w:eastAsia="Arial Narrow" w:hAnsi="Arial Narrow" w:cs="Arial Narrow"/>
          <w:sz w:val="22"/>
          <w:szCs w:val="22"/>
          <w:lang w:val="es-419"/>
        </w:rPr>
        <w:t xml:space="preserve"> La ausencia de criterios operativos claros sobre qué actividades constituyen I+D elegible, quién es personal calificado y qué gastos son imputables genera zonas grises que incrementan la discrecionalidad de los evaluadores y favorecen a las firmas con mayor capacidad administrativa para navegar la ambigüedad normativa (Expertos, 2025; CORFO, 2025; Parra, 2013).</w:t>
      </w:r>
    </w:p>
    <w:p w14:paraId="19A96663" w14:textId="57663E3F"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En este contexto, el desarrollo de guías técnicas detalladas, que traduzcan los estándares internacionales del Manual de Frascati y el Manual de Oslo a criterios comprensibles, es una inversión de alto retorno estratégico (OECD, 2023; Agência Nacional de Inovação, 2023). La experiencia de Colombia destaca este punto, su Documento de Tipologías de Proyectos actúa como un "ancla técnica" y fuente de seguridad jurídica al asegurar un lenguaje común entre evaluadores, consejeros y empresas, reduciendo la discrecionalidad en la calificación (Expertos, 2025; MinCiencias, 2025).</w:t>
      </w:r>
    </w:p>
    <w:p w14:paraId="2EE6263A" w14:textId="59F980E4"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 xml:space="preserve">Asimismo, la experiencia francesa con el Guide du Crédit d’Impôt Recherche ilustra el valor de este instrumento, una guía bien diseñada reduce la incertidumbre, estandariza la documentación exigida (como el </w:t>
      </w:r>
      <w:r w:rsidRPr="05ABDB72">
        <w:rPr>
          <w:rFonts w:ascii="Arial Narrow" w:eastAsia="Arial Narrow" w:hAnsi="Arial Narrow" w:cs="Arial Narrow"/>
          <w:i/>
          <w:iCs/>
          <w:sz w:val="22"/>
          <w:szCs w:val="22"/>
          <w:lang w:val="es-419"/>
        </w:rPr>
        <w:t>dossier justificatif</w:t>
      </w:r>
      <w:r w:rsidRPr="05ABDB72">
        <w:rPr>
          <w:rFonts w:ascii="Arial Narrow" w:eastAsia="Arial Narrow" w:hAnsi="Arial Narrow" w:cs="Arial Narrow"/>
          <w:sz w:val="22"/>
          <w:szCs w:val="22"/>
          <w:lang w:val="es-419"/>
        </w:rPr>
        <w:t>) y proporciona seguridad frente a auditorías fiscales ex post (MESR, 2024; Le Gall et al., 2021). Esta transparencia es esencial en áreas de alta complejidad, como el desarrollo de software avanzado y la inteligencia artificial, que en marcos legales como el de España han enfrentado inseguridad jurídica por sentencias judiciales discrepantes, o que en Colombia han requerido actualizaciones específicas en sus manuales de tipologías (versión 8) para delimitar con precisión qué constituye un avance tecnológico real frente a una adaptación rutinaria (Cámara de Comercio de España, 2024; MESR, 2024; MinCiencias, 2025).</w:t>
      </w:r>
      <w:commentRangeStart w:id="1216"/>
      <w:commentRangeEnd w:id="1216"/>
      <w:r>
        <w:rPr>
          <w:rStyle w:val="CommentReference"/>
          <w:rFonts w:ascii="Arial Narrow" w:eastAsia="Arial Narrow" w:hAnsi="Arial Narrow" w:cs="Arial Narrow"/>
          <w:sz w:val="22"/>
          <w:szCs w:val="22"/>
          <w:lang w:val="es-419"/>
        </w:rPr>
        <w:commentReference w:id="1216"/>
      </w:r>
    </w:p>
    <w:p w14:paraId="426662B3" w14:textId="5971935D" w:rsidR="05ABDB72" w:rsidRDefault="05ABDB72" w:rsidP="05ABDB72">
      <w:pPr>
        <w:spacing w:after="12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coordinación institucional es condición de operación eficiente.</w:t>
      </w:r>
      <w:r w:rsidRPr="05ABDB72">
        <w:rPr>
          <w:rFonts w:ascii="Arial Narrow" w:eastAsia="Arial Narrow" w:hAnsi="Arial Narrow" w:cs="Arial Narrow"/>
          <w:sz w:val="22"/>
          <w:szCs w:val="22"/>
          <w:lang w:val="es-419"/>
        </w:rPr>
        <w:t xml:space="preserve"> La fragmentación entre agencias técnicas y autoridades tributarias limita la trazabilidad de los recursos, dificulta la evaluación del impacto y genera inconsistencias que erosionan la confianza empresarial (AIReF, 2020; Parra, 2013). En Colombia, por ejemplo, la articulación entre MinCiencias y la DIAN ha sido parcial lo que dificulta verificar de manera integral el costo fiscal real y el uso efectivo del beneficio (DNP, 2025; Parra, 2013).</w:t>
      </w:r>
    </w:p>
    <w:p w14:paraId="6B5E8796" w14:textId="34274A00"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La separación clara de roles, donde la agencia técnica certifica la calidad científica y la autoridad tributaria verifica el uso contable, es una condición básica presente en modelos exitosos como los de Francia (DGFiP y MESR), España (AEAT y MICIU), Chile (SII y CORFO) y Portugal (Autoridade Tributária y ANI) (Bach et al., 2021; CORFO, 2025; MICIU, 2025; Paredes et al., 2025). Esta estructura debe acompañarse de plataformas digitales interoperables que aseguren la trazabilidad, un desafío reconocido en países como Chile, donde se han iniciado avances para integrar el seguimiento técnico y financiero en un mismo sistema (CORFO, 2025; MICIU, 2025).</w:t>
      </w:r>
    </w:p>
    <w:p w14:paraId="5A9B487A" w14:textId="12C9C3D7" w:rsidR="05ABDB72" w:rsidRDefault="05ABDB72" w:rsidP="05ABDB72">
      <w:pPr>
        <w:spacing w:after="12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Asimismo, la coordinación debe extenderse a los ministerios de Industria, Economía y Hacienda, cuya participación es indispensable para diseñar un mix de instrumentos coherente y estimar rigurosamente el costo fiscal (AIReF, 2020; Cámara de Comercio de España, 2024). En Colombia, se han identificado desafíos asociados a la rotación en la instancia encargada de evaluar y aprobar los proyectos de I+D+i que acceden al beneficio, lo que puede afectar la acumulación de capacidades y el aprendizaje institucional (DNP, 2025; Expertos, 2025).</w:t>
      </w:r>
      <w:commentRangeStart w:id="1217"/>
      <w:commentRangeEnd w:id="1217"/>
      <w:r>
        <w:rPr>
          <w:rStyle w:val="CommentReference"/>
          <w:rFonts w:ascii="Arial Narrow" w:eastAsia="Arial Narrow" w:hAnsi="Arial Narrow" w:cs="Arial Narrow"/>
          <w:sz w:val="22"/>
          <w:szCs w:val="22"/>
          <w:lang w:val="es-419"/>
        </w:rPr>
        <w:commentReference w:id="1217"/>
      </w:r>
    </w:p>
    <w:p w14:paraId="74960746" w14:textId="156C0E3A" w:rsidR="05ABDB72" w:rsidRDefault="05ABDB72" w:rsidP="05ABDB72">
      <w:pPr>
        <w:spacing w:after="12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 xml:space="preserve">El diseño puede reproducir brechas territoriales. </w:t>
      </w:r>
      <w:r w:rsidRPr="05ABDB72">
        <w:rPr>
          <w:rFonts w:ascii="Arial Narrow" w:eastAsia="Arial Narrow" w:hAnsi="Arial Narrow" w:cs="Arial Narrow"/>
          <w:sz w:val="22"/>
          <w:szCs w:val="22"/>
          <w:lang w:val="es-419"/>
        </w:rPr>
        <w:t>Cuando los instrumentos de CTI se diseñan desde el nivel central sin considerar la heterogeneidad de capacidades y vocaciones productivas de los territorios, son aprovechados principalmente por las regiones con mayor capacidad instalada, profundizando las brechas que la política busca reducir (Bach et al., 2021; CORFO, 2025; DNP, 2025; MCTI, 2025; MICIU, 2025).</w:t>
      </w:r>
    </w:p>
    <w:p w14:paraId="3FDCB748" w14:textId="29DBC6E2" w:rsidR="05ABDB72" w:rsidRPr="00012D3F" w:rsidRDefault="05ABDB72" w:rsidP="05ABDB72">
      <w:pPr>
        <w:spacing w:after="120" w:line="259" w:lineRule="auto"/>
        <w:jc w:val="both"/>
        <w:rPr>
          <w:lang w:val="es-ES"/>
          <w:rPrChange w:id="1218" w:author="Gonzalo Castellanos" w:date="2026-05-29T12:04:00Z" w16du:dateUtc="2026-05-29T16:04:00Z">
            <w:rPr/>
          </w:rPrChange>
        </w:rPr>
      </w:pPr>
      <w:r w:rsidRPr="05ABDB72">
        <w:rPr>
          <w:rFonts w:ascii="Arial Narrow" w:eastAsia="Arial Narrow" w:hAnsi="Arial Narrow" w:cs="Arial Narrow"/>
          <w:sz w:val="22"/>
          <w:szCs w:val="22"/>
          <w:lang w:val="es-419"/>
        </w:rPr>
        <w:t>Este patrón de concentración territorial se observa en varios países de estudio. En Chile, la Región Metropolitana concentra sistemáticamente más del 50% de los proyectos certificados (CORFO, 2025; InnovaChile - CORFO, s.f.), mientras que en Brasil cerca del 90% de la inversión incentivada se localiza en el eje Sur-Sudeste, con São Paulo como polo dominante (MCTI, 2025; Gama &amp; Nogueira, 2023). En Colombia, se identifica una dinámica similar, donde el 73,5% de las empresas beneficiarias se concentra en las principales ciudades, lo que sugiere que el impacto en patentes y nuevos productos está condicionado por la disponibilidad de infraestructura y capital humano preexistente (DNP, 2025; Parra, 2013).</w:t>
      </w:r>
    </w:p>
    <w:p w14:paraId="392134F5" w14:textId="3E92842B" w:rsidR="05ABDB72" w:rsidRDefault="05ABDB72" w:rsidP="05ABDB72">
      <w:pPr>
        <w:spacing w:after="120" w:line="259" w:lineRule="auto"/>
        <w:jc w:val="both"/>
        <w:rPr>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Corregir esta dinámica requiere estrategias diferenciadas de difusión y asistencia técnica para regiones con menor acceso histórico, como se ha planteado en Brasil para las regiones Norte, Nordeste y Centro-Oeste (MCTI, 2025), así como una simplificación administrativa adaptada a contextos de menor densidad empresarial (Cámara de Comercio de España, 2024; Parra, 2013). En algunos casos, se hace indispensable implementar esquemas de bonificación territorial o mecanismos de coordinación multinivel, similares a las estrategias regionales de especialización inteligente (S3) en España, que reconozcan las restricciones adicionales de las empresas fuera de los principales polos para evitar que el incentivo acentúe las brechas económicas regionales (EECTI, 2020; Fundación COTEC, 2024).</w:t>
      </w:r>
      <w:commentRangeStart w:id="1219"/>
      <w:commentRangeEnd w:id="1219"/>
      <w:r>
        <w:rPr>
          <w:rStyle w:val="CommentReference"/>
          <w:rFonts w:ascii="Arial Narrow" w:eastAsia="Arial Narrow" w:hAnsi="Arial Narrow" w:cs="Arial Narrow"/>
          <w:sz w:val="22"/>
          <w:szCs w:val="22"/>
          <w:lang w:val="es-419"/>
        </w:rPr>
        <w:commentReference w:id="1219"/>
      </w:r>
    </w:p>
    <w:p w14:paraId="3963BAB2" w14:textId="74ED7858" w:rsidR="05ABDB72" w:rsidRDefault="05ABDB72" w:rsidP="05ABDB72">
      <w:pPr>
        <w:spacing w:after="120"/>
        <w:jc w:val="both"/>
        <w:rPr>
          <w:rFonts w:ascii="Arial Narrow" w:eastAsia="Arial Narrow" w:hAnsi="Arial Narrow" w:cs="Arial Narrow"/>
          <w:sz w:val="22"/>
          <w:szCs w:val="22"/>
          <w:lang w:val="es-419"/>
        </w:rPr>
      </w:pPr>
      <w:r w:rsidRPr="05ABDB72">
        <w:rPr>
          <w:rFonts w:ascii="Arial Narrow" w:eastAsia="Arial Narrow" w:hAnsi="Arial Narrow" w:cs="Arial Narrow"/>
          <w:b/>
          <w:bCs/>
          <w:sz w:val="22"/>
          <w:szCs w:val="22"/>
          <w:lang w:val="es-419"/>
        </w:rPr>
        <w:t>La evaluación rigurosa es una prioridad de política.</w:t>
      </w:r>
      <w:r w:rsidRPr="05ABDB72">
        <w:rPr>
          <w:rFonts w:ascii="Arial Narrow" w:eastAsia="Arial Narrow" w:hAnsi="Arial Narrow" w:cs="Arial Narrow"/>
          <w:sz w:val="22"/>
          <w:szCs w:val="22"/>
          <w:lang w:val="es-419"/>
        </w:rPr>
        <w:t xml:space="preserve"> La capacidad de tomar decisiones informadas sobre el diseño, la escala y la continuidad de los incentivos tributarios depende de la calidad de la evidencia disponible, la cual es actualmente insuficiente en la mayoría de los países de LAC (DNP, 2025; Mohnen &amp; Olivari, 2013; Parra, 2013). La dependencia de encuestas de innovación transversales, la falta de paneles longitudinales y la desconexión entre los registros administrativos de las agencias de ciencia y los de las autoridades tributarias impiden identificar con precisión quién se beneficia realmente del instrumento y en qué medida modifica el comportamiento innovador de las firmas (AIReF, 2020; CORFO, 2025; OECD, 2023).</w:t>
      </w:r>
    </w:p>
    <w:p w14:paraId="4ADE61BF" w14:textId="70F043ED" w:rsidR="05ABDB72" w:rsidRDefault="05ABDB72" w:rsidP="05ABDB72">
      <w:pPr>
        <w:spacing w:after="120"/>
        <w:jc w:val="both"/>
        <w:rPr>
          <w:ins w:id="1220" w:author="Gonzalo Castellanos" w:date="2026-06-01T10:45:00Z" w16du:dateUtc="2026-06-01T14:45:00Z"/>
          <w:rFonts w:ascii="Arial Narrow" w:eastAsia="Arial Narrow" w:hAnsi="Arial Narrow" w:cs="Arial Narrow"/>
          <w:sz w:val="22"/>
          <w:szCs w:val="22"/>
          <w:lang w:val="es-419"/>
        </w:rPr>
      </w:pPr>
      <w:r w:rsidRPr="05ABDB72">
        <w:rPr>
          <w:rFonts w:ascii="Arial Narrow" w:eastAsia="Arial Narrow" w:hAnsi="Arial Narrow" w:cs="Arial Narrow"/>
          <w:sz w:val="22"/>
          <w:szCs w:val="22"/>
          <w:lang w:val="es-419"/>
        </w:rPr>
        <w:t>Fortalecer las capacidades de evaluación no es solo un ejercicio técnico, sino una condición habilitante para que la política pública pueda aprender, ajustarse y mejorar en un contexto de recursos escasos (CORFO, 2025; MCTI, 2025; Salies, 2021). La interoperabilidad de datos entre instituciones, el diseño de evaluaciones con grupos de control adecuados y la incorporación de horizontes de seguimiento suficientemente largos, como en Francia, donde los impactos en productividad se materializan en el mediano plazo, son inversiones de política cuyo retorno se materializa en mejores decisiones sobre instrumentos que movilizan significativos recursos del erario público (AIReF, 2020; Le Gall et al., 2021; OECD, 2023).</w:t>
      </w:r>
      <w:commentRangeStart w:id="1221"/>
      <w:commentRangeEnd w:id="1221"/>
      <w:r>
        <w:rPr>
          <w:rStyle w:val="CommentReference"/>
          <w:rFonts w:ascii="Arial Narrow" w:eastAsia="Arial Narrow" w:hAnsi="Arial Narrow" w:cs="Arial Narrow"/>
          <w:sz w:val="22"/>
          <w:szCs w:val="22"/>
          <w:lang w:val="es-419"/>
        </w:rPr>
        <w:commentReference w:id="1221"/>
      </w:r>
    </w:p>
    <w:p w14:paraId="394D5D9D" w14:textId="40EE8467" w:rsidR="00E01898" w:rsidRDefault="00E01898">
      <w:pPr>
        <w:rPr>
          <w:ins w:id="1222" w:author="Gonzalo Castellanos" w:date="2026-06-01T10:45:00Z" w16du:dateUtc="2026-06-01T14:45:00Z"/>
          <w:rFonts w:ascii="Arial Narrow" w:eastAsia="Arial Narrow" w:hAnsi="Arial Narrow" w:cs="Arial Narrow"/>
          <w:sz w:val="22"/>
          <w:szCs w:val="22"/>
          <w:lang w:val="es-419"/>
        </w:rPr>
      </w:pPr>
      <w:ins w:id="1223" w:author="Gonzalo Castellanos" w:date="2026-06-01T10:45:00Z" w16du:dateUtc="2026-06-01T14:45:00Z">
        <w:r>
          <w:rPr>
            <w:rFonts w:ascii="Arial Narrow" w:eastAsia="Arial Narrow" w:hAnsi="Arial Narrow" w:cs="Arial Narrow"/>
            <w:sz w:val="22"/>
            <w:szCs w:val="22"/>
            <w:lang w:val="es-419"/>
          </w:rPr>
          <w:br w:type="page"/>
        </w:r>
      </w:ins>
    </w:p>
    <w:p w14:paraId="195A4B6C" w14:textId="77777777" w:rsidR="009A6F84" w:rsidRDefault="009A6F84" w:rsidP="05ABDB72">
      <w:pPr>
        <w:spacing w:after="120"/>
        <w:jc w:val="both"/>
        <w:rPr>
          <w:rFonts w:ascii="Arial Narrow" w:eastAsia="Arial Narrow" w:hAnsi="Arial Narrow" w:cs="Arial Narrow"/>
          <w:sz w:val="22"/>
          <w:szCs w:val="22"/>
          <w:lang w:val="es-419"/>
        </w:rPr>
      </w:pPr>
    </w:p>
    <w:p w14:paraId="3AA72DA8" w14:textId="44F62FD8" w:rsidR="008963D8" w:rsidRDefault="008963D8" w:rsidP="0004329F">
      <w:pPr>
        <w:pStyle w:val="Heading1"/>
        <w:rPr>
          <w:rFonts w:ascii="Arial Narrow" w:hAnsi="Arial Narrow"/>
          <w:lang w:val="es-419"/>
        </w:rPr>
      </w:pPr>
      <w:r w:rsidRPr="008D1E4F">
        <w:rPr>
          <w:rFonts w:ascii="Arial Narrow" w:hAnsi="Arial Narrow"/>
          <w:lang w:val="es-419"/>
        </w:rPr>
        <w:t xml:space="preserve">PARTE </w:t>
      </w:r>
      <w:r>
        <w:rPr>
          <w:rFonts w:ascii="Arial Narrow" w:hAnsi="Arial Narrow"/>
          <w:lang w:val="es-419"/>
        </w:rPr>
        <w:t>II</w:t>
      </w:r>
      <w:r w:rsidRPr="008D1E4F">
        <w:rPr>
          <w:rFonts w:ascii="Arial Narrow" w:hAnsi="Arial Narrow"/>
          <w:lang w:val="es-419"/>
        </w:rPr>
        <w:t xml:space="preserve">: </w:t>
      </w:r>
      <w:r w:rsidR="0004329F" w:rsidRPr="0004329F">
        <w:rPr>
          <w:rFonts w:ascii="Arial Narrow" w:hAnsi="Arial Narrow"/>
          <w:lang w:val="es-419"/>
        </w:rPr>
        <w:t>Una revisión de los esquemas tributarios de CTI en países seleccion</w:t>
      </w:r>
      <w:r w:rsidR="009105BD">
        <w:rPr>
          <w:rFonts w:ascii="Arial Narrow" w:hAnsi="Arial Narrow"/>
          <w:lang w:val="es-419"/>
        </w:rPr>
        <w:t>ado</w:t>
      </w:r>
      <w:r w:rsidR="0004329F" w:rsidRPr="0004329F">
        <w:rPr>
          <w:rFonts w:ascii="Arial Narrow" w:hAnsi="Arial Narrow"/>
          <w:lang w:val="es-419"/>
        </w:rPr>
        <w:t xml:space="preserve">s de </w:t>
      </w:r>
      <w:r w:rsidR="009105BD">
        <w:rPr>
          <w:rFonts w:ascii="Arial Narrow" w:hAnsi="Arial Narrow"/>
          <w:lang w:val="es-419"/>
        </w:rPr>
        <w:t>ALC y Europa</w:t>
      </w:r>
    </w:p>
    <w:p w14:paraId="255A13ED" w14:textId="77777777" w:rsidR="009105BD" w:rsidRDefault="009105BD" w:rsidP="009105BD">
      <w:pPr>
        <w:rPr>
          <w:lang w:val="es-419"/>
        </w:rPr>
      </w:pPr>
    </w:p>
    <w:p w14:paraId="1A982AD8" w14:textId="51AFFB24" w:rsidR="0023163B" w:rsidRPr="00297C63" w:rsidRDefault="05ABDB72" w:rsidP="00297C63">
      <w:pPr>
        <w:pStyle w:val="Heading2"/>
        <w:rPr>
          <w:rFonts w:ascii="Arial Narrow" w:hAnsi="Arial Narrow"/>
          <w:b/>
          <w:bCs/>
          <w:color w:val="auto"/>
          <w:lang w:val="es-419"/>
        </w:rPr>
      </w:pPr>
      <w:r w:rsidRPr="05ABDB72">
        <w:rPr>
          <w:rFonts w:ascii="Arial Narrow" w:hAnsi="Arial Narrow"/>
          <w:b/>
          <w:bCs/>
          <w:color w:val="auto"/>
          <w:lang w:val="es-419"/>
        </w:rPr>
        <w:t xml:space="preserve">Estudio de caso 1:  Francia - Crédit d’Impôt Recherche </w:t>
      </w:r>
    </w:p>
    <w:p w14:paraId="4E01DBE9" w14:textId="6CE56BCE" w:rsidR="05ABDB72" w:rsidRDefault="05ABDB72" w:rsidP="05ABDB72">
      <w:pPr>
        <w:rPr>
          <w:lang w:val="es-419"/>
        </w:rPr>
      </w:pPr>
    </w:p>
    <w:p w14:paraId="10168A56" w14:textId="77777777" w:rsidR="00B5189C" w:rsidRDefault="00B5189C" w:rsidP="0023163B">
      <w:pPr>
        <w:rPr>
          <w:rFonts w:ascii="Arial Narrow" w:hAnsi="Arial Narrow"/>
          <w:b/>
          <w:bCs/>
          <w:sz w:val="22"/>
          <w:szCs w:val="22"/>
          <w:lang w:val="es-CO"/>
        </w:rPr>
      </w:pPr>
    </w:p>
    <w:p w14:paraId="5AB06D6B" w14:textId="6082AC3D" w:rsidR="0023163B" w:rsidRPr="00776B47" w:rsidRDefault="05ABDB72" w:rsidP="0023163B">
      <w:pPr>
        <w:rPr>
          <w:rFonts w:ascii="Arial Narrow" w:hAnsi="Arial Narrow"/>
          <w:b/>
          <w:bCs/>
          <w:sz w:val="22"/>
          <w:szCs w:val="22"/>
          <w:lang w:val="es-CO"/>
        </w:rPr>
      </w:pPr>
      <w:r w:rsidRPr="05ABDB72">
        <w:rPr>
          <w:rFonts w:ascii="Arial Narrow" w:hAnsi="Arial Narrow"/>
          <w:b/>
          <w:bCs/>
          <w:sz w:val="22"/>
          <w:szCs w:val="22"/>
          <w:lang w:val="es-CO"/>
        </w:rPr>
        <w:t>1. Antecedentes y fundamentos del incentivo tributario a la I+</w:t>
      </w:r>
      <w:commentRangeStart w:id="1224"/>
      <w:commentRangeStart w:id="1225"/>
      <w:r w:rsidRPr="05ABDB72">
        <w:rPr>
          <w:rFonts w:ascii="Arial Narrow" w:hAnsi="Arial Narrow"/>
          <w:b/>
          <w:bCs/>
          <w:sz w:val="22"/>
          <w:szCs w:val="22"/>
          <w:lang w:val="es-CO"/>
        </w:rPr>
        <w:t>D</w:t>
      </w:r>
      <w:commentRangeEnd w:id="1225"/>
      <w:r w:rsidR="0023163B" w:rsidRPr="00776B47">
        <w:rPr>
          <w:rStyle w:val="CommentReference"/>
          <w:rFonts w:ascii="Arial Narrow" w:hAnsi="Arial Narrow"/>
          <w:b/>
          <w:bCs/>
          <w:sz w:val="22"/>
          <w:szCs w:val="22"/>
          <w:lang w:val="es-CO"/>
        </w:rPr>
        <w:commentReference w:id="1225"/>
      </w:r>
      <w:commentRangeEnd w:id="1224"/>
      <w:r w:rsidR="0023163B" w:rsidRPr="00776B47">
        <w:rPr>
          <w:rStyle w:val="CommentReference"/>
          <w:rFonts w:ascii="Arial Narrow" w:hAnsi="Arial Narrow"/>
          <w:b/>
          <w:bCs/>
          <w:sz w:val="22"/>
          <w:szCs w:val="22"/>
          <w:lang w:val="es-CO"/>
        </w:rPr>
        <w:commentReference w:id="1224"/>
      </w:r>
    </w:p>
    <w:p w14:paraId="3D62909E" w14:textId="77777777" w:rsidR="0023163B" w:rsidRPr="003B1583" w:rsidRDefault="05ABDB72" w:rsidP="0023163B">
      <w:pPr>
        <w:jc w:val="both"/>
        <w:rPr>
          <w:rFonts w:ascii="Arial Narrow" w:hAnsi="Arial Narrow"/>
          <w:sz w:val="22"/>
          <w:szCs w:val="22"/>
          <w:lang w:val="es-CO"/>
        </w:rPr>
      </w:pPr>
      <w:r w:rsidRPr="05ABDB72">
        <w:rPr>
          <w:rFonts w:ascii="Arial Narrow" w:hAnsi="Arial Narrow"/>
          <w:sz w:val="22"/>
          <w:szCs w:val="22"/>
          <w:lang w:val="es-CO"/>
        </w:rPr>
        <w:t>El Crédit d’Impôt Recherche, CIR, es el principal instrumento de apoyo público a la investigación y desarrollo empresarial en Francia y constituye el eje estructural del esquema fiscal de fomento a la I+D dentro de la estrategia nacional de innovación. Fue creado el 1 de enero de 1983 mediante la Loi n° 82-610, en un contexto de transformación estructural de la economía francesa y de creciente competencia tecnológica internacional. Su adopción se produjo en un período marcado por la necesidad de fortalecer la competitividad industrial, superar una fase de bajo dinamismo económico y promover un nuevo patrón de desarrollo basado en actividades de mayor intensidad tecnológica. En ese marco, el Estado identificó la investigación industrial como un componente estratégico para sostener el crecimiento de largo plazo.</w:t>
      </w:r>
    </w:p>
    <w:p w14:paraId="1BC8C3D3" w14:textId="0EE66A3A" w:rsidR="05ABDB72" w:rsidRDefault="05ABDB72" w:rsidP="05ABDB72">
      <w:pPr>
        <w:jc w:val="both"/>
        <w:rPr>
          <w:rFonts w:ascii="Arial Narrow" w:hAnsi="Arial Narrow"/>
          <w:sz w:val="22"/>
          <w:szCs w:val="22"/>
          <w:lang w:val="es-CO"/>
        </w:rPr>
      </w:pPr>
    </w:p>
    <w:p w14:paraId="0952C2B6" w14:textId="77777777" w:rsidR="0023163B" w:rsidRPr="003B1583" w:rsidRDefault="05ABDB72" w:rsidP="0023163B">
      <w:pPr>
        <w:jc w:val="both"/>
        <w:rPr>
          <w:rFonts w:ascii="Arial Narrow" w:hAnsi="Arial Narrow"/>
          <w:sz w:val="22"/>
          <w:szCs w:val="22"/>
          <w:lang w:val="es-CO"/>
        </w:rPr>
      </w:pPr>
      <w:r w:rsidRPr="05ABDB72">
        <w:rPr>
          <w:rFonts w:ascii="Arial Narrow" w:hAnsi="Arial Narrow"/>
          <w:sz w:val="22"/>
          <w:szCs w:val="22"/>
          <w:lang w:val="es-CO"/>
        </w:rPr>
        <w:t>El instrumento respondió a un rezago crítico en la inversión empresarial en I+D en comparación con otras economías avanzadas. Al momento de su creación, la inversión francesa en esta área se situaba en torno al 1,8 % del PIB, por debajo de países como Alemania, Estados Unidos o el Reino Unido. La normativa estableció metas explícitas de incremento sostenido del gasto empresarial en investigación industrial, reflejando la preocupación por un esfuerzo privado insuficiente para sostener la competitividad tecnológica y productiva del país. El objetivo declarado era impulsar un auge de la investigación industrial que permitiera reforzar la soberanía tecnológica y la capacidad innovadora del tejido empresarial.</w:t>
      </w:r>
    </w:p>
    <w:p w14:paraId="6FE82862" w14:textId="22CCD53E" w:rsidR="05ABDB72" w:rsidRDefault="05ABDB72" w:rsidP="05ABDB72">
      <w:pPr>
        <w:jc w:val="both"/>
        <w:rPr>
          <w:rFonts w:ascii="Arial Narrow" w:hAnsi="Arial Narrow"/>
          <w:sz w:val="22"/>
          <w:szCs w:val="22"/>
          <w:lang w:val="es-CO"/>
        </w:rPr>
      </w:pPr>
    </w:p>
    <w:p w14:paraId="47047444" w14:textId="77777777" w:rsidR="0023163B" w:rsidRPr="003B1583" w:rsidRDefault="05ABDB72" w:rsidP="0023163B">
      <w:pPr>
        <w:jc w:val="both"/>
        <w:rPr>
          <w:rFonts w:ascii="Arial Narrow" w:hAnsi="Arial Narrow"/>
          <w:sz w:val="22"/>
          <w:szCs w:val="22"/>
          <w:lang w:val="es-CO"/>
        </w:rPr>
      </w:pPr>
      <w:r w:rsidRPr="05ABDB72">
        <w:rPr>
          <w:rFonts w:ascii="Arial Narrow" w:hAnsi="Arial Narrow"/>
          <w:sz w:val="22"/>
          <w:szCs w:val="22"/>
          <w:lang w:val="es-CO"/>
        </w:rPr>
        <w:t>La justificación económica de la intervención pública se fundamentó en la existencia de una subinversión estructural en I+D por parte del sector privado. Las actividades de investigación generan externalidades positivas y spillovers que no pueden ser plenamente apropiados por la empresa que realiza la inversión, lo que conduce a niveles de gasto inferiores al óptimo social. Adicionalmente, los proyectos de I+D presentan elevada incertidumbre técnica y comercial, horizontes de maduración largos y predominio de activos intangibles, principalmente capital humano especializado, lo que dificulta su financiamiento mediante crédito tradicional. Estas características estructurales justificaron la adopción de un instrumento fiscal orientado a reducir el costo efectivo de la inversión privada en investigación.</w:t>
      </w:r>
    </w:p>
    <w:p w14:paraId="100C9367" w14:textId="172FD672" w:rsidR="05ABDB72" w:rsidRDefault="05ABDB72" w:rsidP="05ABDB72">
      <w:pPr>
        <w:jc w:val="both"/>
        <w:rPr>
          <w:rFonts w:ascii="Arial Narrow" w:hAnsi="Arial Narrow"/>
          <w:sz w:val="22"/>
          <w:szCs w:val="22"/>
          <w:lang w:val="es-CO"/>
        </w:rPr>
      </w:pPr>
    </w:p>
    <w:p w14:paraId="10ED3EBB" w14:textId="77777777" w:rsidR="0023163B" w:rsidRPr="00012D3F" w:rsidRDefault="01FC00B7" w:rsidP="0023163B">
      <w:pPr>
        <w:jc w:val="both"/>
        <w:rPr>
          <w:ins w:id="1226" w:author="Usuario invitado" w:date="2026-05-25T22:03:00Z" w16du:dateUtc="2026-05-25T22:03:44Z"/>
          <w:lang w:val="es-ES"/>
          <w:rPrChange w:id="1227" w:author="Gonzalo Castellanos" w:date="2026-05-29T12:04:00Z" w16du:dateUtc="2026-05-29T16:04:00Z">
            <w:rPr>
              <w:ins w:id="1228" w:author="Usuario invitado" w:date="2026-05-25T22:03:00Z" w16du:dateUtc="2026-05-25T22:03:44Z"/>
            </w:rPr>
          </w:rPrChange>
        </w:rPr>
      </w:pPr>
      <w:r w:rsidRPr="01FC00B7">
        <w:rPr>
          <w:rFonts w:ascii="Arial Narrow" w:hAnsi="Arial Narrow"/>
          <w:sz w:val="22"/>
          <w:szCs w:val="22"/>
          <w:lang w:val="es-CO"/>
        </w:rPr>
        <w:t>Dentro del ecosistema francés de apoyo a la ciencia, tecnología e innovación, el CIR cumple un rol predominante y transversal. En términos presupuestarios, se consolidó progresivamente como el principal canal de apoyo público a la I+D empresarial. Su diseño responde a un principio de neutralidad sectorial y tecnológica, en la medida en que no selecciona proyectos ex ante ni define prioridades temáticas específicas, sino que reduce el costo de la inversión elegible y delega en las empresas la decisión de asignación de recursos. De este modo, opera como un instrumento horizontal orientado a inducir volumen de inversión, complementando otros mecanismos de apoyo directo o selectivo que atienden etapas específicas del ciclo de innovación empresarial.</w:t>
      </w:r>
    </w:p>
    <w:p w14:paraId="7B7E68AB" w14:textId="29EB0417" w:rsidR="01FC00B7" w:rsidRDefault="01FC00B7" w:rsidP="01FC00B7">
      <w:pPr>
        <w:jc w:val="both"/>
        <w:rPr>
          <w:ins w:id="1229" w:author="Usuario invitado" w:date="2026-05-25T22:03:00Z" w16du:dateUtc="2026-05-25T22:03:45Z"/>
          <w:rFonts w:ascii="Arial Narrow" w:hAnsi="Arial Narrow"/>
          <w:sz w:val="22"/>
          <w:szCs w:val="22"/>
          <w:lang w:val="es-CO"/>
        </w:rPr>
      </w:pPr>
    </w:p>
    <w:tbl>
      <w:tblPr>
        <w:tblStyle w:val="TableGridLight"/>
        <w:tblW w:w="0" w:type="auto"/>
        <w:tblLook w:val="04A0" w:firstRow="1" w:lastRow="0" w:firstColumn="1" w:lastColumn="0" w:noHBand="0" w:noVBand="1"/>
      </w:tblPr>
      <w:tblGrid>
        <w:gridCol w:w="1695"/>
        <w:gridCol w:w="5712"/>
        <w:gridCol w:w="1933"/>
      </w:tblGrid>
      <w:tr w:rsidR="01FC00B7" w14:paraId="56BD4781" w14:textId="77777777" w:rsidTr="01FC00B7">
        <w:trPr>
          <w:trHeight w:val="300"/>
          <w:ins w:id="1230"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1F08DD" w14:textId="6D3C7B32" w:rsidR="01FC00B7" w:rsidRDefault="01FC00B7" w:rsidP="01FC00B7">
            <w:pPr>
              <w:spacing w:line="259" w:lineRule="auto"/>
              <w:jc w:val="both"/>
              <w:rPr>
                <w:rFonts w:ascii="Arial Narrow" w:hAnsi="Arial Narrow"/>
                <w:b/>
                <w:bCs/>
                <w:sz w:val="22"/>
                <w:szCs w:val="22"/>
                <w:lang w:val="es-419"/>
              </w:rPr>
            </w:pPr>
            <w:ins w:id="1231" w:author="Usuario invitado" w:date="2026-05-25T22:03:00Z" w16du:dateUtc="2026-05-25T22:03:46Z">
              <w:r w:rsidRPr="01FC00B7">
                <w:rPr>
                  <w:rFonts w:ascii="Arial Narrow" w:hAnsi="Arial Narrow"/>
                  <w:b/>
                  <w:bCs/>
                  <w:sz w:val="22"/>
                  <w:szCs w:val="22"/>
                  <w:lang w:val="es-419"/>
                </w:rPr>
                <w:t>Elemento</w:t>
              </w:r>
            </w:ins>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554E81" w14:textId="68EA6D8A" w:rsidR="01FC00B7" w:rsidRDefault="01FC00B7" w:rsidP="01FC00B7">
            <w:pPr>
              <w:spacing w:line="259" w:lineRule="auto"/>
              <w:jc w:val="both"/>
              <w:rPr>
                <w:rFonts w:ascii="Arial Narrow" w:hAnsi="Arial Narrow"/>
                <w:b/>
                <w:bCs/>
                <w:sz w:val="22"/>
                <w:szCs w:val="22"/>
                <w:lang w:val="es-419"/>
              </w:rPr>
            </w:pPr>
            <w:ins w:id="1232" w:author="Usuario invitado" w:date="2026-05-25T22:03:00Z" w16du:dateUtc="2026-05-25T22:03:46Z">
              <w:r w:rsidRPr="01FC00B7">
                <w:rPr>
                  <w:rFonts w:ascii="Arial Narrow" w:hAnsi="Arial Narrow"/>
                  <w:b/>
                  <w:bCs/>
                  <w:sz w:val="22"/>
                  <w:szCs w:val="22"/>
                  <w:lang w:val="es-419"/>
                </w:rPr>
                <w:t>Descripción</w:t>
              </w:r>
            </w:ins>
          </w:p>
        </w:tc>
      </w:tr>
      <w:tr w:rsidR="01FC00B7" w14:paraId="7DEE88D5" w14:textId="77777777" w:rsidTr="01FC00B7">
        <w:trPr>
          <w:trHeight w:val="330"/>
          <w:ins w:id="1233"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08527F" w14:textId="2CFD9D75" w:rsidR="01FC00B7" w:rsidRDefault="01FC00B7" w:rsidP="01FC00B7">
            <w:pPr>
              <w:spacing w:line="259" w:lineRule="auto"/>
              <w:jc w:val="both"/>
              <w:rPr>
                <w:rFonts w:ascii="Arial Narrow" w:hAnsi="Arial Narrow"/>
                <w:b/>
                <w:bCs/>
                <w:sz w:val="22"/>
                <w:szCs w:val="22"/>
                <w:lang w:val="es-419"/>
              </w:rPr>
            </w:pPr>
            <w:ins w:id="1234" w:author="Usuario invitado" w:date="2026-05-25T22:03:00Z" w16du:dateUtc="2026-05-25T22:03:46Z">
              <w:r w:rsidRPr="01FC00B7">
                <w:rPr>
                  <w:rFonts w:ascii="Arial Narrow" w:hAnsi="Arial Narrow"/>
                  <w:b/>
                  <w:bCs/>
                  <w:sz w:val="22"/>
                  <w:szCs w:val="22"/>
                  <w:lang w:val="es-419"/>
                </w:rPr>
                <w:t>Nombre del incentivo</w:t>
              </w:r>
            </w:ins>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909ABE" w14:textId="0EAF41E4" w:rsidR="01FC00B7" w:rsidRDefault="01FC00B7" w:rsidP="01FC00B7">
            <w:pPr>
              <w:spacing w:line="259" w:lineRule="auto"/>
              <w:jc w:val="both"/>
              <w:rPr>
                <w:rFonts w:ascii="Arial Narrow" w:hAnsi="Arial Narrow"/>
                <w:sz w:val="22"/>
                <w:szCs w:val="22"/>
                <w:lang w:val="es-CO"/>
              </w:rPr>
            </w:pPr>
            <w:ins w:id="1235" w:author="Usuario invitado" w:date="2026-05-25T22:03:00Z" w16du:dateUtc="2026-05-25T22:03:46Z">
              <w:r w:rsidRPr="01FC00B7">
                <w:rPr>
                  <w:rFonts w:ascii="Arial Narrow" w:hAnsi="Arial Narrow"/>
                  <w:sz w:val="22"/>
                  <w:szCs w:val="22"/>
                  <w:lang w:val="es-CO"/>
                </w:rPr>
                <w:t xml:space="preserve">Crédit d’Impôt Recherche (CIR) </w:t>
              </w:r>
            </w:ins>
          </w:p>
        </w:tc>
      </w:tr>
      <w:tr w:rsidR="01FC00B7" w:rsidRPr="009F4B48" w14:paraId="54B13C94" w14:textId="77777777" w:rsidTr="01FC00B7">
        <w:trPr>
          <w:trHeight w:val="300"/>
          <w:ins w:id="1236"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B815F4E" w14:textId="22D70431" w:rsidR="01FC00B7" w:rsidRDefault="01FC00B7" w:rsidP="01FC00B7">
            <w:pPr>
              <w:spacing w:line="259" w:lineRule="auto"/>
              <w:jc w:val="both"/>
              <w:rPr>
                <w:rFonts w:ascii="Arial Narrow" w:hAnsi="Arial Narrow"/>
                <w:b/>
                <w:bCs/>
                <w:sz w:val="22"/>
                <w:szCs w:val="22"/>
                <w:lang w:val="es-419"/>
              </w:rPr>
            </w:pPr>
            <w:ins w:id="1237" w:author="Usuario invitado" w:date="2026-05-25T22:03:00Z" w16du:dateUtc="2026-05-25T22:03:46Z">
              <w:r w:rsidRPr="01FC00B7">
                <w:rPr>
                  <w:rFonts w:ascii="Arial Narrow" w:hAnsi="Arial Narrow"/>
                  <w:b/>
                  <w:bCs/>
                  <w:sz w:val="22"/>
                  <w:szCs w:val="22"/>
                  <w:lang w:val="es-419"/>
                </w:rPr>
                <w:t>Año de inicio</w:t>
              </w:r>
            </w:ins>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2875900" w14:textId="1C9AA92A" w:rsidR="01FC00B7" w:rsidRDefault="01FC00B7" w:rsidP="01FC00B7">
            <w:pPr>
              <w:spacing w:line="259" w:lineRule="auto"/>
              <w:jc w:val="both"/>
              <w:rPr>
                <w:rFonts w:ascii="Arial Narrow" w:hAnsi="Arial Narrow"/>
                <w:sz w:val="22"/>
                <w:szCs w:val="22"/>
                <w:lang w:val="es-419"/>
              </w:rPr>
            </w:pPr>
            <w:ins w:id="1238" w:author="Usuario invitado" w:date="2026-05-25T22:03:00Z" w16du:dateUtc="2026-05-25T22:03:46Z">
              <w:r w:rsidRPr="01FC00B7">
                <w:rPr>
                  <w:rFonts w:ascii="Arial Narrow" w:hAnsi="Arial Narrow"/>
                  <w:sz w:val="22"/>
                  <w:szCs w:val="22"/>
                  <w:lang w:val="es-419"/>
                </w:rPr>
                <w:t xml:space="preserve">Creada el 1 de enero de 1983 </w:t>
              </w:r>
            </w:ins>
          </w:p>
        </w:tc>
      </w:tr>
      <w:tr w:rsidR="01FC00B7" w:rsidRPr="009F4B48" w14:paraId="23BBF722" w14:textId="77777777" w:rsidTr="01FC00B7">
        <w:trPr>
          <w:trHeight w:val="45"/>
          <w:ins w:id="1239"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AFBA33D" w14:textId="192EB7E4" w:rsidR="01FC00B7" w:rsidRDefault="01FC00B7" w:rsidP="01FC00B7">
            <w:pPr>
              <w:spacing w:line="259" w:lineRule="auto"/>
              <w:jc w:val="both"/>
              <w:rPr>
                <w:rFonts w:ascii="Arial Narrow" w:hAnsi="Arial Narrow"/>
                <w:b/>
                <w:bCs/>
                <w:sz w:val="22"/>
                <w:szCs w:val="22"/>
                <w:lang w:val="es-419"/>
              </w:rPr>
            </w:pPr>
            <w:ins w:id="1240" w:author="Usuario invitado" w:date="2026-05-25T22:03:00Z" w16du:dateUtc="2026-05-25T22:03:46Z">
              <w:r w:rsidRPr="01FC00B7">
                <w:rPr>
                  <w:rFonts w:ascii="Arial Narrow" w:hAnsi="Arial Narrow"/>
                  <w:b/>
                  <w:bCs/>
                  <w:sz w:val="22"/>
                  <w:szCs w:val="22"/>
                  <w:lang w:val="es-419"/>
                </w:rPr>
                <w:t>Entidad ejecutora</w:t>
              </w:r>
            </w:ins>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199F067" w14:textId="7D5CF815" w:rsidR="01FC00B7" w:rsidRDefault="01FC00B7" w:rsidP="01FC00B7">
            <w:pPr>
              <w:spacing w:line="259" w:lineRule="auto"/>
              <w:jc w:val="both"/>
              <w:rPr>
                <w:rFonts w:ascii="Arial Narrow" w:hAnsi="Arial Narrow"/>
                <w:sz w:val="22"/>
                <w:szCs w:val="22"/>
                <w:lang w:val="es-419"/>
              </w:rPr>
            </w:pPr>
            <w:ins w:id="1241" w:author="Usuario invitado" w:date="2026-05-25T22:03:00Z" w16du:dateUtc="2026-05-25T22:03:46Z">
              <w:r w:rsidRPr="01FC00B7">
                <w:rPr>
                  <w:rFonts w:ascii="Arial Narrow" w:hAnsi="Arial Narrow"/>
                  <w:sz w:val="22"/>
                  <w:szCs w:val="22"/>
                  <w:lang w:val="es-419"/>
                </w:rPr>
                <w:t>Ministère de l’enseignement supérieur et de la recherche</w:t>
              </w:r>
            </w:ins>
          </w:p>
        </w:tc>
      </w:tr>
      <w:tr w:rsidR="01FC00B7" w14:paraId="3385B707" w14:textId="77777777" w:rsidTr="01FC00B7">
        <w:trPr>
          <w:trHeight w:val="120"/>
          <w:ins w:id="1242" w:author="Usuario invitado" w:date="2026-05-25T22:03:00Z"/>
        </w:trPr>
        <w:tc>
          <w:tcPr>
            <w:tcW w:w="1695" w:type="dxa"/>
            <w:vMerge w:val="restar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53E0D03" w14:textId="2D9497ED" w:rsidR="01FC00B7" w:rsidRDefault="01FC00B7" w:rsidP="01FC00B7">
            <w:pPr>
              <w:spacing w:line="259" w:lineRule="auto"/>
              <w:jc w:val="both"/>
              <w:rPr>
                <w:rFonts w:ascii="Arial Narrow" w:hAnsi="Arial Narrow"/>
                <w:b/>
                <w:bCs/>
                <w:sz w:val="22"/>
                <w:szCs w:val="22"/>
                <w:lang w:val="es-419"/>
              </w:rPr>
            </w:pPr>
            <w:ins w:id="1243" w:author="Usuario invitado" w:date="2026-05-25T22:03:00Z" w16du:dateUtc="2026-05-25T22:03:46Z">
              <w:r w:rsidRPr="01FC00B7">
                <w:rPr>
                  <w:rFonts w:ascii="Arial Narrow" w:hAnsi="Arial Narrow"/>
                  <w:b/>
                  <w:bCs/>
                  <w:sz w:val="22"/>
                  <w:szCs w:val="22"/>
                  <w:lang w:val="es-419"/>
                </w:rPr>
                <w:t>Tipo de incentivo</w:t>
              </w:r>
            </w:ins>
          </w:p>
        </w:tc>
        <w:tc>
          <w:tcPr>
            <w:tcW w:w="57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A074BE" w14:textId="734B1A88" w:rsidR="01FC00B7" w:rsidRDefault="01FC00B7" w:rsidP="01FC00B7">
            <w:pPr>
              <w:spacing w:line="259" w:lineRule="auto"/>
              <w:jc w:val="both"/>
              <w:rPr>
                <w:rFonts w:ascii="Arial Narrow" w:hAnsi="Arial Narrow"/>
                <w:sz w:val="22"/>
                <w:szCs w:val="22"/>
                <w:lang w:val="es-419"/>
              </w:rPr>
            </w:pPr>
            <w:ins w:id="1244" w:author="Usuario invitado" w:date="2026-05-25T22:03:00Z" w16du:dateUtc="2026-05-25T22:03:46Z">
              <w:r w:rsidRPr="01FC00B7">
                <w:rPr>
                  <w:rFonts w:ascii="Arial Narrow" w:hAnsi="Arial Narrow"/>
                  <w:sz w:val="22"/>
                  <w:szCs w:val="22"/>
                  <w:lang w:val="es-419"/>
                </w:rPr>
                <w:t>Crédito fiscal</w:t>
              </w:r>
            </w:ins>
          </w:p>
        </w:tc>
        <w:tc>
          <w:tcPr>
            <w:tcW w:w="193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B2AA6F" w14:textId="58E38771" w:rsidR="01FC00B7" w:rsidRDefault="01FC00B7" w:rsidP="01FC00B7">
            <w:pPr>
              <w:spacing w:line="259" w:lineRule="auto"/>
              <w:jc w:val="both"/>
              <w:rPr>
                <w:rFonts w:ascii="Arial Narrow" w:hAnsi="Arial Narrow"/>
                <w:sz w:val="22"/>
                <w:szCs w:val="22"/>
                <w:lang w:val="es-419"/>
              </w:rPr>
            </w:pPr>
            <w:ins w:id="1245" w:author="Usuario invitado" w:date="2026-05-25T22:03:00Z" w16du:dateUtc="2026-05-25T22:03:46Z">
              <w:r w:rsidRPr="01FC00B7">
                <w:rPr>
                  <w:rFonts w:ascii="Arial Narrow" w:hAnsi="Arial Narrow"/>
                  <w:sz w:val="22"/>
                  <w:szCs w:val="22"/>
                  <w:lang w:val="es-419"/>
                </w:rPr>
                <w:t>X</w:t>
              </w:r>
            </w:ins>
          </w:p>
        </w:tc>
      </w:tr>
      <w:tr w:rsidR="01FC00B7" w14:paraId="0755B077" w14:textId="77777777" w:rsidTr="01FC00B7">
        <w:trPr>
          <w:trHeight w:val="120"/>
          <w:ins w:id="1246" w:author="Usuario invitado" w:date="2026-05-25T22:03:00Z"/>
        </w:trPr>
        <w:tc>
          <w:tcPr>
            <w:tcW w:w="1695" w:type="dxa"/>
            <w:vMerge/>
          </w:tcPr>
          <w:p w14:paraId="18DA8298" w14:textId="77777777" w:rsidR="00A51F3E" w:rsidRDefault="00A51F3E"/>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448D219C" w14:textId="57BD7D31" w:rsidR="01FC00B7" w:rsidRDefault="01FC00B7" w:rsidP="01FC00B7">
            <w:pPr>
              <w:spacing w:line="259" w:lineRule="auto"/>
              <w:jc w:val="both"/>
              <w:rPr>
                <w:rFonts w:ascii="Arial Narrow" w:hAnsi="Arial Narrow"/>
                <w:sz w:val="22"/>
                <w:szCs w:val="22"/>
                <w:lang w:val="es-419"/>
              </w:rPr>
            </w:pPr>
            <w:ins w:id="1247" w:author="Usuario invitado" w:date="2026-05-25T22:03:00Z" w16du:dateUtc="2026-05-25T22:03:46Z">
              <w:r w:rsidRPr="01FC00B7">
                <w:rPr>
                  <w:rFonts w:ascii="Arial Narrow" w:hAnsi="Arial Narrow"/>
                  <w:sz w:val="22"/>
                  <w:szCs w:val="22"/>
                  <w:lang w:val="es-419"/>
                </w:rPr>
                <w:t>Deducción (incluida superdeducción)</w:t>
              </w:r>
            </w:ins>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5F0407" w14:textId="63EC576B" w:rsidR="01FC00B7" w:rsidRDefault="01FC00B7" w:rsidP="01FC00B7">
            <w:pPr>
              <w:spacing w:line="259" w:lineRule="auto"/>
              <w:jc w:val="both"/>
              <w:rPr>
                <w:rFonts w:ascii="Arial Narrow" w:hAnsi="Arial Narrow"/>
                <w:sz w:val="22"/>
                <w:szCs w:val="22"/>
                <w:lang w:val="es-419"/>
              </w:rPr>
            </w:pPr>
            <w:ins w:id="1248" w:author="Usuario invitado" w:date="2026-05-25T22:03:00Z" w16du:dateUtc="2026-05-25T22:03:46Z">
              <w:r w:rsidRPr="01FC00B7">
                <w:rPr>
                  <w:rFonts w:ascii="Arial Narrow" w:hAnsi="Arial Narrow"/>
                  <w:sz w:val="22"/>
                  <w:szCs w:val="22"/>
                  <w:lang w:val="es-419"/>
                </w:rPr>
                <w:t xml:space="preserve"> </w:t>
              </w:r>
            </w:ins>
          </w:p>
        </w:tc>
      </w:tr>
      <w:tr w:rsidR="01FC00B7" w:rsidRPr="009F4B48" w14:paraId="7F6E4651" w14:textId="77777777" w:rsidTr="01FC00B7">
        <w:trPr>
          <w:trHeight w:val="195"/>
          <w:ins w:id="1249" w:author="Usuario invitado" w:date="2026-05-25T22:03:00Z"/>
        </w:trPr>
        <w:tc>
          <w:tcPr>
            <w:tcW w:w="1695" w:type="dxa"/>
            <w:vMerge/>
          </w:tcPr>
          <w:p w14:paraId="312A89C7" w14:textId="77777777" w:rsidR="00A51F3E" w:rsidRDefault="00A51F3E"/>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15323D01" w14:textId="707B3EDE" w:rsidR="01FC00B7" w:rsidRDefault="01FC00B7" w:rsidP="01FC00B7">
            <w:pPr>
              <w:spacing w:line="259" w:lineRule="auto"/>
              <w:jc w:val="both"/>
              <w:rPr>
                <w:rFonts w:ascii="Arial Narrow" w:hAnsi="Arial Narrow"/>
                <w:sz w:val="22"/>
                <w:szCs w:val="22"/>
                <w:lang w:val="es-419"/>
              </w:rPr>
            </w:pPr>
            <w:ins w:id="1250" w:author="Usuario invitado" w:date="2026-05-25T22:03:00Z" w16du:dateUtc="2026-05-25T22:03:46Z">
              <w:r w:rsidRPr="01FC00B7">
                <w:rPr>
                  <w:rFonts w:ascii="Arial Narrow" w:hAnsi="Arial Narrow"/>
                  <w:sz w:val="22"/>
                  <w:szCs w:val="22"/>
                  <w:lang w:val="es-419"/>
                </w:rPr>
                <w:t>Aceleración de depreciación de activos</w:t>
              </w:r>
            </w:ins>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7F938C" w14:textId="72955DDA" w:rsidR="01FC00B7" w:rsidRDefault="01FC00B7" w:rsidP="01FC00B7">
            <w:pPr>
              <w:spacing w:line="259" w:lineRule="auto"/>
              <w:jc w:val="both"/>
              <w:rPr>
                <w:rFonts w:ascii="Arial Narrow" w:hAnsi="Arial Narrow"/>
                <w:sz w:val="22"/>
                <w:szCs w:val="22"/>
                <w:lang w:val="es-419"/>
              </w:rPr>
            </w:pPr>
            <w:ins w:id="1251" w:author="Usuario invitado" w:date="2026-05-25T22:03:00Z" w16du:dateUtc="2026-05-25T22:03:46Z">
              <w:r w:rsidRPr="01FC00B7">
                <w:rPr>
                  <w:rFonts w:ascii="Arial Narrow" w:hAnsi="Arial Narrow"/>
                  <w:sz w:val="22"/>
                  <w:szCs w:val="22"/>
                  <w:lang w:val="es-419"/>
                </w:rPr>
                <w:t xml:space="preserve"> </w:t>
              </w:r>
            </w:ins>
          </w:p>
        </w:tc>
      </w:tr>
      <w:tr w:rsidR="01FC00B7" w:rsidRPr="009F4B48" w14:paraId="682A68AB" w14:textId="77777777" w:rsidTr="01FC00B7">
        <w:trPr>
          <w:trHeight w:val="195"/>
          <w:ins w:id="1252" w:author="Usuario invitado" w:date="2026-05-25T22:03:00Z"/>
        </w:trPr>
        <w:tc>
          <w:tcPr>
            <w:tcW w:w="1695" w:type="dxa"/>
            <w:vMerge/>
          </w:tcPr>
          <w:p w14:paraId="464CB63A" w14:textId="77777777" w:rsidR="00A51F3E" w:rsidRPr="00012D3F" w:rsidRDefault="00A51F3E">
            <w:pPr>
              <w:rPr>
                <w:lang w:val="es-ES"/>
                <w:rPrChange w:id="1253" w:author="Gonzalo Castellanos" w:date="2026-05-29T12:04:00Z" w16du:dateUtc="2026-05-29T16:04:00Z">
                  <w:rPr/>
                </w:rPrChange>
              </w:rPr>
            </w:pPr>
          </w:p>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42E299E0" w14:textId="4004FC8F" w:rsidR="01FC00B7" w:rsidRDefault="01FC00B7" w:rsidP="01FC00B7">
            <w:pPr>
              <w:spacing w:line="259" w:lineRule="auto"/>
              <w:jc w:val="both"/>
              <w:rPr>
                <w:rFonts w:ascii="Arial Narrow" w:hAnsi="Arial Narrow"/>
                <w:sz w:val="22"/>
                <w:szCs w:val="22"/>
                <w:lang w:val="es-419"/>
              </w:rPr>
            </w:pPr>
            <w:ins w:id="1254" w:author="Usuario invitado" w:date="2026-05-25T22:03:00Z" w16du:dateUtc="2026-05-25T22:03:46Z">
              <w:r w:rsidRPr="01FC00B7">
                <w:rPr>
                  <w:rFonts w:ascii="Arial Narrow" w:hAnsi="Arial Narrow"/>
                  <w:sz w:val="22"/>
                  <w:szCs w:val="22"/>
                  <w:lang w:val="es-419"/>
                </w:rPr>
                <w:t>Tasas de impuestos preferenciales/reducidas</w:t>
              </w:r>
            </w:ins>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4B08D3" w14:textId="5BB4CC50" w:rsidR="01FC00B7" w:rsidRDefault="01FC00B7" w:rsidP="01FC00B7">
            <w:pPr>
              <w:spacing w:line="259" w:lineRule="auto"/>
              <w:jc w:val="both"/>
              <w:rPr>
                <w:rFonts w:ascii="Arial Narrow" w:hAnsi="Arial Narrow"/>
                <w:sz w:val="22"/>
                <w:szCs w:val="22"/>
                <w:lang w:val="es-419"/>
              </w:rPr>
            </w:pPr>
            <w:ins w:id="1255" w:author="Usuario invitado" w:date="2026-05-25T22:03:00Z" w16du:dateUtc="2026-05-25T22:03:46Z">
              <w:r w:rsidRPr="01FC00B7">
                <w:rPr>
                  <w:rFonts w:ascii="Arial Narrow" w:hAnsi="Arial Narrow"/>
                  <w:sz w:val="22"/>
                  <w:szCs w:val="22"/>
                  <w:lang w:val="es-419"/>
                </w:rPr>
                <w:t xml:space="preserve"> </w:t>
              </w:r>
            </w:ins>
          </w:p>
        </w:tc>
      </w:tr>
      <w:tr w:rsidR="01FC00B7" w:rsidRPr="009F4B48" w14:paraId="37F5CAB6" w14:textId="77777777" w:rsidTr="01FC00B7">
        <w:trPr>
          <w:trHeight w:val="300"/>
          <w:ins w:id="1256" w:author="Usuario invitado" w:date="2026-05-25T22:03:00Z"/>
        </w:trPr>
        <w:tc>
          <w:tcPr>
            <w:tcW w:w="169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D515F6" w14:textId="73BBB105" w:rsidR="01FC00B7" w:rsidRDefault="01FC00B7" w:rsidP="01FC00B7">
            <w:pPr>
              <w:spacing w:line="259" w:lineRule="auto"/>
              <w:jc w:val="both"/>
              <w:rPr>
                <w:rFonts w:ascii="Arial Narrow" w:hAnsi="Arial Narrow"/>
                <w:b/>
                <w:bCs/>
                <w:sz w:val="22"/>
                <w:szCs w:val="22"/>
                <w:lang w:val="es-419"/>
              </w:rPr>
            </w:pPr>
            <w:ins w:id="1257" w:author="Usuario invitado" w:date="2026-05-25T22:03:00Z" w16du:dateUtc="2026-05-25T22:03:46Z">
              <w:r w:rsidRPr="01FC00B7">
                <w:rPr>
                  <w:rFonts w:ascii="Arial Narrow" w:hAnsi="Arial Narrow"/>
                  <w:b/>
                  <w:bCs/>
                  <w:sz w:val="22"/>
                  <w:szCs w:val="22"/>
                  <w:lang w:val="es-419"/>
                </w:rPr>
                <w:t>Marco legal</w:t>
              </w:r>
            </w:ins>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86C31F8" w14:textId="5EA838ED" w:rsidR="01FC00B7" w:rsidRDefault="01FC00B7" w:rsidP="01FC00B7">
            <w:pPr>
              <w:spacing w:line="259" w:lineRule="auto"/>
              <w:jc w:val="both"/>
              <w:rPr>
                <w:rFonts w:ascii="Arial Narrow" w:hAnsi="Arial Narrow"/>
                <w:sz w:val="22"/>
                <w:szCs w:val="22"/>
                <w:lang w:val="es-419"/>
              </w:rPr>
            </w:pPr>
            <w:ins w:id="1258" w:author="Usuario invitado" w:date="2026-05-25T22:03:00Z" w16du:dateUtc="2026-05-25T22:03:46Z">
              <w:r w:rsidRPr="01FC00B7">
                <w:rPr>
                  <w:rFonts w:ascii="Arial Narrow" w:hAnsi="Arial Narrow"/>
                  <w:sz w:val="22"/>
                  <w:szCs w:val="22"/>
                  <w:lang w:val="es-419"/>
                </w:rPr>
                <w:t>Code général des impôts: XXVII : Crédit d'impôt pour dépenses de recherche effectué par les entreprises industrielles et commerciales ou agricoles (Articles 244 quater B à 244 quater B bis)</w:t>
              </w:r>
            </w:ins>
          </w:p>
        </w:tc>
      </w:tr>
    </w:tbl>
    <w:p w14:paraId="3029F147" w14:textId="4B8FB1DD" w:rsidR="01FC00B7" w:rsidRDefault="01FC00B7" w:rsidP="01FC00B7">
      <w:pPr>
        <w:jc w:val="both"/>
        <w:rPr>
          <w:rFonts w:ascii="Arial Narrow" w:hAnsi="Arial Narrow"/>
          <w:sz w:val="22"/>
          <w:szCs w:val="22"/>
          <w:lang w:val="es-CO"/>
        </w:rPr>
      </w:pPr>
    </w:p>
    <w:p w14:paraId="7A34E567" w14:textId="77777777" w:rsidR="00971106" w:rsidRPr="003B1583" w:rsidRDefault="00971106" w:rsidP="0023163B">
      <w:pPr>
        <w:jc w:val="both"/>
        <w:rPr>
          <w:rFonts w:ascii="Arial Narrow" w:hAnsi="Arial Narrow"/>
          <w:sz w:val="22"/>
          <w:szCs w:val="22"/>
          <w:lang w:val="es-CO"/>
        </w:rPr>
      </w:pPr>
    </w:p>
    <w:p w14:paraId="788C403B" w14:textId="77777777" w:rsidR="0023163B" w:rsidRPr="00776B47" w:rsidRDefault="0023163B" w:rsidP="0023163B">
      <w:pPr>
        <w:jc w:val="both"/>
        <w:rPr>
          <w:rFonts w:ascii="Arial Narrow" w:hAnsi="Arial Narrow"/>
          <w:b/>
          <w:bCs/>
          <w:sz w:val="22"/>
          <w:szCs w:val="22"/>
          <w:lang w:val="es-CO"/>
        </w:rPr>
      </w:pPr>
      <w:r w:rsidRPr="00776B47">
        <w:rPr>
          <w:rFonts w:ascii="Arial Narrow" w:hAnsi="Arial Narrow"/>
          <w:b/>
          <w:bCs/>
          <w:sz w:val="22"/>
          <w:szCs w:val="22"/>
          <w:lang w:val="es-CO"/>
        </w:rPr>
        <w:t>2. Diseño y alcance del incentivo tributario a la I+D</w:t>
      </w:r>
    </w:p>
    <w:p w14:paraId="37890F65"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El Crédit d’Impôt Recherche, CIR, está regulado en el Code général des impôts, artículos 244 quater B a 244 quater B bis. Desde su creación ha sido objeto de más de 35 modificaciones normativas. En 2004 pasó de un esquema puramente incremental, basado en el aumento del gasto respecto a un período de referencia, a un modelo mixto que incorporó un componente basado en volumen. La reforma estructural de 2008 eliminó definitivamente el componente incremental, estableció un sistema exclusivamente basado en el volumen de gasto y suprimió el límite máximo elegible, consolidando al CIR como instrumento horizontal y estructural de apoyo a la I+D empresarial. En 2025 se introdujeron ajustes orientados a mejorar la focalización y eficiencia del instrumento, incluyendo la exclusión de determinados gastos y la reducción de la tasa aplicable a gastos operativos indirectos.</w:t>
      </w:r>
    </w:p>
    <w:p w14:paraId="541F55CF" w14:textId="61EAFB22" w:rsidR="05ABDB72" w:rsidRDefault="05ABDB72" w:rsidP="05ABDB72">
      <w:pPr>
        <w:jc w:val="both"/>
        <w:rPr>
          <w:rFonts w:ascii="Arial Narrow" w:hAnsi="Arial Narrow"/>
          <w:sz w:val="22"/>
          <w:szCs w:val="22"/>
          <w:lang w:val="es-CO"/>
        </w:rPr>
      </w:pPr>
    </w:p>
    <w:p w14:paraId="20206831"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El objetivo operativo del CIR es estimular un crecimiento sostenido de la inversión privada en investigación y desarrollo mediante la aplicación de un crédito fiscal sobre los gastos elegibles realizados durante el año calendario. La ley de 1983 fijó como meta aumentar el gasto empresarial en I+D en al menos 8 % anual, reflejando la intención de inducir una expansión estructural del esfuerzo privado. El instrumento actúa reduciendo el costo efectivo de proyectos caracterizados por alta incertidumbre técnica y riesgo económico, sin establecer cupos presupuestarios ni mecanismos de selección competitiva.</w:t>
      </w:r>
    </w:p>
    <w:p w14:paraId="7D890119" w14:textId="164867DF" w:rsidR="05ABDB72" w:rsidRDefault="05ABDB72" w:rsidP="05ABDB72">
      <w:pPr>
        <w:jc w:val="both"/>
        <w:rPr>
          <w:rFonts w:ascii="Arial Narrow" w:hAnsi="Arial Narrow"/>
          <w:sz w:val="22"/>
          <w:szCs w:val="22"/>
          <w:lang w:val="es-CO"/>
        </w:rPr>
      </w:pPr>
    </w:p>
    <w:p w14:paraId="1649D2C1"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Pueden acceder empresas industriales, comerciales o agrícolas que tributen bajo el régimen de beneficio real, normal o simplificado, y estén sujetas al impuesto sobre sociedades o al impuesto sobre la renta. No existen restricciones explícitas por tamaño, sector o antigüedad, lo que configura un universo amplio y transversal de beneficiarios. El alcance del CIR se extiende incluso a empresas que no generan obligación tributaria efectiva cuando cumplen las condiciones legales. Pueden beneficiarse empresas con estatus de Jeune Entreprise Innovante, así como aquellas ubicadas en zonas con regímenes especiales, como zonas de ayuda a la finalidad regional o cuencas de empleo a redinamizar, o empresas en procesos de recuperación. Esta disposición amplía el instrumento hacia empresas jóvenes, territorios con brechas estructurales y contextos de reestructuración productiva, preservando su naturaleza horizontal. En todos los casos, la elegibilidad depende de la realización efectiva de actividades de I+D conforme a la definición legal y del cumplimiento estricto de las obligaciones fiscales y documentales exigidas por la normativa.</w:t>
      </w:r>
    </w:p>
    <w:p w14:paraId="34061E7F" w14:textId="4A1A486A" w:rsidR="05ABDB72" w:rsidRDefault="05ABDB72" w:rsidP="05ABDB72">
      <w:pPr>
        <w:jc w:val="both"/>
        <w:rPr>
          <w:rFonts w:ascii="Arial Narrow" w:hAnsi="Arial Narrow"/>
          <w:sz w:val="22"/>
          <w:szCs w:val="22"/>
          <w:lang w:val="es-CO"/>
        </w:rPr>
      </w:pPr>
    </w:p>
    <w:p w14:paraId="2926FD5F"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El CIR cubre exclusivamente actividades de investigación y desarrollo en coherencia con las definiciones del Manual de Frascati y de la Comisión Europea. Incluye investigación fundamental, investigación aplicada y desarrollo experimental, siempre que implique la resolución de un bloqueo científico o técnico y cumpla criterios de novedad, creatividad, incertidumbre, sistematicidad y posibilidad de transferencia o reproducción. No son elegibles actividades de innovación incremental, mejoras rutinarias, adopción tecnológica, estudios de mercado ni, desde 2025, la vigilancia tecnológica y determinados gastos vinculados a patentes y certificaciones.</w:t>
      </w:r>
    </w:p>
    <w:p w14:paraId="4624A92C" w14:textId="15C68877" w:rsidR="05ABDB72" w:rsidRDefault="05ABDB72" w:rsidP="05ABDB72">
      <w:pPr>
        <w:jc w:val="both"/>
        <w:rPr>
          <w:rFonts w:ascii="Arial Narrow" w:hAnsi="Arial Narrow"/>
          <w:sz w:val="22"/>
          <w:szCs w:val="22"/>
          <w:lang w:val="es-CO"/>
        </w:rPr>
      </w:pPr>
    </w:p>
    <w:p w14:paraId="57D2F562"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El crédito se calcula como 30% de los primeros 100 millones de euros de gasto elegible y 5% del excedente en Francia metropolitana, y 50% hasta ese umbral en los departamentos de ultramar. Son elegibles las remuneraciones y cargas sociales del personal directamente involucrado en I+D, la amortización de bienes y equipos utilizados en actividades de investigación, la subcontratación con organismos acreditados y los gastos operativos indirectos, que se estimaban en 43% de los gastos de personal y fueron reducidos a 40% a partir de 2025. Las subvenciones públicas recibidas para los mismos proyectos deben deducirse de la base de cálculo.</w:t>
      </w:r>
    </w:p>
    <w:p w14:paraId="74BCCA13" w14:textId="2FD201A5" w:rsidR="05ABDB72" w:rsidRDefault="05ABDB72" w:rsidP="05ABDB72">
      <w:pPr>
        <w:jc w:val="both"/>
        <w:rPr>
          <w:rFonts w:ascii="Arial Narrow" w:hAnsi="Arial Narrow"/>
          <w:sz w:val="22"/>
          <w:szCs w:val="22"/>
          <w:lang w:val="es-CO"/>
        </w:rPr>
      </w:pPr>
    </w:p>
    <w:p w14:paraId="531CA291" w14:textId="77777777" w:rsidR="0023163B" w:rsidRPr="007102BA" w:rsidRDefault="05ABDB72" w:rsidP="0023163B">
      <w:pPr>
        <w:jc w:val="both"/>
        <w:rPr>
          <w:rFonts w:ascii="Arial Narrow" w:hAnsi="Arial Narrow"/>
          <w:sz w:val="22"/>
          <w:szCs w:val="22"/>
          <w:lang w:val="es-CO"/>
        </w:rPr>
      </w:pPr>
      <w:r w:rsidRPr="05ABDB72">
        <w:rPr>
          <w:rFonts w:ascii="Arial Narrow" w:hAnsi="Arial Narrow"/>
          <w:sz w:val="22"/>
          <w:szCs w:val="22"/>
          <w:lang w:val="es-CO"/>
        </w:rPr>
        <w:t>El beneficio se aplica ex post sobre gastos efectivamente incurridos. El crédito puede imputarse al impuesto correspondiente del año en curso o de los tres ejercicios siguientes y, si no se utiliza en ese plazo, puede ser reembolsado. Las pequeñas y medianas empresas y las empresas de reciente creación pueden solicitar el reembolso inmediato, reforzando su liquidez. El instrumento no contempla un cupo fiscal máximo preestablecido, por lo que su magnitud depende de la demanda declarada que cumpla los requisitos normativos.</w:t>
      </w:r>
    </w:p>
    <w:p w14:paraId="20AEC5E7" w14:textId="263A43A4" w:rsidR="05ABDB72" w:rsidRDefault="05ABDB72" w:rsidP="05ABDB72">
      <w:pPr>
        <w:jc w:val="both"/>
        <w:rPr>
          <w:rFonts w:ascii="Arial Narrow" w:hAnsi="Arial Narrow"/>
          <w:sz w:val="22"/>
          <w:szCs w:val="22"/>
          <w:lang w:val="es-CO"/>
        </w:rPr>
      </w:pPr>
    </w:p>
    <w:p w14:paraId="3A8FFD03" w14:textId="30BBBC1C" w:rsidR="05ABDB72" w:rsidRDefault="05ABDB72" w:rsidP="01FC00B7">
      <w:pPr>
        <w:spacing w:after="160" w:line="276" w:lineRule="auto"/>
        <w:jc w:val="both"/>
        <w:rPr>
          <w:rFonts w:ascii="Arial Narrow" w:eastAsia="Arial Narrow" w:hAnsi="Arial Narrow" w:cs="Arial Narrow"/>
          <w:color w:val="0070C0"/>
          <w:sz w:val="22"/>
          <w:szCs w:val="22"/>
          <w:lang w:val="es-CO"/>
        </w:rPr>
      </w:pPr>
      <w:del w:id="1259" w:author="Usuario invitado" w:date="2026-04-08T21:28:00Z" w16du:dateUtc="2026-04-08T21:28:58Z">
        <w:r w:rsidRPr="01FC00B7" w:rsidDel="01FC00B7">
          <w:rPr>
            <w:rFonts w:ascii="Arial Narrow" w:hAnsi="Arial Narrow"/>
            <w:sz w:val="22"/>
            <w:szCs w:val="22"/>
            <w:lang w:val="es-CO"/>
          </w:rPr>
          <w:delText xml:space="preserve">En términos estructurales, el CIR </w:delText>
        </w:r>
        <w:commentRangeStart w:id="1260"/>
        <w:r w:rsidRPr="01FC00B7" w:rsidDel="01FC00B7">
          <w:rPr>
            <w:rFonts w:ascii="Arial Narrow" w:hAnsi="Arial Narrow"/>
            <w:sz w:val="22"/>
            <w:szCs w:val="22"/>
            <w:lang w:val="es-CO"/>
          </w:rPr>
          <w:delText>es un instrumento horizontal y neutral sectorialmente</w:delText>
        </w:r>
      </w:del>
      <w:commentRangeEnd w:id="1260"/>
      <w:r w:rsidRPr="01FC00B7">
        <w:rPr>
          <w:rStyle w:val="CommentReference"/>
          <w:rFonts w:ascii="Arial Narrow" w:hAnsi="Arial Narrow"/>
          <w:sz w:val="22"/>
          <w:szCs w:val="22"/>
          <w:lang w:val="es-CO"/>
        </w:rPr>
        <w:commentReference w:id="1260"/>
      </w:r>
      <w:del w:id="1261" w:author="Usuario invitado" w:date="2026-04-08T21:28:00Z" w16du:dateUtc="2026-04-08T21:28:58Z">
        <w:r w:rsidRPr="01FC00B7" w:rsidDel="01FC00B7">
          <w:rPr>
            <w:rFonts w:ascii="Arial Narrow" w:hAnsi="Arial Narrow"/>
            <w:sz w:val="22"/>
            <w:szCs w:val="22"/>
            <w:lang w:val="es-CO"/>
          </w:rPr>
          <w:delText>, basado en autodeclaración fiscal con verificación posterior. No opera mediante convocatorias ni selección discrecional de proyectos. Existe un mecanismo de consulta previa, rescrit, que permite obtener una posición formal sobre la elegibilidad antes de declarar el gasto. Aunque la declaración es de naturaleza fiscal, la validación científica de los proyectos puede involucrar al Ministère de l’enseignement supérieur et de la recherche cuando la administración tributaria lo estime necesario. Entre 2020 y 2022 se reforzaron las reglas aplicables a la subcontratación para evitar esquemas en cadena y exigir acreditación formal de los organismos ejecutores.</w:delText>
        </w:r>
      </w:del>
      <w:ins w:id="1262" w:author="Usuario invitado" w:date="2026-04-08T21:28:00Z" w16du:dateUtc="2026-04-08T21:28:58Z">
        <w:r w:rsidR="01FC00B7" w:rsidRPr="01FC00B7">
          <w:rPr>
            <w:rFonts w:ascii="Arial Narrow" w:eastAsia="Arial Narrow" w:hAnsi="Arial Narrow" w:cs="Arial Narrow"/>
            <w:sz w:val="22"/>
            <w:szCs w:val="22"/>
            <w:lang w:val="es-CO"/>
          </w:rPr>
          <w:t xml:space="preserve"> </w:t>
        </w:r>
      </w:ins>
      <w:r w:rsidR="01FC00B7" w:rsidRPr="01FC00B7">
        <w:rPr>
          <w:rFonts w:ascii="Arial Narrow" w:eastAsia="Arial Narrow" w:hAnsi="Arial Narrow" w:cs="Arial Narrow"/>
          <w:color w:val="0070C0"/>
          <w:sz w:val="22"/>
          <w:szCs w:val="22"/>
          <w:lang w:val="es-CO"/>
        </w:rPr>
        <w:t xml:space="preserve"> </w:t>
      </w:r>
      <w:r w:rsidR="01FC00B7" w:rsidRPr="01FC00B7">
        <w:rPr>
          <w:rFonts w:ascii="Arial Narrow" w:eastAsia="Arial Narrow" w:hAnsi="Arial Narrow" w:cs="Arial Narrow"/>
          <w:sz w:val="22"/>
          <w:szCs w:val="22"/>
          <w:lang w:val="es-CO"/>
          <w:rPrChange w:id="1263" w:author="Usuario invitado" w:date="2026-05-25T21:41:00Z" w16du:dateUtc="2026-05-25T21:41:16Z">
            <w:rPr>
              <w:rFonts w:ascii="Arial Narrow" w:eastAsia="Arial Narrow" w:hAnsi="Arial Narrow" w:cs="Arial Narrow"/>
              <w:color w:val="0070C0"/>
              <w:sz w:val="22"/>
              <w:szCs w:val="22"/>
              <w:lang w:val="es-CO"/>
            </w:rPr>
          </w:rPrChange>
        </w:rPr>
        <w:t>El Crédit d’Impôt Recherche (CIR) opera bajo un esquema de autodeclaración fiscal con verificación posterior, sin recurrir a convocatorias ni a procesos de selección discrecional de proyectos. El sistema incorpora un mecanismo de consulta previa, rescrit, que permite a las empresas obtener una posición formal sobre la elegibilidad de sus actividades antes de declarar el gasto. Aunque la declaración es de naturaleza fiscal, la validación científica puede involucrar al Ministère de l’enseignement supérieur et de la recherche cuando la administración tributaria lo considere necesario. Adicionalmente, entre 2020 y 2022 se fortalecieron las reglas aplicables a la subcontratación, con el fin de evitar esquemas en cadena y exigir la acreditación formal de los organismos ejecutores. El Crédit d’Impôt Recherche (CIR) opera bajo un esquema de autodeclaración fiscal con verificación posterior, sin recurrir a convocatorias ni a procesos de selección discrecional de proyectos. El sistema incorpora un mecanismo de consulta previa, rescrit, que permite a las empresas obtener una posición formal sobre la elegibilidad de sus actividades antes de declarar el gasto. Aunque la declaración es de naturaleza fiscal, la validación científica puede involucrar al Ministère de l’enseignement supérieur et de la recherche cuando la administración tributaria lo considere necesario. Adicionalmente, entre 2020 y 2022 se fortalecieron las reglas aplicables a la subcontratación, con el fin de evitar esquemas en cadena y exigir la acreditación formal de los organismos ejecutores.</w:t>
      </w:r>
    </w:p>
    <w:p w14:paraId="3907BF5D" w14:textId="38ED9813" w:rsidR="05ABDB72" w:rsidRDefault="05ABDB72" w:rsidP="01FC00B7">
      <w:pPr>
        <w:spacing w:after="160" w:line="276" w:lineRule="auto"/>
        <w:jc w:val="both"/>
        <w:rPr>
          <w:del w:id="1264" w:author="Usuario invitado" w:date="2026-05-25T22:03:00Z" w16du:dateUtc="2026-05-25T22:03:34Z"/>
          <w:rFonts w:ascii="Arial Narrow" w:eastAsia="Arial Narrow" w:hAnsi="Arial Narrow" w:cs="Arial Narrow"/>
          <w:sz w:val="22"/>
          <w:szCs w:val="22"/>
          <w:lang w:val="es-CO"/>
        </w:rPr>
      </w:pPr>
    </w:p>
    <w:p w14:paraId="1B7B5EAF" w14:textId="219EB48B" w:rsidR="05ABDB72" w:rsidRDefault="05ABDB72" w:rsidP="05ABDB72">
      <w:pPr>
        <w:jc w:val="both"/>
        <w:rPr>
          <w:rFonts w:ascii="Arial Narrow" w:eastAsia="Arial Narrow" w:hAnsi="Arial Narrow" w:cs="Arial Narrow"/>
          <w:sz w:val="22"/>
          <w:szCs w:val="22"/>
          <w:lang w:val="es-CO"/>
        </w:rPr>
      </w:pPr>
    </w:p>
    <w:tbl>
      <w:tblPr>
        <w:tblStyle w:val="TableGridLight"/>
        <w:tblW w:w="0" w:type="auto"/>
        <w:tblLook w:val="04A0" w:firstRow="1" w:lastRow="0" w:firstColumn="1" w:lastColumn="0" w:noHBand="0" w:noVBand="1"/>
      </w:tblPr>
      <w:tblGrid>
        <w:gridCol w:w="1695"/>
        <w:gridCol w:w="5712"/>
        <w:gridCol w:w="1933"/>
      </w:tblGrid>
      <w:tr w:rsidR="05ABDB72" w14:paraId="09A42A32" w14:textId="77777777" w:rsidTr="01FC00B7">
        <w:trPr>
          <w:trHeight w:val="300"/>
          <w:del w:id="1265"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48C37B" w14:textId="6D3C7B32"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Elemento</w:t>
            </w:r>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0DBA50B" w14:textId="68EA6D8A"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Descripción</w:t>
            </w:r>
          </w:p>
        </w:tc>
      </w:tr>
      <w:tr w:rsidR="05ABDB72" w14:paraId="7C382308" w14:textId="77777777" w:rsidTr="01FC00B7">
        <w:trPr>
          <w:trHeight w:val="330"/>
          <w:del w:id="1266"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57C4C77" w14:textId="2CFD9D75"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Nombre del incentivo</w:t>
            </w:r>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CC6B20" w14:textId="0EAF41E4" w:rsidR="05ABDB72" w:rsidRDefault="05ABDB72" w:rsidP="05ABDB72">
            <w:pPr>
              <w:spacing w:line="259" w:lineRule="auto"/>
              <w:jc w:val="both"/>
              <w:rPr>
                <w:rFonts w:ascii="Arial Narrow" w:hAnsi="Arial Narrow"/>
                <w:sz w:val="22"/>
                <w:szCs w:val="22"/>
                <w:lang w:val="es-CO"/>
              </w:rPr>
            </w:pPr>
            <w:r w:rsidRPr="05ABDB72">
              <w:rPr>
                <w:rFonts w:ascii="Arial Narrow" w:hAnsi="Arial Narrow"/>
                <w:sz w:val="22"/>
                <w:szCs w:val="22"/>
                <w:lang w:val="es-CO"/>
              </w:rPr>
              <w:t xml:space="preserve">Crédit d’Impôt Recherche (CIR) </w:t>
            </w:r>
          </w:p>
        </w:tc>
      </w:tr>
      <w:tr w:rsidR="05ABDB72" w:rsidRPr="009F4B48" w14:paraId="7FC67BF5" w14:textId="77777777" w:rsidTr="01FC00B7">
        <w:trPr>
          <w:trHeight w:val="300"/>
          <w:del w:id="1267"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5BF85BD" w14:textId="22D70431"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Año de inicio</w:t>
            </w:r>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312819" w14:textId="1C9AA92A"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 xml:space="preserve">Creada el 1 de enero de 1983 </w:t>
            </w:r>
          </w:p>
        </w:tc>
      </w:tr>
      <w:tr w:rsidR="05ABDB72" w:rsidRPr="009F4B48" w14:paraId="0261E406" w14:textId="77777777" w:rsidTr="01FC00B7">
        <w:trPr>
          <w:trHeight w:val="45"/>
          <w:del w:id="1268" w:author="Usuario invitado" w:date="2026-05-25T22:03:00Z"/>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9F2A9E4" w14:textId="192EB7E4"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Entidad ejecutora</w:t>
            </w:r>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B7CD8B" w14:textId="7D5CF815"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Ministère de l’enseignement supérieur et de la recherche</w:t>
            </w:r>
          </w:p>
        </w:tc>
      </w:tr>
      <w:tr w:rsidR="05ABDB72" w14:paraId="063996FA" w14:textId="77777777" w:rsidTr="01FC00B7">
        <w:trPr>
          <w:trHeight w:val="120"/>
          <w:del w:id="1269" w:author="Usuario invitado" w:date="2026-05-25T22:03:00Z"/>
        </w:trPr>
        <w:tc>
          <w:tcPr>
            <w:tcW w:w="1695" w:type="dxa"/>
            <w:vMerge w:val="restar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F87705" w14:textId="2D9497ED"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Tipo de incentivo</w:t>
            </w:r>
          </w:p>
        </w:tc>
        <w:tc>
          <w:tcPr>
            <w:tcW w:w="57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A3F6F2D" w14:textId="734B1A88"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Crédito fiscal</w:t>
            </w:r>
          </w:p>
        </w:tc>
        <w:tc>
          <w:tcPr>
            <w:tcW w:w="193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9639B1" w14:textId="58E38771"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X</w:t>
            </w:r>
          </w:p>
        </w:tc>
      </w:tr>
      <w:tr w:rsidR="05ABDB72" w14:paraId="17420BEB" w14:textId="77777777" w:rsidTr="01FC00B7">
        <w:trPr>
          <w:trHeight w:val="120"/>
          <w:del w:id="1270" w:author="Usuario invitado" w:date="2026-05-25T22:03:00Z"/>
        </w:trPr>
        <w:tc>
          <w:tcPr>
            <w:tcW w:w="1695" w:type="dxa"/>
            <w:vMerge/>
            <w:vAlign w:val="center"/>
          </w:tcPr>
          <w:p w14:paraId="4F0D439A" w14:textId="77777777" w:rsidR="00A51F3E" w:rsidRDefault="00A51F3E"/>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1F69EB47" w14:textId="57BD7D31"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Deducción (incluida superdeducción)</w:t>
            </w:r>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F3357A1" w14:textId="63EC576B"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 xml:space="preserve"> </w:t>
            </w:r>
          </w:p>
        </w:tc>
      </w:tr>
      <w:tr w:rsidR="05ABDB72" w:rsidRPr="009F4B48" w14:paraId="2394ED9B" w14:textId="77777777" w:rsidTr="01FC00B7">
        <w:trPr>
          <w:trHeight w:val="195"/>
          <w:del w:id="1271" w:author="Usuario invitado" w:date="2026-05-25T22:03:00Z"/>
        </w:trPr>
        <w:tc>
          <w:tcPr>
            <w:tcW w:w="1695" w:type="dxa"/>
            <w:vMerge/>
            <w:vAlign w:val="center"/>
          </w:tcPr>
          <w:p w14:paraId="4A6227E6" w14:textId="77777777" w:rsidR="00A51F3E" w:rsidRDefault="00A51F3E"/>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6BE28594" w14:textId="707B3EDE"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Aceleración de depreciación de activos</w:t>
            </w:r>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B0F2A7" w14:textId="72955DDA"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 xml:space="preserve"> </w:t>
            </w:r>
          </w:p>
        </w:tc>
      </w:tr>
      <w:tr w:rsidR="05ABDB72" w:rsidRPr="009F4B48" w14:paraId="217CF5C2" w14:textId="77777777" w:rsidTr="01FC00B7">
        <w:trPr>
          <w:trHeight w:val="195"/>
          <w:del w:id="1272" w:author="Usuario invitado" w:date="2026-05-25T22:03:00Z"/>
        </w:trPr>
        <w:tc>
          <w:tcPr>
            <w:tcW w:w="1695" w:type="dxa"/>
            <w:vMerge/>
            <w:vAlign w:val="center"/>
          </w:tcPr>
          <w:p w14:paraId="05A27DBA" w14:textId="77777777" w:rsidR="00A51F3E" w:rsidRPr="00012D3F" w:rsidRDefault="00A51F3E">
            <w:pPr>
              <w:rPr>
                <w:lang w:val="es-ES"/>
                <w:rPrChange w:id="1273" w:author="Gonzalo Castellanos" w:date="2026-05-29T12:04:00Z" w16du:dateUtc="2026-05-29T16:04:00Z">
                  <w:rPr/>
                </w:rPrChange>
              </w:rPr>
            </w:pPr>
          </w:p>
        </w:tc>
        <w:tc>
          <w:tcPr>
            <w:tcW w:w="5715"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1B3656C4" w14:textId="4004FC8F"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Tasas de impuestos preferenciales/reducidas</w:t>
            </w:r>
          </w:p>
        </w:tc>
        <w:tc>
          <w:tcPr>
            <w:tcW w:w="19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948ADD" w14:textId="5BB4CC50"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 xml:space="preserve"> </w:t>
            </w:r>
          </w:p>
        </w:tc>
      </w:tr>
      <w:tr w:rsidR="05ABDB72" w:rsidRPr="009F4B48" w14:paraId="6DAD619E" w14:textId="77777777" w:rsidTr="01FC00B7">
        <w:trPr>
          <w:trHeight w:val="300"/>
          <w:del w:id="1274" w:author="Usuario invitado" w:date="2026-05-25T22:03:00Z"/>
        </w:trPr>
        <w:tc>
          <w:tcPr>
            <w:tcW w:w="169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DFBF5A4" w14:textId="73BBB105" w:rsidR="05ABDB72" w:rsidRDefault="05ABDB72" w:rsidP="05ABDB72">
            <w:pPr>
              <w:spacing w:line="259" w:lineRule="auto"/>
              <w:jc w:val="both"/>
              <w:rPr>
                <w:rFonts w:ascii="Arial Narrow" w:hAnsi="Arial Narrow"/>
                <w:b/>
                <w:bCs/>
                <w:sz w:val="22"/>
                <w:szCs w:val="22"/>
                <w:lang w:val="es-419"/>
              </w:rPr>
            </w:pPr>
            <w:r w:rsidRPr="05ABDB72">
              <w:rPr>
                <w:rFonts w:ascii="Arial Narrow" w:hAnsi="Arial Narrow"/>
                <w:b/>
                <w:bCs/>
                <w:sz w:val="22"/>
                <w:szCs w:val="22"/>
                <w:lang w:val="es-419"/>
              </w:rPr>
              <w:t>Marco legal</w:t>
            </w:r>
          </w:p>
        </w:tc>
        <w:tc>
          <w:tcPr>
            <w:tcW w:w="7650"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FF01F5" w14:textId="5EA838ED" w:rsidR="05ABDB72" w:rsidRDefault="05ABDB72" w:rsidP="05ABDB72">
            <w:pPr>
              <w:spacing w:line="259" w:lineRule="auto"/>
              <w:jc w:val="both"/>
              <w:rPr>
                <w:rFonts w:ascii="Arial Narrow" w:hAnsi="Arial Narrow"/>
                <w:sz w:val="22"/>
                <w:szCs w:val="22"/>
                <w:lang w:val="es-419"/>
              </w:rPr>
            </w:pPr>
            <w:r w:rsidRPr="05ABDB72">
              <w:rPr>
                <w:rFonts w:ascii="Arial Narrow" w:hAnsi="Arial Narrow"/>
                <w:sz w:val="22"/>
                <w:szCs w:val="22"/>
                <w:lang w:val="es-419"/>
              </w:rPr>
              <w:t>Code général des impôts: XXVII : Crédit d'impôt pour dépenses de recherche effectué par les entreprises industrielles et commerciales ou agricoles (Articles 244 quater B à 244 quater B bis)</w:t>
            </w:r>
          </w:p>
        </w:tc>
      </w:tr>
    </w:tbl>
    <w:p w14:paraId="4E03DB98" w14:textId="1E29EBA8" w:rsidR="05ABDB72" w:rsidRDefault="05ABDB72" w:rsidP="05ABDB72">
      <w:pPr>
        <w:jc w:val="both"/>
        <w:rPr>
          <w:rFonts w:ascii="Arial Narrow" w:eastAsia="Arial Narrow" w:hAnsi="Arial Narrow" w:cs="Arial Narrow"/>
          <w:sz w:val="22"/>
          <w:szCs w:val="22"/>
          <w:lang w:val="es-CO"/>
        </w:rPr>
      </w:pPr>
    </w:p>
    <w:p w14:paraId="5D52DD63" w14:textId="77777777" w:rsidR="0023163B" w:rsidRPr="00E35BEF" w:rsidRDefault="0023163B" w:rsidP="0023163B">
      <w:pPr>
        <w:jc w:val="both"/>
        <w:rPr>
          <w:rFonts w:ascii="Arial Narrow" w:hAnsi="Arial Narrow"/>
          <w:sz w:val="22"/>
          <w:szCs w:val="22"/>
          <w:lang w:val="es-CO"/>
        </w:rPr>
      </w:pPr>
    </w:p>
    <w:p w14:paraId="4F041919" w14:textId="77777777" w:rsidR="0023163B" w:rsidRPr="00776B47" w:rsidRDefault="01FC00B7" w:rsidP="0023163B">
      <w:pPr>
        <w:jc w:val="both"/>
        <w:rPr>
          <w:rFonts w:ascii="Arial Narrow" w:hAnsi="Arial Narrow"/>
          <w:b/>
          <w:bCs/>
          <w:sz w:val="22"/>
          <w:szCs w:val="22"/>
          <w:lang w:val="es-CO"/>
        </w:rPr>
      </w:pPr>
      <w:r w:rsidRPr="01FC00B7">
        <w:rPr>
          <w:rFonts w:ascii="Arial Narrow" w:hAnsi="Arial Narrow"/>
          <w:b/>
          <w:bCs/>
          <w:sz w:val="22"/>
          <w:szCs w:val="22"/>
          <w:lang w:val="es-CO"/>
        </w:rPr>
        <w:t xml:space="preserve">3. Arreglos institucionales y funcionamiento operativo del </w:t>
      </w:r>
      <w:commentRangeStart w:id="1275"/>
      <w:r w:rsidRPr="01FC00B7">
        <w:rPr>
          <w:rFonts w:ascii="Arial Narrow" w:hAnsi="Arial Narrow"/>
          <w:b/>
          <w:bCs/>
          <w:sz w:val="22"/>
          <w:szCs w:val="22"/>
          <w:lang w:val="es-CO"/>
        </w:rPr>
        <w:t>incentivo</w:t>
      </w:r>
      <w:commentRangeEnd w:id="1275"/>
      <w:r w:rsidR="0023163B" w:rsidRPr="00776B47">
        <w:rPr>
          <w:rStyle w:val="CommentReference"/>
          <w:rFonts w:ascii="Arial Narrow" w:hAnsi="Arial Narrow"/>
          <w:b/>
          <w:bCs/>
          <w:sz w:val="22"/>
          <w:szCs w:val="22"/>
          <w:lang w:val="es-CO"/>
        </w:rPr>
        <w:commentReference w:id="1275"/>
      </w:r>
    </w:p>
    <w:p w14:paraId="6B43B0C4" w14:textId="77777777" w:rsidR="0023163B" w:rsidRPr="00D136A5" w:rsidRDefault="05ABDB72" w:rsidP="0023163B">
      <w:pPr>
        <w:jc w:val="both"/>
        <w:rPr>
          <w:ins w:id="1276" w:author="Usuario invitado" w:date="2026-04-08T21:29:00Z" w16du:dateUtc="2026-04-08T21:29:15Z"/>
          <w:rFonts w:ascii="Arial Narrow" w:hAnsi="Arial Narrow"/>
          <w:sz w:val="22"/>
          <w:szCs w:val="22"/>
          <w:lang w:val="es-CO"/>
        </w:rPr>
      </w:pPr>
      <w:r w:rsidRPr="05ABDB72">
        <w:rPr>
          <w:rFonts w:ascii="Arial Narrow" w:hAnsi="Arial Narrow"/>
          <w:sz w:val="22"/>
          <w:szCs w:val="22"/>
          <w:lang w:val="es-CO"/>
        </w:rPr>
        <w:t>El funcionamiento del CIR se basa en una arquitectura institucional dual que articula funciones fiscales y técnicas. La Dirección General de Finanzas Públicas (DGFiP), es la autoridad competente para la aplicación del beneficio, el control contable y financiero de los gastos declarados, y la única con facultad para efectuar modificaciones o rectificaciones tributarias tras una verificación. El Ministère de l’enseignement supérieur et de la recherche (MESR), interviene cuando se requiere validar el carácter científico y técnico de los proyectos declarados. Su participación no es automática, sino que se activa a solicitud de la DGFiP en el marco de un control fiscal o de una solicitud de reembolso del crédito. Esta distribución de funciones separa la evaluación fiscal de la evaluación científica, preservando la especialización técnica dentro del proceso de control. A nivel territorial, las Delegaciones Regionales Académicas a la Investigación y la Innovación (DRARI) actúan como brazo técnico del MESR, movilizando expertos que analizan la naturaleza científica de los proyectos y la calificación del personal involucrado.</w:t>
      </w:r>
    </w:p>
    <w:p w14:paraId="16189537" w14:textId="19D18778" w:rsidR="05ABDB72" w:rsidRDefault="05ABDB72" w:rsidP="05ABDB72">
      <w:pPr>
        <w:jc w:val="both"/>
        <w:rPr>
          <w:del w:id="1277" w:author="Usuario invitado" w:date="2026-05-25T21:41:00Z" w16du:dateUtc="2026-05-25T21:41:33Z"/>
          <w:rFonts w:ascii="Arial Narrow" w:hAnsi="Arial Narrow"/>
          <w:sz w:val="22"/>
          <w:szCs w:val="22"/>
          <w:lang w:val="es-CO"/>
        </w:rPr>
      </w:pPr>
    </w:p>
    <w:p w14:paraId="1EE1437F" w14:textId="77777777" w:rsidR="0023163B" w:rsidRPr="00D136A5" w:rsidRDefault="0023163B" w:rsidP="0023163B">
      <w:pPr>
        <w:jc w:val="both"/>
        <w:rPr>
          <w:del w:id="1278" w:author="Usuario invitado" w:date="2026-05-25T21:41:00Z" w16du:dateUtc="2026-05-25T21:41:33Z"/>
          <w:rFonts w:ascii="Arial Narrow" w:hAnsi="Arial Narrow"/>
          <w:sz w:val="22"/>
          <w:szCs w:val="22"/>
          <w:lang w:val="es-CO"/>
        </w:rPr>
      </w:pPr>
      <w:commentRangeStart w:id="1279"/>
      <w:del w:id="1280" w:author="Usuario invitado" w:date="2026-05-25T21:41:00Z" w16du:dateUtc="2026-05-25T21:41:33Z">
        <w:r w:rsidRPr="01FC00B7" w:rsidDel="01FC00B7">
          <w:rPr>
            <w:rFonts w:ascii="Arial Narrow" w:hAnsi="Arial Narrow"/>
            <w:sz w:val="22"/>
            <w:szCs w:val="22"/>
            <w:lang w:val="es-CO"/>
          </w:rPr>
          <w:delText>El proceso declarativo se realiza a través de la plataforma TDFC, procedimiento EDI, la misma utilizada para las declaraciones tributarias generales, integrando el formulario del CIR dentro del paquete anual de declaraciones fiscales y estados financieros obligatorios.</w:delText>
        </w:r>
      </w:del>
      <w:commentRangeEnd w:id="1279"/>
      <w:r w:rsidRPr="00D136A5">
        <w:rPr>
          <w:rStyle w:val="CommentReference"/>
          <w:rFonts w:ascii="Arial Narrow" w:hAnsi="Arial Narrow"/>
          <w:sz w:val="22"/>
          <w:szCs w:val="22"/>
          <w:lang w:val="es-CO"/>
        </w:rPr>
        <w:commentReference w:id="1279"/>
      </w:r>
    </w:p>
    <w:p w14:paraId="42E70F04" w14:textId="77777777" w:rsidR="0023163B" w:rsidRPr="00D136A5" w:rsidRDefault="05ABDB72" w:rsidP="0023163B">
      <w:pPr>
        <w:jc w:val="both"/>
        <w:rPr>
          <w:ins w:id="1281" w:author="Usuario invitado" w:date="2026-04-08T21:29:00Z" w16du:dateUtc="2026-04-08T21:29:20Z"/>
          <w:rFonts w:ascii="Arial Narrow" w:hAnsi="Arial Narrow"/>
          <w:sz w:val="22"/>
          <w:szCs w:val="22"/>
          <w:lang w:val="es-CO"/>
        </w:rPr>
      </w:pPr>
      <w:r w:rsidRPr="05ABDB72">
        <w:rPr>
          <w:rFonts w:ascii="Arial Narrow" w:hAnsi="Arial Narrow"/>
          <w:sz w:val="22"/>
          <w:szCs w:val="22"/>
          <w:lang w:val="es-CO"/>
        </w:rPr>
        <w:t>En el plano estratégico, el Haut Commissariat à la Stratégie et au Plan, a través de la Comisión Nacional de Evaluación de las Políticas de Innovación (CNEPI), no interviene en la gestión operativa del instrumento, pero realiza evaluaciones de impacto y estudios que orientan su ajuste y evolución dentro de la política pública.</w:t>
      </w:r>
    </w:p>
    <w:p w14:paraId="27DBCBE9" w14:textId="4350329A" w:rsidR="05ABDB72" w:rsidRDefault="05ABDB72" w:rsidP="05ABDB72">
      <w:pPr>
        <w:jc w:val="both"/>
        <w:rPr>
          <w:rFonts w:ascii="Arial Narrow" w:hAnsi="Arial Narrow"/>
          <w:sz w:val="22"/>
          <w:szCs w:val="22"/>
          <w:lang w:val="es-CO"/>
        </w:rPr>
      </w:pPr>
    </w:p>
    <w:p w14:paraId="3537E8EA" w14:textId="77777777" w:rsidR="0023163B" w:rsidRPr="00012D3F" w:rsidRDefault="01FC00B7" w:rsidP="0023163B">
      <w:pPr>
        <w:jc w:val="both"/>
        <w:rPr>
          <w:ins w:id="1282" w:author="Usuario invitado" w:date="2026-05-25T21:41:00Z" w16du:dateUtc="2026-05-25T21:41:43Z"/>
          <w:lang w:val="es-ES"/>
          <w:rPrChange w:id="1283" w:author="Gonzalo Castellanos" w:date="2026-05-29T12:04:00Z" w16du:dateUtc="2026-05-29T16:04:00Z">
            <w:rPr>
              <w:ins w:id="1284" w:author="Usuario invitado" w:date="2026-05-25T21:41:00Z" w16du:dateUtc="2026-05-25T21:41:43Z"/>
            </w:rPr>
          </w:rPrChange>
        </w:rPr>
      </w:pPr>
      <w:r w:rsidRPr="01FC00B7">
        <w:rPr>
          <w:rFonts w:ascii="Arial Narrow" w:hAnsi="Arial Narrow"/>
          <w:b/>
          <w:bCs/>
          <w:sz w:val="22"/>
          <w:szCs w:val="22"/>
          <w:lang w:val="es-CO"/>
        </w:rPr>
        <w:t>3.1. Requisitos generales de acceso</w:t>
      </w:r>
    </w:p>
    <w:p w14:paraId="6DECC581" w14:textId="148BA7F4" w:rsidR="01FC00B7" w:rsidRDefault="01FC00B7" w:rsidP="01FC00B7">
      <w:pPr>
        <w:jc w:val="both"/>
        <w:rPr>
          <w:ins w:id="1285" w:author="Usuario invitado" w:date="2026-05-25T21:41:00Z" w16du:dateUtc="2026-05-25T21:41:43Z"/>
          <w:rFonts w:ascii="Arial Narrow" w:hAnsi="Arial Narrow"/>
          <w:b/>
          <w:bCs/>
          <w:sz w:val="22"/>
          <w:szCs w:val="22"/>
          <w:lang w:val="es-CO"/>
        </w:rPr>
      </w:pPr>
    </w:p>
    <w:p w14:paraId="19FEE9B7" w14:textId="098DDF06" w:rsidR="01FC00B7" w:rsidRDefault="01FC00B7">
      <w:pPr>
        <w:jc w:val="both"/>
        <w:rPr>
          <w:del w:id="1286" w:author="Usuario invitado" w:date="2026-05-25T21:43:00Z" w16du:dateUtc="2026-05-25T21:43:44Z"/>
          <w:rFonts w:ascii="Arial Narrow" w:eastAsia="Arial Narrow" w:hAnsi="Arial Narrow" w:cs="Arial Narrow"/>
          <w:color w:val="0070C0"/>
          <w:sz w:val="22"/>
          <w:szCs w:val="22"/>
          <w:lang w:val="es-CO"/>
        </w:rPr>
        <w:pPrChange w:id="1287" w:author="Usuario invitado" w:date="2026-05-25T21:41:00Z">
          <w:pPr/>
        </w:pPrChange>
      </w:pPr>
    </w:p>
    <w:p w14:paraId="7AF7B15D" w14:textId="019A9AC7" w:rsidR="05ABDB72" w:rsidRPr="00012D3F" w:rsidRDefault="05ABDB72" w:rsidP="05ABDB72">
      <w:pPr>
        <w:jc w:val="both"/>
        <w:rPr>
          <w:ins w:id="1288" w:author="Usuario invitado" w:date="2026-05-25T21:44:00Z" w16du:dateUtc="2026-05-25T21:44:07Z"/>
          <w:lang w:val="es-ES"/>
          <w:rPrChange w:id="1289" w:author="Gonzalo Castellanos" w:date="2026-05-29T12:04:00Z" w16du:dateUtc="2026-05-29T16:04:00Z">
            <w:rPr>
              <w:ins w:id="1290" w:author="Usuario invitado" w:date="2026-05-25T21:44:00Z" w16du:dateUtc="2026-05-25T21:44:07Z"/>
            </w:rPr>
          </w:rPrChange>
        </w:rPr>
      </w:pPr>
      <w:del w:id="1291" w:author="Usuario invitado" w:date="2026-05-25T21:43:00Z" w16du:dateUtc="2026-05-25T21:43:44Z">
        <w:r w:rsidRPr="01FC00B7" w:rsidDel="01FC00B7">
          <w:rPr>
            <w:rFonts w:ascii="Arial Narrow" w:hAnsi="Arial Narrow"/>
            <w:sz w:val="22"/>
            <w:szCs w:val="22"/>
            <w:lang w:val="es-CO"/>
          </w:rPr>
          <w:delText>El acceso al CIR se realiza mediante autodeclaración anual. Las empresas deben presentar el formulario fiscal n.º 2069-A-SD junto con sus anexos técnicos y financieros a través de la plataforma digital de declaraciones tributarias. Este formulario constituye el instrumento central de declaración del crédito y se integra al paquete anual de declaraciones fiscales de la empresa. Las empresas sujetas al impuesto sobre sociedades presentan la declaración junto con el relevé de solde antes del 15 de mayo del año siguiente al ejercicio fiscal, mientras que las sujetas al impuesto sobre la renta lo hacen junto con su declaración anual de resultados.</w:delText>
        </w:r>
      </w:del>
      <w:ins w:id="1292" w:author="Usuario invitado" w:date="2026-05-25T21:43:00Z" w16du:dateUtc="2026-05-25T21:43:44Z">
        <w:r w:rsidR="01FC00B7" w:rsidRPr="01FC00B7">
          <w:rPr>
            <w:rFonts w:ascii="Arial Narrow" w:eastAsia="Arial Narrow" w:hAnsi="Arial Narrow" w:cs="Arial Narrow"/>
            <w:sz w:val="22"/>
            <w:szCs w:val="22"/>
            <w:lang w:val="es-CO"/>
          </w:rPr>
          <w:t xml:space="preserve"> El acceso al CIR se realiza mediante un proceso de autodeclaración anual. Este procedimiento se efectúa a través de la plataforma </w:t>
        </w:r>
        <w:r w:rsidR="01FC00B7" w:rsidRPr="01FC00B7">
          <w:rPr>
            <w:rFonts w:ascii="Arial Narrow" w:eastAsia="Arial Narrow" w:hAnsi="Arial Narrow" w:cs="Arial Narrow"/>
            <w:sz w:val="22"/>
            <w:szCs w:val="22"/>
            <w:lang w:val="es-CO"/>
            <w:rPrChange w:id="1293" w:author="Usuario invitado" w:date="2026-05-25T21:43:00Z" w16du:dateUtc="2026-05-25T21:43:50Z">
              <w:rPr>
                <w:rFonts w:ascii="Arial Narrow" w:eastAsia="Arial Narrow" w:hAnsi="Arial Narrow" w:cs="Arial Narrow"/>
                <w:b/>
                <w:bCs/>
                <w:sz w:val="22"/>
                <w:szCs w:val="22"/>
                <w:lang w:val="es-CO"/>
              </w:rPr>
            </w:rPrChange>
          </w:rPr>
          <w:t>Transfert des Données Fiscales et Comptables</w:t>
        </w:r>
        <w:r w:rsidR="01FC00B7" w:rsidRPr="01FC00B7">
          <w:rPr>
            <w:rFonts w:ascii="Arial Narrow" w:eastAsia="Arial Narrow" w:hAnsi="Arial Narrow" w:cs="Arial Narrow"/>
            <w:sz w:val="22"/>
            <w:szCs w:val="22"/>
            <w:lang w:val="es-CO"/>
          </w:rPr>
          <w:t xml:space="preserve"> (TDFC), bajo la modalidad de </w:t>
        </w:r>
        <w:r w:rsidR="01FC00B7" w:rsidRPr="01FC00B7">
          <w:rPr>
            <w:rFonts w:ascii="Arial Narrow" w:eastAsia="Arial Narrow" w:hAnsi="Arial Narrow" w:cs="Arial Narrow"/>
            <w:sz w:val="22"/>
            <w:szCs w:val="22"/>
            <w:lang w:val="es-CO"/>
            <w:rPrChange w:id="1294" w:author="Usuario invitado" w:date="2026-05-25T21:43:00Z" w16du:dateUtc="2026-05-25T21:43:50Z">
              <w:rPr>
                <w:rFonts w:ascii="Arial Narrow" w:eastAsia="Arial Narrow" w:hAnsi="Arial Narrow" w:cs="Arial Narrow"/>
                <w:b/>
                <w:bCs/>
                <w:sz w:val="22"/>
                <w:szCs w:val="22"/>
                <w:lang w:val="es-CO"/>
              </w:rPr>
            </w:rPrChange>
          </w:rPr>
          <w:t>Échange de Données Informatisé</w:t>
        </w:r>
        <w:r w:rsidR="01FC00B7" w:rsidRPr="01FC00B7">
          <w:rPr>
            <w:rFonts w:ascii="Arial Narrow" w:eastAsia="Arial Narrow" w:hAnsi="Arial Narrow" w:cs="Arial Narrow"/>
            <w:sz w:val="22"/>
            <w:szCs w:val="22"/>
            <w:lang w:val="es-CO"/>
          </w:rPr>
          <w:t xml:space="preserve"> (EDI), utilizada por las empresas para sus declaraciones tributarias generales.</w:t>
        </w:r>
      </w:ins>
    </w:p>
    <w:p w14:paraId="3961E0BA" w14:textId="5177831E" w:rsidR="05ABDB72" w:rsidRDefault="05ABDB72" w:rsidP="01FC00B7">
      <w:pPr>
        <w:jc w:val="both"/>
        <w:rPr>
          <w:ins w:id="1295" w:author="Usuario invitado" w:date="2026-05-25T21:43:00Z" w16du:dateUtc="2026-05-25T21:43:44Z"/>
          <w:rFonts w:ascii="Arial Narrow" w:eastAsia="Arial Narrow" w:hAnsi="Arial Narrow" w:cs="Arial Narrow"/>
          <w:sz w:val="22"/>
          <w:szCs w:val="22"/>
          <w:lang w:val="es-CO"/>
        </w:rPr>
      </w:pPr>
    </w:p>
    <w:p w14:paraId="3E8A82B2" w14:textId="5FE22B69" w:rsidR="05ABDB72" w:rsidRDefault="01FC00B7">
      <w:pPr>
        <w:jc w:val="both"/>
        <w:rPr>
          <w:ins w:id="1296" w:author="Usuario invitado" w:date="2026-05-25T21:43:00Z" w16du:dateUtc="2026-05-25T21:43:44Z"/>
          <w:rFonts w:ascii="Arial Narrow" w:eastAsia="Arial Narrow" w:hAnsi="Arial Narrow" w:cs="Arial Narrow"/>
          <w:sz w:val="22"/>
          <w:szCs w:val="22"/>
          <w:lang w:val="es-CO"/>
        </w:rPr>
        <w:pPrChange w:id="1297" w:author="Usuario invitado" w:date="2026-05-25T21:43:00Z">
          <w:pPr/>
        </w:pPrChange>
      </w:pPr>
      <w:ins w:id="1298" w:author="Usuario invitado" w:date="2026-05-25T21:43:00Z" w16du:dateUtc="2026-05-25T21:43:44Z">
        <w:r w:rsidRPr="01FC00B7">
          <w:rPr>
            <w:rFonts w:ascii="Arial Narrow" w:eastAsia="Arial Narrow" w:hAnsi="Arial Narrow" w:cs="Arial Narrow"/>
            <w:sz w:val="22"/>
            <w:szCs w:val="22"/>
            <w:lang w:val="es-CO"/>
          </w:rPr>
          <w:t xml:space="preserve">En este marco, el formulario del CIR se integra a la </w:t>
        </w:r>
        <w:r w:rsidRPr="01FC00B7">
          <w:rPr>
            <w:rFonts w:ascii="Arial Narrow" w:eastAsia="Arial Narrow" w:hAnsi="Arial Narrow" w:cs="Arial Narrow"/>
            <w:i/>
            <w:iCs/>
            <w:sz w:val="22"/>
            <w:szCs w:val="22"/>
            <w:lang w:val="es-CO"/>
          </w:rPr>
          <w:t>liasse fiscale</w:t>
        </w:r>
        <w:r w:rsidRPr="01FC00B7">
          <w:rPr>
            <w:rFonts w:ascii="Arial Narrow" w:eastAsia="Arial Narrow" w:hAnsi="Arial Narrow" w:cs="Arial Narrow"/>
            <w:sz w:val="22"/>
            <w:szCs w:val="22"/>
            <w:lang w:val="es-CO"/>
          </w:rPr>
          <w:t>, es decir, al paquete anual de declaraciones fiscales y estados financieros obligatorios de la empresa. Para declarar el crédito, las empresas deben presentar el formulario fiscal n.º 2069-A-SD, junto con sus anexos técnicos y financieros, a través de dicha plataforma digital. Este formulario constituye el instrumento central para reportar el beneficio, calculado sobre el volumen anual de gastos elegibles de I+D declarados por la empresa.</w:t>
        </w:r>
      </w:ins>
      <w:ins w:id="1299" w:author="Usuario invitado" w:date="2026-05-25T21:44:00Z" w16du:dateUtc="2026-05-25T21:44:09Z">
        <w:r w:rsidRPr="01FC00B7">
          <w:rPr>
            <w:rFonts w:ascii="Arial Narrow" w:eastAsia="Arial Narrow" w:hAnsi="Arial Narrow" w:cs="Arial Narrow"/>
            <w:sz w:val="22"/>
            <w:szCs w:val="22"/>
            <w:lang w:val="es-CO"/>
          </w:rPr>
          <w:t xml:space="preserve"> </w:t>
        </w:r>
      </w:ins>
      <w:ins w:id="1300" w:author="Usuario invitado" w:date="2026-05-25T21:43:00Z" w16du:dateUtc="2026-05-25T21:43:44Z">
        <w:r w:rsidRPr="01FC00B7">
          <w:rPr>
            <w:rFonts w:ascii="Arial Narrow" w:eastAsia="Arial Narrow" w:hAnsi="Arial Narrow" w:cs="Arial Narrow"/>
            <w:sz w:val="22"/>
            <w:szCs w:val="22"/>
            <w:lang w:val="es-CO"/>
          </w:rPr>
          <w:t xml:space="preserve">En el caso de las empresas sujetas al impuesto sobre sociedades, la declaración del CIR se presenta junto con el </w:t>
        </w:r>
        <w:r w:rsidRPr="01FC00B7">
          <w:rPr>
            <w:rFonts w:ascii="Arial Narrow" w:eastAsia="Arial Narrow" w:hAnsi="Arial Narrow" w:cs="Arial Narrow"/>
            <w:i/>
            <w:iCs/>
            <w:sz w:val="22"/>
            <w:szCs w:val="22"/>
            <w:lang w:val="es-CO"/>
          </w:rPr>
          <w:t>relevé de solde</w:t>
        </w:r>
        <w:r w:rsidRPr="01FC00B7">
          <w:rPr>
            <w:rFonts w:ascii="Arial Narrow" w:eastAsia="Arial Narrow" w:hAnsi="Arial Narrow" w:cs="Arial Narrow"/>
            <w:sz w:val="22"/>
            <w:szCs w:val="22"/>
            <w:lang w:val="es-CO"/>
          </w:rPr>
          <w:t>, antes del 15 de mayo del año siguiente al cierre del ejercicio fiscal. Por su parte, las empresas sujetas al impuesto sobre la renta lo hacen junto con su declaración anual de resultados.</w:t>
        </w:r>
      </w:ins>
    </w:p>
    <w:p w14:paraId="4C403A38" w14:textId="10BFE14B" w:rsidR="05ABDB72" w:rsidRDefault="05ABDB72" w:rsidP="01FC00B7">
      <w:pPr>
        <w:jc w:val="both"/>
        <w:rPr>
          <w:ins w:id="1301" w:author="Usuario invitado" w:date="2026-05-25T21:44:00Z" w16du:dateUtc="2026-05-25T21:44:18Z"/>
          <w:rFonts w:ascii="Arial Narrow" w:hAnsi="Arial Narrow"/>
          <w:sz w:val="22"/>
          <w:szCs w:val="22"/>
          <w:lang w:val="es-CO"/>
        </w:rPr>
      </w:pPr>
    </w:p>
    <w:p w14:paraId="3C79F4E9" w14:textId="1CA935A1" w:rsidR="05ABDB72" w:rsidRDefault="05ABDB72">
      <w:pPr>
        <w:spacing w:after="160" w:line="276" w:lineRule="auto"/>
        <w:jc w:val="both"/>
        <w:rPr>
          <w:del w:id="1302" w:author="Usuario invitado" w:date="2026-05-25T21:46:00Z" w16du:dateUtc="2026-05-25T21:46:11Z"/>
          <w:rFonts w:ascii="Arial Narrow" w:eastAsia="Arial Narrow" w:hAnsi="Arial Narrow" w:cs="Arial Narrow"/>
          <w:color w:val="0070C0"/>
          <w:sz w:val="22"/>
          <w:szCs w:val="22"/>
          <w:lang w:val="es-CO"/>
        </w:rPr>
        <w:pPrChange w:id="1303" w:author="Usuario invitado" w:date="2026-05-25T21:44:00Z">
          <w:pPr/>
        </w:pPrChange>
      </w:pPr>
    </w:p>
    <w:p w14:paraId="57E11645" w14:textId="355EF3FC" w:rsidR="01FC00B7" w:rsidRDefault="01FC00B7" w:rsidP="01FC00B7">
      <w:pPr>
        <w:jc w:val="both"/>
        <w:rPr>
          <w:ins w:id="1304" w:author="Usuario invitado" w:date="2026-04-08T21:29:00Z" w16du:dateUtc="2026-04-08T21:29:23Z"/>
          <w:rFonts w:ascii="Arial Narrow" w:eastAsia="Arial Narrow" w:hAnsi="Arial Narrow" w:cs="Arial Narrow"/>
          <w:sz w:val="22"/>
          <w:szCs w:val="22"/>
          <w:lang w:val="es-CO"/>
        </w:rPr>
      </w:pPr>
      <w:commentRangeStart w:id="1305"/>
      <w:del w:id="1306" w:author="Usuario invitado" w:date="2026-05-25T21:46:00Z" w16du:dateUtc="2026-05-25T21:46:11Z">
        <w:r w:rsidRPr="01FC00B7" w:rsidDel="01FC00B7">
          <w:rPr>
            <w:rFonts w:ascii="Arial Narrow" w:hAnsi="Arial Narrow"/>
            <w:sz w:val="22"/>
            <w:szCs w:val="22"/>
            <w:lang w:val="es-CO"/>
          </w:rPr>
          <w:delText>Las empresas que superan determinados umbrales de gasto deben aportar información técnica adicional. Aquellas con más de 100 millones de euros en gastos deben presentar el anexo 2069-A-1-SD, que incluye descripción técnica de proyectos, estado de avance, recursos humanos y materiales, participación de doctores y localización de los medios utilizados. Las empresas que declaran entre 10 y 100 millones de euros en gastos deben reportar información específica sobre la participación de doctores, su remuneración y la estructura de dedicación a los proyectos de I+D. Las empresas que subcontratan actividades deben presentar el anexo 2069-A-2-SD con la identificación de las entidades contratadas.</w:delText>
        </w:r>
      </w:del>
      <w:commentRangeEnd w:id="1305"/>
      <w:r w:rsidRPr="01FC00B7">
        <w:rPr>
          <w:rStyle w:val="CommentReference"/>
          <w:rFonts w:ascii="Arial Narrow" w:eastAsia="Arial Narrow" w:hAnsi="Arial Narrow" w:cs="Arial Narrow"/>
          <w:sz w:val="22"/>
          <w:szCs w:val="22"/>
          <w:lang w:val="es-CO"/>
        </w:rPr>
        <w:commentReference w:id="1305"/>
      </w:r>
      <w:ins w:id="1307" w:author="Usuario invitado" w:date="2026-05-25T21:46:00Z" w16du:dateUtc="2026-05-25T21:46:11Z">
        <w:r w:rsidRPr="01FC00B7">
          <w:rPr>
            <w:rFonts w:ascii="Arial Narrow" w:eastAsia="Arial Narrow" w:hAnsi="Arial Narrow" w:cs="Arial Narrow"/>
            <w:sz w:val="22"/>
            <w:szCs w:val="22"/>
            <w:lang w:val="es-CO"/>
          </w:rPr>
          <w:t xml:space="preserve"> A medida que aumenta el monto de gasto de I+D declarado, también se incrementan las obligaciones de información técnica y respaldo documental exigidas a las empresas. Este esquema opera bajo un principio de proporcionalidad, en el que los requerimientos se intensifican según el nivel de gasto reportado: las empresas con gastos inferiores a 10 millones de euros presentan una declaración estándar; aquellas que declaran entre 10 y 100 millones de euros deben aportar información específica sobre la participación de doctores en los proyectos de I+D; y las que superan los 100 millones de euros deben presentar una descripción técnica más completa mediante el anexo 2069-A-1-SD.</w:t>
        </w:r>
      </w:ins>
    </w:p>
    <w:p w14:paraId="0B227E7D" w14:textId="616951ED" w:rsidR="05ABDB72" w:rsidRDefault="05ABDB72" w:rsidP="05ABDB72">
      <w:pPr>
        <w:jc w:val="both"/>
        <w:rPr>
          <w:rFonts w:ascii="Arial Narrow" w:hAnsi="Arial Narrow"/>
          <w:sz w:val="22"/>
          <w:szCs w:val="22"/>
          <w:lang w:val="es-CO"/>
        </w:rPr>
      </w:pPr>
    </w:p>
    <w:p w14:paraId="536F4A29" w14:textId="77777777" w:rsidR="0023163B" w:rsidRPr="00C92932" w:rsidRDefault="05ABDB72" w:rsidP="0023163B">
      <w:pPr>
        <w:jc w:val="both"/>
        <w:rPr>
          <w:ins w:id="1308" w:author="Usuario invitado" w:date="2026-04-08T21:29:00Z" w16du:dateUtc="2026-04-08T21:29:24Z"/>
          <w:rFonts w:ascii="Arial Narrow" w:hAnsi="Arial Narrow"/>
          <w:sz w:val="22"/>
          <w:szCs w:val="22"/>
          <w:lang w:val="es-CO"/>
        </w:rPr>
      </w:pPr>
      <w:r w:rsidRPr="05ABDB72">
        <w:rPr>
          <w:rFonts w:ascii="Arial Narrow" w:hAnsi="Arial Narrow"/>
          <w:sz w:val="22"/>
          <w:szCs w:val="22"/>
          <w:lang w:val="es-CO"/>
        </w:rPr>
        <w:t>No existen barreras legales de acceso asociadas al tamaño empresarial; sin embargo, las pequeñas y medianas empresas y las empresas de reciente creación pueden solicitar el reembolso inmediato del crédito cuando no disponen de cuota tributaria suficiente para compensarlo, mientras que las grandes empresas suelen imputarlo en ejercicios fiscales posteriores.</w:t>
      </w:r>
    </w:p>
    <w:p w14:paraId="15DFD9CA" w14:textId="0BE79E4B" w:rsidR="05ABDB72" w:rsidRDefault="05ABDB72" w:rsidP="05ABDB72">
      <w:pPr>
        <w:jc w:val="both"/>
        <w:rPr>
          <w:rFonts w:ascii="Arial Narrow" w:hAnsi="Arial Narrow"/>
          <w:sz w:val="22"/>
          <w:szCs w:val="22"/>
          <w:lang w:val="es-CO"/>
        </w:rPr>
      </w:pPr>
    </w:p>
    <w:p w14:paraId="6F7CF0D7" w14:textId="77777777" w:rsidR="0023163B" w:rsidRDefault="0023163B" w:rsidP="0023163B">
      <w:pPr>
        <w:jc w:val="both"/>
        <w:rPr>
          <w:rFonts w:ascii="Arial Narrow" w:hAnsi="Arial Narrow"/>
          <w:sz w:val="22"/>
          <w:szCs w:val="22"/>
          <w:lang w:val="es-CO"/>
        </w:rPr>
      </w:pPr>
      <w:r w:rsidRPr="00C92932">
        <w:rPr>
          <w:rFonts w:ascii="Arial Narrow" w:hAnsi="Arial Narrow"/>
          <w:sz w:val="22"/>
          <w:szCs w:val="22"/>
          <w:lang w:val="es-CO"/>
        </w:rPr>
        <w:t xml:space="preserve">Adicionalmente, las empresas deben contar con un </w:t>
      </w:r>
      <w:r w:rsidRPr="00C92932">
        <w:rPr>
          <w:rFonts w:ascii="Arial Narrow" w:hAnsi="Arial Narrow"/>
          <w:i/>
          <w:iCs/>
          <w:sz w:val="22"/>
          <w:szCs w:val="22"/>
          <w:lang w:val="es-CO"/>
        </w:rPr>
        <w:t>dossier justificatif</w:t>
      </w:r>
      <w:r w:rsidRPr="00C92932">
        <w:rPr>
          <w:rFonts w:ascii="Arial Narrow" w:hAnsi="Arial Narrow"/>
          <w:sz w:val="22"/>
          <w:szCs w:val="22"/>
          <w:lang w:val="es-CO"/>
        </w:rPr>
        <w:t>, o expediente técnico, elaborado de manera contemporánea a la ejecución de los trabajos. Este dossier debe documentar el verrou científico o técnico abordado, el estado del arte existente y la metodología seguida, constituyendo el soporte mínimo exigido en caso de verificación.</w:t>
      </w:r>
    </w:p>
    <w:p w14:paraId="2730622A" w14:textId="77777777" w:rsidR="0023163B" w:rsidRPr="00C92932" w:rsidRDefault="0023163B" w:rsidP="0023163B">
      <w:pPr>
        <w:jc w:val="both"/>
        <w:rPr>
          <w:rFonts w:ascii="Arial Narrow" w:hAnsi="Arial Narrow"/>
          <w:sz w:val="22"/>
          <w:szCs w:val="22"/>
          <w:lang w:val="es-CO"/>
        </w:rPr>
      </w:pPr>
    </w:p>
    <w:p w14:paraId="0632BB0E" w14:textId="77777777" w:rsidR="0023163B" w:rsidRPr="00776B47" w:rsidRDefault="0023163B" w:rsidP="0023163B">
      <w:pPr>
        <w:jc w:val="both"/>
        <w:rPr>
          <w:rFonts w:ascii="Arial Narrow" w:hAnsi="Arial Narrow"/>
          <w:b/>
          <w:bCs/>
          <w:sz w:val="22"/>
          <w:szCs w:val="22"/>
          <w:lang w:val="es-CO"/>
        </w:rPr>
      </w:pPr>
      <w:r w:rsidRPr="00776B47">
        <w:rPr>
          <w:rFonts w:ascii="Arial Narrow" w:hAnsi="Arial Narrow"/>
          <w:b/>
          <w:bCs/>
          <w:sz w:val="22"/>
          <w:szCs w:val="22"/>
          <w:lang w:val="es-CO"/>
        </w:rPr>
        <w:t>3.2. Modalidades de acceso</w:t>
      </w:r>
    </w:p>
    <w:p w14:paraId="633EBABC" w14:textId="77777777" w:rsidR="0023163B" w:rsidRDefault="05ABDB72" w:rsidP="0023163B">
      <w:pPr>
        <w:jc w:val="both"/>
        <w:rPr>
          <w:ins w:id="1309" w:author="Usuario invitado" w:date="2026-04-08T21:29:00Z" w16du:dateUtc="2026-04-08T21:29:27Z"/>
          <w:rFonts w:ascii="Arial Narrow" w:hAnsi="Arial Narrow"/>
          <w:sz w:val="22"/>
          <w:szCs w:val="22"/>
          <w:lang w:val="es-CO"/>
        </w:rPr>
      </w:pPr>
      <w:r w:rsidRPr="05ABDB72">
        <w:rPr>
          <w:rFonts w:ascii="Arial Narrow" w:hAnsi="Arial Narrow"/>
          <w:sz w:val="22"/>
          <w:szCs w:val="22"/>
          <w:lang w:val="es-CO"/>
        </w:rPr>
        <w:t>El CIR opera bajo un régimen de autodeclaración ex post sobre gastos efectivamente incurridos. La autodeclaración anual constituye la vía principal de acceso y se realiza tras el cierre del año calendario correspondiente</w:t>
      </w:r>
      <w:r w:rsidRPr="05ABDB72">
        <w:rPr>
          <w:rFonts w:ascii="Arial Narrow" w:hAnsi="Arial Narrow"/>
          <w:b/>
          <w:bCs/>
          <w:sz w:val="22"/>
          <w:szCs w:val="22"/>
          <w:lang w:val="es-CO"/>
        </w:rPr>
        <w:t>.</w:t>
      </w:r>
      <w:r w:rsidRPr="05ABDB72">
        <w:rPr>
          <w:rFonts w:ascii="Arial Narrow" w:hAnsi="Arial Narrow"/>
          <w:sz w:val="22"/>
          <w:szCs w:val="22"/>
          <w:lang w:val="es-CO"/>
        </w:rPr>
        <w:t xml:space="preserve"> No existen convocatorias ni procesos de selección previa. Sin embargo, las empresas pueden solicitar voluntariamente un control anticipado, conocido como rescrit, para obtener una posición formal de la administración sobre la elegibilidad de los trabajos antes de declarar el gasto. </w:t>
      </w:r>
    </w:p>
    <w:p w14:paraId="7EC3947B" w14:textId="08DE085D" w:rsidR="05ABDB72" w:rsidRDefault="05ABDB72" w:rsidP="05ABDB72">
      <w:pPr>
        <w:jc w:val="both"/>
        <w:rPr>
          <w:rFonts w:ascii="Arial Narrow" w:hAnsi="Arial Narrow"/>
          <w:sz w:val="22"/>
          <w:szCs w:val="22"/>
          <w:lang w:val="es-CO"/>
        </w:rPr>
      </w:pPr>
    </w:p>
    <w:p w14:paraId="788EB667" w14:textId="77777777" w:rsidR="0023163B" w:rsidRDefault="05ABDB72" w:rsidP="0023163B">
      <w:pPr>
        <w:jc w:val="both"/>
        <w:rPr>
          <w:ins w:id="1310" w:author="Usuario invitado" w:date="2026-04-08T21:29:00Z" w16du:dateUtc="2026-04-08T21:29:28Z"/>
          <w:rFonts w:ascii="Arial Narrow" w:hAnsi="Arial Narrow"/>
          <w:sz w:val="22"/>
          <w:szCs w:val="22"/>
          <w:lang w:val="es-CO"/>
        </w:rPr>
      </w:pPr>
      <w:r w:rsidRPr="05ABDB72">
        <w:rPr>
          <w:rFonts w:ascii="Arial Narrow" w:hAnsi="Arial Narrow"/>
          <w:sz w:val="22"/>
          <w:szCs w:val="22"/>
          <w:lang w:val="es-CO"/>
        </w:rPr>
        <w:t>El mecanismo de rescrit contempla tres modalidades: un rescrit simple, orientado a confirmar la elegibilidad de un proyecto; un rescrit élargi, que puede incluir la validación de un presupuesto mínimo; y un rescrit roulant, diseñado para proyectos plurianuales que pueden experimentar modificaciones en el tiempo. La solicitud debe presentarse al menos seis meses antes de la declaración fiscal correspondiente. Esta modalidad busca fortalecer la seguridad jurídica del contribuyente.</w:t>
      </w:r>
    </w:p>
    <w:p w14:paraId="376FCB8F" w14:textId="5D3516F4" w:rsidR="05ABDB72" w:rsidRDefault="05ABDB72" w:rsidP="05ABDB72">
      <w:pPr>
        <w:jc w:val="both"/>
        <w:rPr>
          <w:rFonts w:ascii="Arial Narrow" w:hAnsi="Arial Narrow"/>
          <w:sz w:val="22"/>
          <w:szCs w:val="22"/>
          <w:lang w:val="es-CO"/>
        </w:rPr>
      </w:pPr>
    </w:p>
    <w:p w14:paraId="15F89424" w14:textId="77777777" w:rsidR="0023163B" w:rsidRPr="00C86952" w:rsidRDefault="05ABDB72" w:rsidP="0023163B">
      <w:pPr>
        <w:jc w:val="both"/>
        <w:rPr>
          <w:ins w:id="1311" w:author="Usuario invitado" w:date="2026-04-08T21:29:00Z" w16du:dateUtc="2026-04-08T21:29:30Z"/>
          <w:rFonts w:ascii="Arial Narrow" w:hAnsi="Arial Narrow"/>
          <w:sz w:val="22"/>
          <w:szCs w:val="22"/>
          <w:lang w:val="es-CO"/>
        </w:rPr>
      </w:pPr>
      <w:r w:rsidRPr="05ABDB72">
        <w:rPr>
          <w:rFonts w:ascii="Arial Narrow" w:hAnsi="Arial Narrow"/>
          <w:sz w:val="22"/>
          <w:szCs w:val="22"/>
          <w:lang w:val="es-CO"/>
        </w:rPr>
        <w:t>De manera adicional, el libro de procedimientos fiscales regula la posibilidad de un control anticipado voluntario, mediante el cual cualquier empresa puede solicitar a la administración una verificación previa de la elegibilidad de sus trabajos antes de presentar la declaración, independientemente del uso del rescrit.</w:t>
      </w:r>
    </w:p>
    <w:p w14:paraId="15300089" w14:textId="063AD787" w:rsidR="05ABDB72" w:rsidRDefault="05ABDB72" w:rsidP="05ABDB72">
      <w:pPr>
        <w:jc w:val="both"/>
        <w:rPr>
          <w:rFonts w:ascii="Arial Narrow" w:hAnsi="Arial Narrow"/>
          <w:sz w:val="22"/>
          <w:szCs w:val="22"/>
          <w:lang w:val="es-CO"/>
        </w:rPr>
      </w:pPr>
    </w:p>
    <w:p w14:paraId="7C57F32E" w14:textId="77777777" w:rsidR="0023163B" w:rsidRPr="00B8070F" w:rsidRDefault="05ABDB72" w:rsidP="0023163B">
      <w:pPr>
        <w:jc w:val="both"/>
        <w:rPr>
          <w:ins w:id="1312" w:author="Usuario invitado" w:date="2026-04-08T21:29:00Z" w16du:dateUtc="2026-04-08T21:29:32Z"/>
          <w:rFonts w:ascii="Arial Narrow" w:hAnsi="Arial Narrow"/>
          <w:sz w:val="22"/>
          <w:szCs w:val="22"/>
          <w:lang w:val="es-CO"/>
        </w:rPr>
      </w:pPr>
      <w:r w:rsidRPr="05ABDB72">
        <w:rPr>
          <w:rFonts w:ascii="Arial Narrow" w:hAnsi="Arial Narrow"/>
          <w:sz w:val="22"/>
          <w:szCs w:val="22"/>
          <w:lang w:val="es-CO"/>
        </w:rPr>
        <w:t>El instrumento admite la ejecución de proyectos plurianuales, dado que el crédito se calcula anualmente sobre los gastos realizados y puede imputarse o arrastrarse durante varios ejercicios fiscales, lo que facilita la planificación financiera de proyectos de I+D de mediano plazo. Las grandes empresas no cuentan con modalidades diferenciadas de acceso, aunque enfrentan una tasa reducida del 5% para el tramo de gasto que exceda los 100 millones de euros, lo que introduce una diferenciación en la intensidad del beneficio, pero no en el procedimiento de acceso.</w:t>
      </w:r>
    </w:p>
    <w:p w14:paraId="36D7C389" w14:textId="794B0DBE" w:rsidR="05ABDB72" w:rsidRDefault="05ABDB72" w:rsidP="05ABDB72">
      <w:pPr>
        <w:jc w:val="both"/>
        <w:rPr>
          <w:rFonts w:ascii="Arial Narrow" w:hAnsi="Arial Narrow"/>
          <w:sz w:val="22"/>
          <w:szCs w:val="22"/>
          <w:lang w:val="es-CO"/>
        </w:rPr>
      </w:pPr>
    </w:p>
    <w:p w14:paraId="55191E33" w14:textId="37CBB484" w:rsidR="0023163B" w:rsidRPr="00776B47" w:rsidRDefault="01FC00B7" w:rsidP="0023163B">
      <w:pPr>
        <w:jc w:val="both"/>
        <w:rPr>
          <w:rFonts w:ascii="Arial Narrow" w:hAnsi="Arial Narrow"/>
          <w:b/>
          <w:bCs/>
          <w:sz w:val="22"/>
          <w:szCs w:val="22"/>
          <w:lang w:val="es-CO"/>
        </w:rPr>
      </w:pPr>
      <w:r w:rsidRPr="01FC00B7">
        <w:rPr>
          <w:rFonts w:ascii="Arial Narrow" w:hAnsi="Arial Narrow"/>
          <w:b/>
          <w:bCs/>
          <w:sz w:val="22"/>
          <w:szCs w:val="22"/>
          <w:lang w:val="es-CO"/>
        </w:rPr>
        <w:t xml:space="preserve">3.3. Verificación y </w:t>
      </w:r>
      <w:commentRangeStart w:id="1313"/>
      <w:r w:rsidRPr="01FC00B7">
        <w:rPr>
          <w:rFonts w:ascii="Arial Narrow" w:hAnsi="Arial Narrow"/>
          <w:b/>
          <w:bCs/>
          <w:sz w:val="22"/>
          <w:szCs w:val="22"/>
          <w:lang w:val="es-CO"/>
        </w:rPr>
        <w:t>c</w:t>
      </w:r>
      <w:del w:id="1314" w:author="Usuario invitado" w:date="2026-05-25T21:46:00Z" w16du:dateUtc="2026-05-25T21:46:42Z">
        <w:r w:rsidR="0023163B" w:rsidRPr="01FC00B7" w:rsidDel="01FC00B7">
          <w:rPr>
            <w:rFonts w:ascii="Arial Narrow" w:hAnsi="Arial Narrow"/>
            <w:b/>
            <w:bCs/>
            <w:sz w:val="22"/>
            <w:szCs w:val="22"/>
            <w:lang w:val="es-CO"/>
          </w:rPr>
          <w:delText>ertificación</w:delText>
        </w:r>
      </w:del>
      <w:ins w:id="1315" w:author="Usuario invitado" w:date="2026-05-25T21:46:00Z" w16du:dateUtc="2026-05-25T21:46:46Z">
        <w:r w:rsidRPr="01FC00B7">
          <w:rPr>
            <w:rFonts w:ascii="Arial Narrow" w:hAnsi="Arial Narrow"/>
            <w:b/>
            <w:bCs/>
            <w:sz w:val="22"/>
            <w:szCs w:val="22"/>
            <w:lang w:val="es-CO"/>
          </w:rPr>
          <w:t>ontrol fiscal</w:t>
        </w:r>
      </w:ins>
      <w:commentRangeEnd w:id="1313"/>
      <w:r w:rsidR="0023163B" w:rsidRPr="00776B47">
        <w:rPr>
          <w:rStyle w:val="CommentReference"/>
          <w:rFonts w:ascii="Arial Narrow" w:hAnsi="Arial Narrow"/>
          <w:b/>
          <w:bCs/>
          <w:sz w:val="22"/>
          <w:szCs w:val="22"/>
          <w:lang w:val="es-CO"/>
        </w:rPr>
        <w:commentReference w:id="1313"/>
      </w:r>
    </w:p>
    <w:p w14:paraId="36E47D03" w14:textId="220ED796" w:rsidR="05ABDB72" w:rsidRDefault="05ABDB72" w:rsidP="05ABDB72">
      <w:pPr>
        <w:jc w:val="both"/>
        <w:rPr>
          <w:del w:id="1316" w:author="Usuario invitado" w:date="2026-05-25T21:49:00Z" w16du:dateUtc="2026-05-25T21:49:39Z"/>
          <w:rFonts w:ascii="Arial Narrow" w:hAnsi="Arial Narrow"/>
          <w:sz w:val="22"/>
          <w:szCs w:val="22"/>
          <w:lang w:val="es-CO"/>
        </w:rPr>
      </w:pPr>
      <w:del w:id="1317" w:author="Usuario invitado" w:date="2026-05-25T21:49:00Z" w16du:dateUtc="2026-05-25T21:49:39Z">
        <w:r w:rsidRPr="01FC00B7" w:rsidDel="01FC00B7">
          <w:rPr>
            <w:rFonts w:ascii="Arial Narrow" w:hAnsi="Arial Narrow"/>
            <w:sz w:val="22"/>
            <w:szCs w:val="22"/>
            <w:lang w:val="es-CO"/>
          </w:rPr>
          <w:delText>El sistema de control es predominantemente ex post. Una vez presentada la declaración, la empresa puede ser objeto de una revisión documental, vérification sur pièces, especialmente cuando solicita el reembolso del crédito. La vérification sur pièces consiste en una revisión documental rápida que no implica una auditoría contable completa, pero sí exige la entrega de información técnica y financiera detallada que permita verificar la coherencia y elegibilidad de los gastos declarados.</w:delText>
        </w:r>
      </w:del>
    </w:p>
    <w:p w14:paraId="78B5E88D" w14:textId="414CCC13" w:rsidR="05ABDB72" w:rsidRDefault="05ABDB72" w:rsidP="05ABDB72">
      <w:pPr>
        <w:jc w:val="both"/>
        <w:rPr>
          <w:del w:id="1318" w:author="Usuario invitado" w:date="2026-05-25T21:49:00Z" w16du:dateUtc="2026-05-25T21:49:39Z"/>
          <w:rFonts w:ascii="Arial Narrow" w:hAnsi="Arial Narrow"/>
          <w:sz w:val="22"/>
          <w:szCs w:val="22"/>
          <w:lang w:val="es-CO"/>
        </w:rPr>
      </w:pPr>
      <w:del w:id="1319" w:author="Usuario invitado" w:date="2026-05-25T21:49:00Z" w16du:dateUtc="2026-05-25T21:49:39Z">
        <w:r w:rsidRPr="01FC00B7" w:rsidDel="01FC00B7">
          <w:rPr>
            <w:rFonts w:ascii="Arial Narrow" w:hAnsi="Arial Narrow"/>
            <w:sz w:val="22"/>
            <w:szCs w:val="22"/>
            <w:lang w:val="es-CO"/>
          </w:rPr>
          <w:delText>Adicionalmente, la empresa puede ser sometida a un control fiscal formal, en el marco de una auditoría general de su contabilidad, donde se revisa la trazabilidad y la realidad efectiva de todos los gastos declarados bajo el CIR. En caso necesario, la administración tributaria puede solicitar al MESR o a sus delegaciones regionales DRARI la evaluación técnica del carácter científico de los trabajos declarados.</w:delText>
        </w:r>
      </w:del>
    </w:p>
    <w:p w14:paraId="3ADFC359" w14:textId="1AFEC39D" w:rsidR="05ABDB72" w:rsidRDefault="05ABDB72" w:rsidP="05ABDB72">
      <w:pPr>
        <w:jc w:val="both"/>
        <w:rPr>
          <w:del w:id="1320" w:author="Usuario invitado" w:date="2026-05-25T21:49:00Z" w16du:dateUtc="2026-05-25T21:49:39Z"/>
          <w:rFonts w:ascii="Arial Narrow" w:hAnsi="Arial Narrow"/>
          <w:sz w:val="22"/>
          <w:szCs w:val="22"/>
          <w:lang w:val="es-CO"/>
        </w:rPr>
      </w:pPr>
      <w:del w:id="1321" w:author="Usuario invitado" w:date="2026-05-25T21:49:00Z" w16du:dateUtc="2026-05-25T21:49:39Z">
        <w:r w:rsidRPr="01FC00B7" w:rsidDel="01FC00B7">
          <w:rPr>
            <w:rFonts w:ascii="Arial Narrow" w:hAnsi="Arial Narrow"/>
            <w:sz w:val="22"/>
            <w:szCs w:val="22"/>
            <w:lang w:val="es-CO"/>
          </w:rPr>
          <w:delText>El derecho de revisión de la administración se extiende hasta tres años después del ejercicio fiscal correspondiente. Durante este período, la DGFiP conserva plena competencia para revisar la base imponible y efectuar rectificaciones si identifica inconsistencias o gastos no elegibles. El reembolso del crédito no implica validación definitiva. La DGFiP es la única autoridad con potestad para adoptar decisiones tributarias vinculantes; el dictamen del MESR sobre el carácter científico de los trabajos tiene naturaleza consultiva desde el punto de vista jurídico, aunque en la práctica resulta determinante en la evaluación técnica.</w:delText>
        </w:r>
      </w:del>
    </w:p>
    <w:p w14:paraId="656B299B" w14:textId="791C5433" w:rsidR="0023163B" w:rsidRPr="00012D3F" w:rsidRDefault="0023163B" w:rsidP="0023163B">
      <w:pPr>
        <w:jc w:val="both"/>
        <w:rPr>
          <w:ins w:id="1322" w:author="Usuario invitado" w:date="2026-05-25T21:49:00Z" w16du:dateUtc="2026-05-25T21:49:46Z"/>
          <w:lang w:val="es-ES"/>
          <w:rPrChange w:id="1323" w:author="Gonzalo Castellanos" w:date="2026-05-29T12:04:00Z" w16du:dateUtc="2026-05-29T16:04:00Z">
            <w:rPr>
              <w:ins w:id="1324" w:author="Usuario invitado" w:date="2026-05-25T21:49:00Z" w16du:dateUtc="2026-05-25T21:49:46Z"/>
            </w:rPr>
          </w:rPrChange>
        </w:rPr>
      </w:pPr>
      <w:del w:id="1325" w:author="Usuario invitado" w:date="2026-05-25T21:49:00Z" w16du:dateUtc="2026-05-25T21:49:39Z">
        <w:r w:rsidRPr="01FC00B7" w:rsidDel="01FC00B7">
          <w:rPr>
            <w:rFonts w:ascii="Arial Narrow" w:hAnsi="Arial Narrow"/>
            <w:sz w:val="22"/>
            <w:szCs w:val="22"/>
            <w:lang w:val="es-CO"/>
          </w:rPr>
          <w:delText>En caso de desacuerdo técnico persistente, la empresa puede recurrir al Comité consultivo presidido por un consejero de Estado o solicitar la intervención del Mediador de las Finanzas Públicas. Asimismo, cuando el desacuerdo se origine en un rescrit desfavorable, puede solicitar un segundo examen científico del expediente. La combinación de control fiscal, evaluación técnica especializada y posibilidad de revisión retroactiva configura un esquema de supervisión mixto que busca equilibrar amplitud de acceso con resguardo del gasto fiscal</w:delText>
        </w:r>
      </w:del>
      <w:ins w:id="1326" w:author="Usuario invitado" w:date="2026-05-25T21:49:00Z" w16du:dateUtc="2026-05-25T21:49:39Z">
        <w:r w:rsidR="01FC00B7" w:rsidRPr="01FC00B7">
          <w:rPr>
            <w:rFonts w:ascii="Arial Narrow" w:eastAsia="Arial Narrow" w:hAnsi="Arial Narrow" w:cs="Arial Narrow"/>
            <w:color w:val="303030"/>
            <w:lang w:val="es-CO"/>
          </w:rPr>
          <w:t xml:space="preserve"> </w:t>
        </w:r>
      </w:ins>
    </w:p>
    <w:p w14:paraId="15E8D03C" w14:textId="48D5B786" w:rsidR="0023163B" w:rsidRPr="00A350F6" w:rsidRDefault="0023163B" w:rsidP="01FC00B7">
      <w:pPr>
        <w:jc w:val="both"/>
        <w:rPr>
          <w:ins w:id="1327" w:author="Usuario invitado" w:date="2026-05-25T21:49:00Z" w16du:dateUtc="2026-05-25T21:49:47Z"/>
          <w:rFonts w:ascii="Arial Narrow" w:eastAsia="Arial Narrow" w:hAnsi="Arial Narrow" w:cs="Arial Narrow"/>
          <w:color w:val="303030"/>
          <w:lang w:val="es-CO"/>
        </w:rPr>
      </w:pPr>
    </w:p>
    <w:p w14:paraId="13EC8DCD" w14:textId="058D2358" w:rsidR="0023163B" w:rsidRPr="00A350F6" w:rsidRDefault="01FC00B7" w:rsidP="01FC00B7">
      <w:pPr>
        <w:jc w:val="both"/>
        <w:rPr>
          <w:ins w:id="1328" w:author="Usuario invitado" w:date="2026-05-25T21:49:00Z" w16du:dateUtc="2026-05-25T21:49:49Z"/>
          <w:rFonts w:ascii="Arial Narrow" w:eastAsia="Arial Narrow" w:hAnsi="Arial Narrow" w:cs="Arial Narrow"/>
          <w:color w:val="303030"/>
          <w:lang w:val="es-CO"/>
          <w:rPrChange w:id="1329" w:author="Usuario invitado" w:date="2026-05-25T21:49:00Z">
            <w:rPr>
              <w:ins w:id="1330" w:author="Usuario invitado" w:date="2026-05-25T21:49:00Z" w16du:dateUtc="2026-05-25T21:49:49Z"/>
              <w:rFonts w:ascii="Arial Narrow" w:eastAsia="Arial Narrow" w:hAnsi="Arial Narrow" w:cs="Arial Narrow"/>
              <w:b/>
              <w:bCs/>
              <w:color w:val="303030"/>
              <w:lang w:val="es-CO"/>
            </w:rPr>
          </w:rPrChange>
        </w:rPr>
      </w:pPr>
      <w:ins w:id="1331" w:author="Usuario invitado" w:date="2026-05-25T21:49:00Z" w16du:dateUtc="2026-05-25T21:49:39Z">
        <w:r w:rsidRPr="01FC00B7">
          <w:rPr>
            <w:rFonts w:ascii="Arial Narrow" w:eastAsia="Arial Narrow" w:hAnsi="Arial Narrow" w:cs="Arial Narrow"/>
            <w:color w:val="303030"/>
            <w:lang w:val="es-CO"/>
          </w:rPr>
          <w:t xml:space="preserve">El sistema de control es predominantemente ex post. Una vez presentada la declaración, la empresa puede ser objeto de una revisión documental, </w:t>
        </w:r>
        <w:r w:rsidRPr="01FC00B7">
          <w:rPr>
            <w:rFonts w:ascii="Arial Narrow" w:eastAsia="Arial Narrow" w:hAnsi="Arial Narrow" w:cs="Arial Narrow"/>
            <w:i/>
            <w:iCs/>
            <w:color w:val="303030"/>
            <w:lang w:val="es-CO"/>
            <w:rPrChange w:id="1332" w:author="Usuario invitado" w:date="2026-05-25T21:49:00Z" w16du:dateUtc="2026-05-25T21:49:56Z">
              <w:rPr>
                <w:rFonts w:ascii="Arial Narrow" w:eastAsia="Arial Narrow" w:hAnsi="Arial Narrow" w:cs="Arial Narrow"/>
                <w:b/>
                <w:bCs/>
                <w:i/>
                <w:iCs/>
                <w:color w:val="303030"/>
                <w:lang w:val="es-CO"/>
              </w:rPr>
            </w:rPrChange>
          </w:rPr>
          <w:t>vérification sur pièces</w:t>
        </w:r>
        <w:r w:rsidRPr="01FC00B7">
          <w:rPr>
            <w:rFonts w:ascii="Arial Narrow" w:eastAsia="Arial Narrow" w:hAnsi="Arial Narrow" w:cs="Arial Narrow"/>
            <w:color w:val="303030"/>
            <w:lang w:val="es-CO"/>
          </w:rPr>
          <w:t>, especialmente cuando solicita el reembolso del crédito. Es fundamental precisar que la solicitud de reembolso inmediato se califica legalmente como una "reclamación contenciosa", lo que faculta a la administración fiscal para realizar una revisión rápida que corrobore la realidad de la actividad antes de desembolsar los fondos.</w:t>
        </w:r>
      </w:ins>
    </w:p>
    <w:p w14:paraId="7B8E17F6" w14:textId="2C3A5443" w:rsidR="0023163B" w:rsidRPr="00A350F6" w:rsidRDefault="0023163B" w:rsidP="01FC00B7">
      <w:pPr>
        <w:jc w:val="both"/>
        <w:rPr>
          <w:ins w:id="1333" w:author="Usuario invitado" w:date="2026-05-25T21:49:00Z" w16du:dateUtc="2026-05-25T21:49:39Z"/>
          <w:rFonts w:ascii="Arial Narrow" w:eastAsia="Arial Narrow" w:hAnsi="Arial Narrow" w:cs="Arial Narrow"/>
          <w:color w:val="303030"/>
          <w:lang w:val="es-CO"/>
        </w:rPr>
      </w:pPr>
    </w:p>
    <w:p w14:paraId="5C258E0D" w14:textId="7631C265" w:rsidR="0023163B" w:rsidRPr="00A350F6" w:rsidRDefault="01FC00B7">
      <w:pPr>
        <w:jc w:val="both"/>
        <w:rPr>
          <w:ins w:id="1334" w:author="Usuario invitado" w:date="2026-05-25T21:49:00Z" w16du:dateUtc="2026-05-25T21:49:51Z"/>
          <w:rFonts w:ascii="Arial Narrow" w:eastAsia="Arial Narrow" w:hAnsi="Arial Narrow" w:cs="Arial Narrow"/>
          <w:color w:val="303030"/>
          <w:lang w:val="es-CO"/>
          <w:rPrChange w:id="1335" w:author="Usuario invitado" w:date="2026-05-25T21:49:00Z">
            <w:rPr>
              <w:ins w:id="1336" w:author="Usuario invitado" w:date="2026-05-25T21:49:00Z" w16du:dateUtc="2026-05-25T21:49:51Z"/>
              <w:rFonts w:ascii="Arial Narrow" w:eastAsia="Arial Narrow" w:hAnsi="Arial Narrow" w:cs="Arial Narrow"/>
              <w:b/>
              <w:bCs/>
              <w:color w:val="303030"/>
              <w:lang w:val="es-CO"/>
            </w:rPr>
          </w:rPrChange>
        </w:rPr>
        <w:pPrChange w:id="1337" w:author="Usuario invitado" w:date="2026-05-25T21:49:00Z">
          <w:pPr/>
        </w:pPrChange>
      </w:pPr>
      <w:ins w:id="1338" w:author="Usuario invitado" w:date="2026-05-25T21:49:00Z" w16du:dateUtc="2026-05-25T21:49:39Z">
        <w:r w:rsidRPr="01FC00B7">
          <w:rPr>
            <w:rFonts w:ascii="Arial Narrow" w:eastAsia="Arial Narrow" w:hAnsi="Arial Narrow" w:cs="Arial Narrow"/>
            <w:color w:val="303030"/>
            <w:lang w:val="es-CO"/>
          </w:rPr>
          <w:t>Adicionalmente, la empresa puede ser sometida a un control fiscal formal (auditoría general de su contabilidad). En este marco, la DGFiP puede solicitar al MESR o a sus delegaciones regionales (DRARI) una evaluación técnica del carácter científico de los trabajos. Estas evaluaciones son realizadas por expertos del sector público (investigadores del CNRS, universidades o centros hospitalarios), quienes actúan bajo un estricto régimen de secreto profesional y deben declarar la ausencia de conflictos de interés con la empresa auditada o consultoras privadas.</w:t>
        </w:r>
      </w:ins>
    </w:p>
    <w:p w14:paraId="4DF955DF" w14:textId="3DEC55A0" w:rsidR="0023163B" w:rsidRPr="00A350F6" w:rsidRDefault="0023163B" w:rsidP="01FC00B7">
      <w:pPr>
        <w:jc w:val="both"/>
        <w:rPr>
          <w:ins w:id="1339" w:author="Usuario invitado" w:date="2026-05-25T21:49:00Z" w16du:dateUtc="2026-05-25T21:49:39Z"/>
          <w:rFonts w:ascii="Arial Narrow" w:eastAsia="Arial Narrow" w:hAnsi="Arial Narrow" w:cs="Arial Narrow"/>
          <w:color w:val="303030"/>
          <w:lang w:val="es-CO"/>
        </w:rPr>
      </w:pPr>
    </w:p>
    <w:p w14:paraId="7B8B2689" w14:textId="1538523B" w:rsidR="0023163B" w:rsidRPr="00A350F6" w:rsidRDefault="01FC00B7">
      <w:pPr>
        <w:jc w:val="both"/>
        <w:rPr>
          <w:ins w:id="1340" w:author="Usuario invitado" w:date="2026-05-25T21:49:00Z" w16du:dateUtc="2026-05-25T21:49:52Z"/>
          <w:rFonts w:ascii="Arial Narrow" w:eastAsia="Arial Narrow" w:hAnsi="Arial Narrow" w:cs="Arial Narrow"/>
          <w:color w:val="303030"/>
          <w:lang w:val="es-CO"/>
          <w:rPrChange w:id="1341" w:author="Usuario invitado" w:date="2026-05-25T21:49:00Z">
            <w:rPr>
              <w:ins w:id="1342" w:author="Usuario invitado" w:date="2026-05-25T21:49:00Z" w16du:dateUtc="2026-05-25T21:49:52Z"/>
              <w:rFonts w:ascii="Arial Narrow" w:eastAsia="Arial Narrow" w:hAnsi="Arial Narrow" w:cs="Arial Narrow"/>
              <w:b/>
              <w:bCs/>
              <w:color w:val="303030"/>
              <w:lang w:val="es-CO"/>
            </w:rPr>
          </w:rPrChange>
        </w:rPr>
        <w:pPrChange w:id="1343" w:author="Usuario invitado" w:date="2026-05-25T21:49:00Z">
          <w:pPr/>
        </w:pPrChange>
      </w:pPr>
      <w:ins w:id="1344" w:author="Usuario invitado" w:date="2026-05-25T21:49:00Z" w16du:dateUtc="2026-05-25T21:49:39Z">
        <w:r w:rsidRPr="01FC00B7">
          <w:rPr>
            <w:rFonts w:ascii="Arial Narrow" w:eastAsia="Arial Narrow" w:hAnsi="Arial Narrow" w:cs="Arial Narrow"/>
            <w:color w:val="303030"/>
            <w:lang w:val="es-CO"/>
          </w:rPr>
          <w:t>El rigor del control es proporcional al riesgo fiscal</w:t>
        </w:r>
      </w:ins>
      <w:ins w:id="1345" w:author="Usuario invitado" w:date="2026-05-25T21:50:00Z" w16du:dateUtc="2026-05-25T21:50:16Z">
        <w:r w:rsidRPr="01FC00B7">
          <w:rPr>
            <w:rFonts w:ascii="Arial Narrow" w:eastAsia="Arial Narrow" w:hAnsi="Arial Narrow" w:cs="Arial Narrow"/>
            <w:color w:val="303030"/>
            <w:lang w:val="es-CO"/>
          </w:rPr>
          <w:t>.</w:t>
        </w:r>
      </w:ins>
      <w:ins w:id="1346" w:author="Usuario invitado" w:date="2026-05-25T21:49:00Z" w16du:dateUtc="2026-05-25T21:49:39Z">
        <w:r w:rsidRPr="01FC00B7">
          <w:rPr>
            <w:rFonts w:ascii="Arial Narrow" w:eastAsia="Arial Narrow" w:hAnsi="Arial Narrow" w:cs="Arial Narrow"/>
            <w:color w:val="303030"/>
            <w:lang w:val="es-CO"/>
          </w:rPr>
          <w:t xml:space="preserve"> </w:t>
        </w:r>
      </w:ins>
      <w:ins w:id="1347" w:author="Usuario invitado" w:date="2026-05-25T21:50:00Z" w16du:dateUtc="2026-05-25T21:50:17Z">
        <w:r w:rsidRPr="01FC00B7">
          <w:rPr>
            <w:rFonts w:ascii="Arial Narrow" w:eastAsia="Arial Narrow" w:hAnsi="Arial Narrow" w:cs="Arial Narrow"/>
            <w:color w:val="303030"/>
            <w:lang w:val="es-CO"/>
          </w:rPr>
          <w:t>L</w:t>
        </w:r>
      </w:ins>
      <w:ins w:id="1348" w:author="Usuario invitado" w:date="2026-05-25T21:49:00Z" w16du:dateUtc="2026-05-25T21:49:39Z">
        <w:r w:rsidRPr="01FC00B7">
          <w:rPr>
            <w:rFonts w:ascii="Arial Narrow" w:eastAsia="Arial Narrow" w:hAnsi="Arial Narrow" w:cs="Arial Narrow"/>
            <w:color w:val="303030"/>
            <w:lang w:val="es-CO"/>
          </w:rPr>
          <w:t xml:space="preserve">as empresas con gastos superiores a 100 millones de euros tienen la obligación proactiva de adjuntar el </w:t>
        </w:r>
        <w:r w:rsidRPr="01FC00B7">
          <w:rPr>
            <w:rFonts w:ascii="Arial Narrow" w:eastAsia="Arial Narrow" w:hAnsi="Arial Narrow" w:cs="Arial Narrow"/>
            <w:color w:val="303030"/>
            <w:lang w:val="es-CO"/>
            <w:rPrChange w:id="1349" w:author="Usuario invitado" w:date="2026-05-25T21:49:00Z" w16du:dateUtc="2026-05-25T21:49:56Z">
              <w:rPr>
                <w:rFonts w:ascii="Arial Narrow" w:eastAsia="Arial Narrow" w:hAnsi="Arial Narrow" w:cs="Arial Narrow"/>
                <w:b/>
                <w:bCs/>
                <w:color w:val="303030"/>
                <w:lang w:val="es-CO"/>
              </w:rPr>
            </w:rPrChange>
          </w:rPr>
          <w:t>anexo n°</w:t>
        </w:r>
        <w:r w:rsidRPr="01FC00B7">
          <w:rPr>
            <w:rFonts w:ascii="Arial Narrow" w:eastAsia="Arial Narrow" w:hAnsi="Arial Narrow" w:cs="Arial Narrow"/>
            <w:color w:val="303030"/>
            <w:lang w:val="es-CO"/>
          </w:rPr>
          <w:t xml:space="preserve"> 2069-A-1-SD, con una descripción técnica exhaustiva de sus trabajos y medios humanos. Para todas las firmas, es indispensable que el </w:t>
        </w:r>
        <w:r w:rsidRPr="01FC00B7">
          <w:rPr>
            <w:rFonts w:ascii="Arial Narrow" w:eastAsia="Arial Narrow" w:hAnsi="Arial Narrow" w:cs="Arial Narrow"/>
            <w:color w:val="303030"/>
            <w:lang w:val="es-CO"/>
            <w:rPrChange w:id="1350" w:author="Usuario invitado" w:date="2026-05-25T21:49:00Z" w16du:dateUtc="2026-05-25T21:49:56Z">
              <w:rPr>
                <w:rFonts w:ascii="Arial Narrow" w:eastAsia="Arial Narrow" w:hAnsi="Arial Narrow" w:cs="Arial Narrow"/>
                <w:b/>
                <w:bCs/>
                <w:color w:val="303030"/>
                <w:lang w:val="es-CO"/>
              </w:rPr>
            </w:rPrChange>
          </w:rPr>
          <w:t>"expediente justificativo" (</w:t>
        </w:r>
        <w:r w:rsidRPr="01FC00B7">
          <w:rPr>
            <w:rFonts w:ascii="Arial Narrow" w:eastAsia="Arial Narrow" w:hAnsi="Arial Narrow" w:cs="Arial Narrow"/>
            <w:i/>
            <w:iCs/>
            <w:color w:val="303030"/>
            <w:lang w:val="es-CO"/>
            <w:rPrChange w:id="1351" w:author="Usuario invitado" w:date="2026-05-25T21:49:00Z" w16du:dateUtc="2026-05-25T21:49:56Z">
              <w:rPr>
                <w:rFonts w:ascii="Arial Narrow" w:eastAsia="Arial Narrow" w:hAnsi="Arial Narrow" w:cs="Arial Narrow"/>
                <w:b/>
                <w:bCs/>
                <w:i/>
                <w:iCs/>
                <w:color w:val="303030"/>
                <w:lang w:val="es-CO"/>
              </w:rPr>
            </w:rPrChange>
          </w:rPr>
          <w:t>dossier justificatif</w:t>
        </w:r>
        <w:r w:rsidRPr="01FC00B7">
          <w:rPr>
            <w:rFonts w:ascii="Arial Narrow" w:eastAsia="Arial Narrow" w:hAnsi="Arial Narrow" w:cs="Arial Narrow"/>
            <w:color w:val="303030"/>
            <w:lang w:val="es-CO"/>
          </w:rPr>
          <w:t>) se constituya como una memoria continua durante la ejecución de los trabajos, ya que las autoridades advierten que un expediente reconstruido tardíamente genera incomprensiones técnicas y dificulta la labor del experto.</w:t>
        </w:r>
      </w:ins>
    </w:p>
    <w:p w14:paraId="6A3C90A6" w14:textId="7AADB834" w:rsidR="0023163B" w:rsidRPr="00A350F6" w:rsidRDefault="0023163B" w:rsidP="01FC00B7">
      <w:pPr>
        <w:jc w:val="both"/>
        <w:rPr>
          <w:ins w:id="1352" w:author="Usuario invitado" w:date="2026-05-25T21:49:00Z" w16du:dateUtc="2026-05-25T21:49:39Z"/>
          <w:rFonts w:ascii="Arial Narrow" w:eastAsia="Arial Narrow" w:hAnsi="Arial Narrow" w:cs="Arial Narrow"/>
          <w:color w:val="303030"/>
          <w:lang w:val="es-CO"/>
        </w:rPr>
      </w:pPr>
    </w:p>
    <w:p w14:paraId="43D53A65" w14:textId="49AE638E" w:rsidR="0023163B" w:rsidRPr="00A350F6" w:rsidRDefault="01FC00B7">
      <w:pPr>
        <w:jc w:val="both"/>
        <w:rPr>
          <w:ins w:id="1353" w:author="Usuario invitado" w:date="2026-05-25T21:49:00Z" w16du:dateUtc="2026-05-25T21:49:53Z"/>
          <w:rFonts w:ascii="Arial Narrow" w:eastAsia="Arial Narrow" w:hAnsi="Arial Narrow" w:cs="Arial Narrow"/>
          <w:color w:val="303030"/>
          <w:lang w:val="es-CO"/>
          <w:rPrChange w:id="1354" w:author="Usuario invitado" w:date="2026-05-25T21:49:00Z">
            <w:rPr>
              <w:ins w:id="1355" w:author="Usuario invitado" w:date="2026-05-25T21:49:00Z" w16du:dateUtc="2026-05-25T21:49:53Z"/>
              <w:rFonts w:ascii="Arial Narrow" w:eastAsia="Arial Narrow" w:hAnsi="Arial Narrow" w:cs="Arial Narrow"/>
              <w:b/>
              <w:bCs/>
              <w:color w:val="303030"/>
              <w:lang w:val="es-CO"/>
            </w:rPr>
          </w:rPrChange>
        </w:rPr>
        <w:pPrChange w:id="1356" w:author="Usuario invitado" w:date="2026-05-25T21:49:00Z">
          <w:pPr/>
        </w:pPrChange>
      </w:pPr>
      <w:ins w:id="1357" w:author="Usuario invitado" w:date="2026-05-25T21:49:00Z" w16du:dateUtc="2026-05-25T21:49:39Z">
        <w:r w:rsidRPr="01FC00B7">
          <w:rPr>
            <w:rFonts w:ascii="Arial Narrow" w:eastAsia="Arial Narrow" w:hAnsi="Arial Narrow" w:cs="Arial Narrow"/>
            <w:color w:val="303030"/>
            <w:lang w:val="es-CO"/>
          </w:rPr>
          <w:t>Como herramienta de seguridad jurídica, cualquier empresa puede recurrir al "control a petición" (</w:t>
        </w:r>
        <w:r w:rsidRPr="01FC00B7">
          <w:rPr>
            <w:rFonts w:ascii="Arial Narrow" w:eastAsia="Arial Narrow" w:hAnsi="Arial Narrow" w:cs="Arial Narrow"/>
            <w:i/>
            <w:iCs/>
            <w:color w:val="303030"/>
            <w:lang w:val="es-CO"/>
          </w:rPr>
          <w:t>contrôle sur demande</w:t>
        </w:r>
        <w:r w:rsidRPr="01FC00B7">
          <w:rPr>
            <w:rFonts w:ascii="Arial Narrow" w:eastAsia="Arial Narrow" w:hAnsi="Arial Narrow" w:cs="Arial Narrow"/>
            <w:color w:val="303030"/>
            <w:lang w:val="es-CO"/>
          </w:rPr>
          <w:t>), solicitando formalmente a la administración que revise su crédito para obtener una toma de posición formal y vinculante que la proteja frente a cambios de criterio futuros.</w:t>
        </w:r>
      </w:ins>
    </w:p>
    <w:p w14:paraId="2D2390CA" w14:textId="6CE8E3E4" w:rsidR="0023163B" w:rsidRPr="00A350F6" w:rsidRDefault="0023163B" w:rsidP="01FC00B7">
      <w:pPr>
        <w:jc w:val="both"/>
        <w:rPr>
          <w:ins w:id="1358" w:author="Usuario invitado" w:date="2026-05-25T21:49:00Z" w16du:dateUtc="2026-05-25T21:49:39Z"/>
          <w:rFonts w:ascii="Arial Narrow" w:eastAsia="Arial Narrow" w:hAnsi="Arial Narrow" w:cs="Arial Narrow"/>
          <w:color w:val="303030"/>
          <w:lang w:val="es-CO"/>
        </w:rPr>
      </w:pPr>
    </w:p>
    <w:p w14:paraId="10E53BB8" w14:textId="7E88F840" w:rsidR="0023163B" w:rsidRPr="00A350F6" w:rsidRDefault="01FC00B7">
      <w:pPr>
        <w:jc w:val="both"/>
        <w:rPr>
          <w:ins w:id="1359" w:author="Usuario invitado" w:date="2026-05-25T21:49:00Z" w16du:dateUtc="2026-05-25T21:49:39Z"/>
          <w:rFonts w:ascii="Arial Narrow" w:eastAsia="Arial Narrow" w:hAnsi="Arial Narrow" w:cs="Arial Narrow"/>
          <w:color w:val="303030"/>
          <w:lang w:val="es-CO"/>
        </w:rPr>
        <w:pPrChange w:id="1360" w:author="Usuario invitado" w:date="2026-05-25T21:49:00Z">
          <w:pPr/>
        </w:pPrChange>
      </w:pPr>
      <w:ins w:id="1361" w:author="Usuario invitado" w:date="2026-05-25T21:49:00Z" w16du:dateUtc="2026-05-25T21:49:39Z">
        <w:r w:rsidRPr="01FC00B7">
          <w:rPr>
            <w:rFonts w:ascii="Arial Narrow" w:eastAsia="Arial Narrow" w:hAnsi="Arial Narrow" w:cs="Arial Narrow"/>
            <w:color w:val="303030"/>
            <w:lang w:val="es-CO"/>
          </w:rPr>
          <w:t>Finalmente, el derecho de revisión se extiende hasta tres años después del ejercicio correspondiente. El reembolso no implica una validación definitiva, y la DGFiP es la única autoridad con potestad tributaria vinculante; el dictamen del MESR es jurídicamente consultivo, aunque determinante en la práctica. La evidencia indica que este sistema de supervisión genera una "adicionalidad conductual", ya que un aviso desfavorable provoca un declive significativo en el recurso futuro al instrumento por parte de la empresa, disuadiendo eficazmente a firmas cuyas actividades no son genuinamente de I+D.</w:t>
        </w:r>
      </w:ins>
    </w:p>
    <w:p w14:paraId="5FD25A36" w14:textId="3DA32C25" w:rsidR="0023163B" w:rsidRPr="00A350F6" w:rsidRDefault="0023163B" w:rsidP="0023163B">
      <w:pPr>
        <w:jc w:val="both"/>
        <w:rPr>
          <w:ins w:id="1362" w:author="Usuario invitado" w:date="2026-04-08T21:29:00Z" w16du:dateUtc="2026-04-08T21:29:38Z"/>
          <w:rFonts w:ascii="Arial Narrow" w:hAnsi="Arial Narrow"/>
          <w:sz w:val="22"/>
          <w:szCs w:val="22"/>
          <w:lang w:val="es-CO"/>
        </w:rPr>
      </w:pPr>
      <w:del w:id="1363" w:author="Usuario invitado" w:date="2026-05-25T21:50:00Z" w16du:dateUtc="2026-05-25T21:50:29Z">
        <w:r w:rsidRPr="01FC00B7" w:rsidDel="01FC00B7">
          <w:rPr>
            <w:rFonts w:ascii="Arial Narrow" w:hAnsi="Arial Narrow"/>
            <w:sz w:val="22"/>
            <w:szCs w:val="22"/>
            <w:lang w:val="es-CO"/>
          </w:rPr>
          <w:delText>.</w:delText>
        </w:r>
      </w:del>
    </w:p>
    <w:p w14:paraId="1D0BF530" w14:textId="0FE1B52E" w:rsidR="05ABDB72" w:rsidRDefault="05ABDB72" w:rsidP="05ABDB72">
      <w:pPr>
        <w:jc w:val="both"/>
        <w:rPr>
          <w:rFonts w:ascii="Arial Narrow" w:hAnsi="Arial Narrow"/>
          <w:sz w:val="22"/>
          <w:szCs w:val="22"/>
          <w:lang w:val="es-CO"/>
        </w:rPr>
      </w:pPr>
    </w:p>
    <w:p w14:paraId="23DBA0C3" w14:textId="492F8A96" w:rsidR="0023163B" w:rsidRPr="00776B47" w:rsidRDefault="01FC00B7" w:rsidP="0023163B">
      <w:pPr>
        <w:jc w:val="both"/>
        <w:rPr>
          <w:rFonts w:ascii="Arial Narrow" w:hAnsi="Arial Narrow"/>
          <w:b/>
          <w:bCs/>
          <w:sz w:val="22"/>
          <w:szCs w:val="22"/>
          <w:lang w:val="es-CO"/>
        </w:rPr>
      </w:pPr>
      <w:r w:rsidRPr="01FC00B7">
        <w:rPr>
          <w:rFonts w:ascii="Arial Narrow" w:hAnsi="Arial Narrow"/>
          <w:b/>
          <w:bCs/>
          <w:sz w:val="22"/>
          <w:szCs w:val="22"/>
          <w:lang w:val="es-CO"/>
        </w:rPr>
        <w:t xml:space="preserve">3.4. Monitoreo y </w:t>
      </w:r>
      <w:del w:id="1364" w:author="Usuario invitado" w:date="2026-05-25T21:51:00Z" w16du:dateUtc="2026-05-25T21:51:09Z">
        <w:r w:rsidR="0023163B" w:rsidRPr="01FC00B7" w:rsidDel="01FC00B7">
          <w:rPr>
            <w:rFonts w:ascii="Arial Narrow" w:hAnsi="Arial Narrow"/>
            <w:b/>
            <w:bCs/>
            <w:sz w:val="22"/>
            <w:szCs w:val="22"/>
            <w:lang w:val="es-CO"/>
          </w:rPr>
          <w:delText>control</w:delText>
        </w:r>
      </w:del>
      <w:ins w:id="1365" w:author="Usuario invitado" w:date="2026-05-25T21:51:00Z" w16du:dateUtc="2026-05-25T21:51:18Z">
        <w:r w:rsidRPr="01FC00B7">
          <w:rPr>
            <w:rFonts w:ascii="Arial Narrow" w:hAnsi="Arial Narrow"/>
            <w:b/>
            <w:bCs/>
            <w:sz w:val="22"/>
            <w:szCs w:val="22"/>
            <w:lang w:val="es-CO"/>
          </w:rPr>
          <w:t xml:space="preserve"> evaluación</w:t>
        </w:r>
      </w:ins>
    </w:p>
    <w:p w14:paraId="28679536" w14:textId="643FB14F" w:rsidR="05ABDB72" w:rsidRDefault="05ABDB72">
      <w:pPr>
        <w:spacing w:line="259" w:lineRule="auto"/>
        <w:jc w:val="both"/>
        <w:rPr>
          <w:del w:id="1366" w:author="Usuario invitado" w:date="2026-05-25T21:52:00Z" w16du:dateUtc="2026-05-25T21:52:13Z"/>
          <w:rFonts w:ascii="Arial Narrow" w:hAnsi="Arial Narrow"/>
          <w:sz w:val="22"/>
          <w:szCs w:val="22"/>
          <w:lang w:val="es-CO"/>
        </w:rPr>
        <w:pPrChange w:id="1367" w:author="Usuario invitado" w:date="2026-05-25T21:51:00Z">
          <w:pPr/>
        </w:pPrChange>
      </w:pPr>
      <w:del w:id="1368" w:author="Usuario invitado" w:date="2026-05-25T21:52:00Z" w16du:dateUtc="2026-05-25T21:52:13Z">
        <w:r w:rsidRPr="01FC00B7" w:rsidDel="01FC00B7">
          <w:rPr>
            <w:rFonts w:ascii="Arial Narrow" w:hAnsi="Arial Narrow"/>
            <w:sz w:val="22"/>
            <w:szCs w:val="22"/>
            <w:lang w:val="es-CO"/>
          </w:rPr>
          <w:delText>El Estado publica anualmente reportes agregados sobre el desempeño del CIR, incluyendo número de empresas declarantes, monto total de créditos solicitados y distribución sectorial y territorial. Estos reportes son consolidados principalmente por el MESR y por la CNEPI, e incorporan información detallada sobre la distribución del gasto por tipo de investigación, investigación fundamental, aplicada y desarrollo experimental. Esta información permite monitorear la evolución del instrumento y orientar ajustes de política.</w:delText>
        </w:r>
      </w:del>
    </w:p>
    <w:p w14:paraId="34EEDB0B" w14:textId="482567DB" w:rsidR="05ABDB72" w:rsidRDefault="05ABDB72" w:rsidP="05ABDB72">
      <w:pPr>
        <w:jc w:val="both"/>
        <w:rPr>
          <w:del w:id="1369" w:author="Usuario invitado" w:date="2026-05-25T21:52:00Z" w16du:dateUtc="2026-05-25T21:52:13Z"/>
          <w:rFonts w:ascii="Arial Narrow" w:hAnsi="Arial Narrow"/>
          <w:sz w:val="22"/>
          <w:szCs w:val="22"/>
          <w:lang w:val="es-CO"/>
        </w:rPr>
      </w:pPr>
      <w:del w:id="1370" w:author="Usuario invitado" w:date="2026-05-25T21:52:00Z" w16du:dateUtc="2026-05-25T21:52:13Z">
        <w:r w:rsidRPr="01FC00B7" w:rsidDel="01FC00B7">
          <w:rPr>
            <w:rFonts w:ascii="Arial Narrow" w:hAnsi="Arial Narrow"/>
            <w:sz w:val="22"/>
            <w:szCs w:val="22"/>
            <w:lang w:val="es-CO"/>
          </w:rPr>
          <w:delText>En el plano de seguimiento estratégico, se observan indicadores vinculados al esfuerzo empresarial en I+D, incluyendo la DIRDE, la contratación de investigadores, la integración de doctores en el sector privado y la evolución de solicitudes de patentes asociadas a empresas beneficiarias. Si bien estos indicadores no forman parte del procedimiento fiscal individual, permiten evaluar la contribución del instrumento a los objetivos estructurales de política de innovación.</w:delText>
        </w:r>
      </w:del>
    </w:p>
    <w:p w14:paraId="0411A3D3" w14:textId="7BE9310F" w:rsidR="0023163B" w:rsidRPr="00012D3F" w:rsidRDefault="0023163B" w:rsidP="0023163B">
      <w:pPr>
        <w:jc w:val="both"/>
        <w:rPr>
          <w:ins w:id="1371" w:author="Usuario invitado" w:date="2026-05-25T21:52:00Z" w16du:dateUtc="2026-05-25T21:52:19Z"/>
          <w:lang w:val="es-ES"/>
          <w:rPrChange w:id="1372" w:author="Gonzalo Castellanos" w:date="2026-05-29T12:04:00Z" w16du:dateUtc="2026-05-29T16:04:00Z">
            <w:rPr>
              <w:ins w:id="1373" w:author="Usuario invitado" w:date="2026-05-25T21:52:00Z" w16du:dateUtc="2026-05-25T21:52:19Z"/>
            </w:rPr>
          </w:rPrChange>
        </w:rPr>
      </w:pPr>
      <w:del w:id="1374" w:author="Usuario invitado" w:date="2026-05-25T21:52:00Z" w16du:dateUtc="2026-05-25T21:52:13Z">
        <w:r w:rsidRPr="01FC00B7" w:rsidDel="01FC00B7">
          <w:rPr>
            <w:rFonts w:ascii="Arial Narrow" w:hAnsi="Arial Narrow"/>
            <w:sz w:val="22"/>
            <w:szCs w:val="22"/>
            <w:lang w:val="es-CO"/>
          </w:rPr>
          <w:delText>La fiscalización del CIR se integra en los controles generales de la contabilidad empresarial. Aunque no constituye un eje prioritario autónomo de auditoría, puede activarse en contextos específicos, particularmente cuando existen solicitudes de reembolso o inconsistencias detectadas en la declaración. En términos de transparencia, la lista de organismos y prestadores de servicios de I+D con agrément vigente es pública y accesible en formatos de datos abiertos, lo que facilita la verificación de la acreditación de entidades subcontratadas y refuerza la trazabilidad del sistema. La combinación de autodeclaración, control técnico eventual y revisión fiscal retroactiva configura un esquema de supervisión mixto que busca equilibrar amplitud de acceso con resguardo del gasto fiscal.</w:delText>
        </w:r>
      </w:del>
      <w:ins w:id="1375" w:author="Usuario invitado" w:date="2026-05-25T21:52:00Z" w16du:dateUtc="2026-05-25T21:52:13Z">
        <w:r w:rsidR="01FC00B7" w:rsidRPr="01FC00B7">
          <w:rPr>
            <w:rFonts w:ascii="Arial Narrow" w:eastAsia="Arial Narrow" w:hAnsi="Arial Narrow" w:cs="Arial Narrow"/>
            <w:b/>
            <w:bCs/>
            <w:color w:val="303030"/>
            <w:lang w:val="es-CO"/>
          </w:rPr>
          <w:t xml:space="preserve"> </w:t>
        </w:r>
        <w:r w:rsidR="01FC00B7" w:rsidRPr="01FC00B7">
          <w:rPr>
            <w:rFonts w:ascii="Arial Narrow" w:eastAsia="Arial Narrow" w:hAnsi="Arial Narrow" w:cs="Arial Narrow"/>
            <w:color w:val="303030"/>
            <w:lang w:val="es-CO"/>
            <w:rPrChange w:id="1376" w:author="Usuario invitado" w:date="2026-05-25T21:52:00Z" w16du:dateUtc="2026-05-25T21:52:17Z">
              <w:rPr>
                <w:rFonts w:ascii="Arial Narrow" w:eastAsia="Arial Narrow" w:hAnsi="Arial Narrow" w:cs="Arial Narrow"/>
                <w:b/>
                <w:bCs/>
                <w:color w:val="303030"/>
                <w:lang w:val="es-CO"/>
              </w:rPr>
            </w:rPrChange>
          </w:rPr>
          <w:t>El Estado publica anualmente reportes agregados sobre el desempeño del CIR</w:t>
        </w:r>
        <w:r w:rsidR="01FC00B7" w:rsidRPr="01FC00B7">
          <w:rPr>
            <w:rFonts w:ascii="Arial Narrow" w:eastAsia="Arial Narrow" w:hAnsi="Arial Narrow" w:cs="Arial Narrow"/>
            <w:color w:val="303030"/>
            <w:lang w:val="es-CO"/>
          </w:rPr>
          <w:t xml:space="preserve">, cumpliendo con los mandatos de la Ley de Finanzas que obligan al MESR a informar sobre el impacto del instrumento, especialmente en lo relativo al </w:t>
        </w:r>
        <w:r w:rsidR="01FC00B7" w:rsidRPr="01FC00B7">
          <w:rPr>
            <w:rFonts w:ascii="Arial Narrow" w:eastAsia="Arial Narrow" w:hAnsi="Arial Narrow" w:cs="Arial Narrow"/>
            <w:color w:val="303030"/>
            <w:lang w:val="es-CO"/>
            <w:rPrChange w:id="1377" w:author="Usuario invitado" w:date="2026-05-25T21:52:00Z" w16du:dateUtc="2026-05-25T21:52:17Z">
              <w:rPr>
                <w:rFonts w:ascii="Arial Narrow" w:eastAsia="Arial Narrow" w:hAnsi="Arial Narrow" w:cs="Arial Narrow"/>
                <w:b/>
                <w:bCs/>
                <w:color w:val="303030"/>
                <w:lang w:val="es-CO"/>
              </w:rPr>
            </w:rPrChange>
          </w:rPr>
          <w:t>reclutamiento de doctores</w:t>
        </w:r>
        <w:r w:rsidR="01FC00B7" w:rsidRPr="01FC00B7">
          <w:rPr>
            <w:rFonts w:ascii="Arial Narrow" w:eastAsia="Arial Narrow" w:hAnsi="Arial Narrow" w:cs="Arial Narrow"/>
            <w:color w:val="303030"/>
            <w:lang w:val="es-CO"/>
          </w:rPr>
          <w:t xml:space="preserve">. Estos reportes, consolidados por el </w:t>
        </w:r>
        <w:r w:rsidR="01FC00B7" w:rsidRPr="01FC00B7">
          <w:rPr>
            <w:rFonts w:ascii="Arial Narrow" w:eastAsia="Arial Narrow" w:hAnsi="Arial Narrow" w:cs="Arial Narrow"/>
            <w:color w:val="303030"/>
            <w:lang w:val="es-CO"/>
            <w:rPrChange w:id="1378" w:author="Usuario invitado" w:date="2026-05-25T21:52:00Z" w16du:dateUtc="2026-05-25T21:52:17Z">
              <w:rPr>
                <w:rFonts w:ascii="Arial Narrow" w:eastAsia="Arial Narrow" w:hAnsi="Arial Narrow" w:cs="Arial Narrow"/>
                <w:b/>
                <w:bCs/>
                <w:color w:val="303030"/>
                <w:lang w:val="es-CO"/>
              </w:rPr>
            </w:rPrChange>
          </w:rPr>
          <w:t>MESR</w:t>
        </w:r>
        <w:r w:rsidR="01FC00B7" w:rsidRPr="01FC00B7">
          <w:rPr>
            <w:rFonts w:ascii="Arial Narrow" w:eastAsia="Arial Narrow" w:hAnsi="Arial Narrow" w:cs="Arial Narrow"/>
            <w:color w:val="303030"/>
            <w:lang w:val="es-CO"/>
          </w:rPr>
          <w:t xml:space="preserve"> y evaluados estratégicamente por la </w:t>
        </w:r>
        <w:r w:rsidR="01FC00B7" w:rsidRPr="01FC00B7">
          <w:rPr>
            <w:rFonts w:ascii="Arial Narrow" w:eastAsia="Arial Narrow" w:hAnsi="Arial Narrow" w:cs="Arial Narrow"/>
            <w:color w:val="303030"/>
            <w:lang w:val="es-CO"/>
            <w:rPrChange w:id="1379" w:author="Usuario invitado" w:date="2026-05-25T21:52:00Z" w16du:dateUtc="2026-05-25T21:52:17Z">
              <w:rPr>
                <w:rFonts w:ascii="Arial Narrow" w:eastAsia="Arial Narrow" w:hAnsi="Arial Narrow" w:cs="Arial Narrow"/>
                <w:b/>
                <w:bCs/>
                <w:color w:val="303030"/>
                <w:lang w:val="es-CO"/>
              </w:rPr>
            </w:rPrChange>
          </w:rPr>
          <w:t>CNEPI</w:t>
        </w:r>
        <w:r w:rsidR="01FC00B7" w:rsidRPr="01FC00B7">
          <w:rPr>
            <w:rFonts w:ascii="Arial Narrow" w:eastAsia="Arial Narrow" w:hAnsi="Arial Narrow" w:cs="Arial Narrow"/>
            <w:color w:val="303030"/>
            <w:lang w:val="es-CO"/>
          </w:rPr>
          <w:t>, desglosan el gasto por tipo de actividad (investigación fundamental, aplicada y desarrollo experimental) y permiten orientar ajustes de política frente a desafíos como la crisis sanitaria o económica.</w:t>
        </w:r>
      </w:ins>
    </w:p>
    <w:p w14:paraId="3F483FA1" w14:textId="38CE6C4A" w:rsidR="0023163B" w:rsidRPr="00776B47" w:rsidRDefault="0023163B" w:rsidP="01FC00B7">
      <w:pPr>
        <w:jc w:val="both"/>
        <w:rPr>
          <w:ins w:id="1380" w:author="Usuario invitado" w:date="2026-05-25T21:52:00Z" w16du:dateUtc="2026-05-25T21:52:13Z"/>
          <w:rFonts w:ascii="Arial Narrow" w:eastAsia="Arial Narrow" w:hAnsi="Arial Narrow" w:cs="Arial Narrow"/>
          <w:color w:val="303030"/>
          <w:lang w:val="es-CO"/>
        </w:rPr>
      </w:pPr>
    </w:p>
    <w:p w14:paraId="368F6940" w14:textId="651CBD1C" w:rsidR="0023163B" w:rsidRPr="00012D3F" w:rsidRDefault="01FC00B7">
      <w:pPr>
        <w:jc w:val="both"/>
        <w:rPr>
          <w:ins w:id="1381" w:author="Usuario invitado" w:date="2026-05-25T21:52:00Z" w16du:dateUtc="2026-05-25T21:52:24Z"/>
          <w:lang w:val="es-ES"/>
          <w:rPrChange w:id="1382" w:author="Gonzalo Castellanos" w:date="2026-05-29T12:04:00Z" w16du:dateUtc="2026-05-29T16:04:00Z">
            <w:rPr>
              <w:ins w:id="1383" w:author="Usuario invitado" w:date="2026-05-25T21:52:00Z" w16du:dateUtc="2026-05-25T21:52:24Z"/>
            </w:rPr>
          </w:rPrChange>
        </w:rPr>
        <w:pPrChange w:id="1384" w:author="Usuario invitado" w:date="2026-05-25T21:52:00Z">
          <w:pPr/>
        </w:pPrChange>
      </w:pPr>
      <w:ins w:id="1385" w:author="Usuario invitado" w:date="2026-05-25T21:52:00Z" w16du:dateUtc="2026-05-25T21:52:13Z">
        <w:r w:rsidRPr="01FC00B7">
          <w:rPr>
            <w:rFonts w:ascii="Arial Narrow" w:eastAsia="Arial Narrow" w:hAnsi="Arial Narrow" w:cs="Arial Narrow"/>
            <w:color w:val="303030"/>
            <w:lang w:val="es-CO"/>
          </w:rPr>
          <w:t>En el plano del seguimiento estratégico, se monitorea el esfuerzo empresarial mediante la DIRDE (Gasto Interno en I+D), el empleo de personal altamente calificado y la evolución de solicitudes de patentes, utilizando bases de datos como el Atlas de Patentes. Aunque estos indicadores no afectan el procedimiento fiscal individual, son esenciales para medir la adicionalidad y la eficacia del incentivo en la competitividad nacional.</w:t>
        </w:r>
      </w:ins>
    </w:p>
    <w:p w14:paraId="4C7825DC" w14:textId="7BA3F302" w:rsidR="0023163B" w:rsidRPr="00776B47" w:rsidRDefault="0023163B" w:rsidP="01FC00B7">
      <w:pPr>
        <w:jc w:val="both"/>
        <w:rPr>
          <w:ins w:id="1386" w:author="Usuario invitado" w:date="2026-05-25T21:52:00Z" w16du:dateUtc="2026-05-25T21:52:13Z"/>
          <w:rFonts w:ascii="Arial Narrow" w:eastAsia="Arial Narrow" w:hAnsi="Arial Narrow" w:cs="Arial Narrow"/>
          <w:color w:val="303030"/>
          <w:lang w:val="es-CO"/>
        </w:rPr>
      </w:pPr>
    </w:p>
    <w:p w14:paraId="2347F183" w14:textId="641817F0" w:rsidR="0023163B" w:rsidRPr="00776B47" w:rsidRDefault="01FC00B7">
      <w:pPr>
        <w:jc w:val="both"/>
        <w:rPr>
          <w:ins w:id="1387" w:author="Usuario invitado" w:date="2026-05-25T21:52:00Z" w16du:dateUtc="2026-05-25T21:52:13Z"/>
          <w:rFonts w:ascii="Arial Narrow" w:eastAsia="Arial Narrow" w:hAnsi="Arial Narrow" w:cs="Arial Narrow"/>
          <w:color w:val="303030"/>
          <w:lang w:val="es-CO"/>
        </w:rPr>
        <w:pPrChange w:id="1388" w:author="Usuario invitado" w:date="2026-05-25T21:52:00Z">
          <w:pPr/>
        </w:pPrChange>
      </w:pPr>
      <w:ins w:id="1389" w:author="Usuario invitado" w:date="2026-05-25T21:52:00Z" w16du:dateUtc="2026-05-25T21:52:13Z">
        <w:r w:rsidRPr="01FC00B7">
          <w:rPr>
            <w:rFonts w:ascii="Arial Narrow" w:eastAsia="Arial Narrow" w:hAnsi="Arial Narrow" w:cs="Arial Narrow"/>
            <w:color w:val="303030"/>
            <w:lang w:val="es-CO"/>
          </w:rPr>
          <w:t xml:space="preserve">La fiscalización del CIR se integra en los controles generales de la contabilidad empresarial, donde la administración tributaria (DGFiP) ejerce un derecho de revisión de tres años posteriores a la declaración. Este control puede activarse por inconsistencias o, de forma casi sistemática, ante solicitudes de reembolso inmediato, las cuales se tramitan legalmente como una "reclamación contenciosa" y suelen disparar una </w:t>
        </w:r>
        <w:r w:rsidRPr="01FC00B7">
          <w:rPr>
            <w:rFonts w:ascii="Arial Narrow" w:eastAsia="Arial Narrow" w:hAnsi="Arial Narrow" w:cs="Arial Narrow"/>
            <w:i/>
            <w:iCs/>
            <w:color w:val="303030"/>
            <w:lang w:val="es-CO"/>
            <w:rPrChange w:id="1390" w:author="Usuario invitado" w:date="2026-05-25T21:52:00Z" w16du:dateUtc="2026-05-25T21:52:30Z">
              <w:rPr>
                <w:rFonts w:ascii="Arial Narrow" w:eastAsia="Arial Narrow" w:hAnsi="Arial Narrow" w:cs="Arial Narrow"/>
                <w:b/>
                <w:bCs/>
                <w:i/>
                <w:iCs/>
                <w:color w:val="303030"/>
                <w:lang w:val="es-CO"/>
              </w:rPr>
            </w:rPrChange>
          </w:rPr>
          <w:t>vérification sur pièces</w:t>
        </w:r>
        <w:r w:rsidRPr="01FC00B7">
          <w:rPr>
            <w:rFonts w:ascii="Arial Narrow" w:eastAsia="Arial Narrow" w:hAnsi="Arial Narrow" w:cs="Arial Narrow"/>
            <w:color w:val="303030"/>
            <w:lang w:val="es-CO"/>
          </w:rPr>
          <w:t xml:space="preserve">. Finalmente, en términos de transparencia, la lista de organismos acreditados con </w:t>
        </w:r>
        <w:r w:rsidRPr="01FC00B7">
          <w:rPr>
            <w:rFonts w:ascii="Arial Narrow" w:eastAsia="Arial Narrow" w:hAnsi="Arial Narrow" w:cs="Arial Narrow"/>
            <w:i/>
            <w:iCs/>
            <w:color w:val="303030"/>
            <w:lang w:val="es-CO"/>
            <w:rPrChange w:id="1391" w:author="Usuario invitado" w:date="2026-05-25T21:52:00Z" w16du:dateUtc="2026-05-25T21:52:30Z">
              <w:rPr>
                <w:rFonts w:ascii="Arial Narrow" w:eastAsia="Arial Narrow" w:hAnsi="Arial Narrow" w:cs="Arial Narrow"/>
                <w:b/>
                <w:bCs/>
                <w:i/>
                <w:iCs/>
                <w:color w:val="303030"/>
                <w:lang w:val="es-CO"/>
              </w:rPr>
            </w:rPrChange>
          </w:rPr>
          <w:t>agrément</w:t>
        </w:r>
        <w:r w:rsidRPr="01FC00B7">
          <w:rPr>
            <w:rFonts w:ascii="Arial Narrow" w:eastAsia="Arial Narrow" w:hAnsi="Arial Narrow" w:cs="Arial Narrow"/>
            <w:color w:val="303030"/>
            <w:lang w:val="es-CO"/>
          </w:rPr>
          <w:t xml:space="preserve"> vigente es pública y accesible en la plataforma de datos abiertos</w:t>
        </w:r>
      </w:ins>
      <w:ins w:id="1392" w:author="Usuario invitado" w:date="2026-05-25T21:52:00Z" w16du:dateUtc="2026-05-25T21:52:31Z">
        <w:r w:rsidRPr="01FC00B7">
          <w:rPr>
            <w:rFonts w:ascii="Arial Narrow" w:eastAsia="Arial Narrow" w:hAnsi="Arial Narrow" w:cs="Arial Narrow"/>
            <w:color w:val="303030"/>
            <w:lang w:val="es-CO"/>
          </w:rPr>
          <w:t xml:space="preserve"> del MESR, lo que asegura la trazabilidad de las actividades subcontratadas y reduce el riesgo de fraude en la cadena de suministro de I+D.</w:t>
        </w:r>
      </w:ins>
    </w:p>
    <w:p w14:paraId="5FDE8D96" w14:textId="4D9B0785" w:rsidR="0023163B" w:rsidRPr="00776B47" w:rsidRDefault="0023163B" w:rsidP="0023163B">
      <w:pPr>
        <w:jc w:val="both"/>
        <w:rPr>
          <w:ins w:id="1393" w:author="Usuario invitado" w:date="2026-04-08T21:29:00Z" w16du:dateUtc="2026-04-08T21:29:42Z"/>
          <w:rFonts w:ascii="Arial Narrow" w:hAnsi="Arial Narrow"/>
          <w:sz w:val="22"/>
          <w:szCs w:val="22"/>
          <w:lang w:val="es-CO"/>
        </w:rPr>
      </w:pPr>
    </w:p>
    <w:p w14:paraId="6CB02C44" w14:textId="2E96A860" w:rsidR="05ABDB72" w:rsidRDefault="05ABDB72" w:rsidP="05ABDB72">
      <w:pPr>
        <w:jc w:val="both"/>
        <w:rPr>
          <w:rFonts w:ascii="Arial Narrow" w:hAnsi="Arial Narrow"/>
          <w:sz w:val="22"/>
          <w:szCs w:val="22"/>
          <w:lang w:val="es-CO"/>
        </w:rPr>
      </w:pPr>
    </w:p>
    <w:p w14:paraId="77EA8AEE" w14:textId="77777777" w:rsidR="0023163B" w:rsidRPr="00012D3F" w:rsidRDefault="01FC00B7" w:rsidP="0023163B">
      <w:pPr>
        <w:jc w:val="center"/>
        <w:rPr>
          <w:ins w:id="1394" w:author="Usuario invitado" w:date="2026-05-25T21:49:00Z" w16du:dateUtc="2026-05-25T21:49:09Z"/>
          <w:lang w:val="es-ES"/>
          <w:rPrChange w:id="1395" w:author="Gonzalo Castellanos" w:date="2026-05-29T12:04:00Z" w16du:dateUtc="2026-05-29T16:04:00Z">
            <w:rPr>
              <w:ins w:id="1396" w:author="Usuario invitado" w:date="2026-05-25T21:49:00Z" w16du:dateUtc="2026-05-25T21:49:09Z"/>
            </w:rPr>
          </w:rPrChange>
        </w:rPr>
      </w:pPr>
      <w:r w:rsidRPr="01FC00B7">
        <w:rPr>
          <w:rFonts w:ascii="Arial Narrow" w:hAnsi="Arial Narrow"/>
          <w:b/>
          <w:bCs/>
          <w:sz w:val="22"/>
          <w:szCs w:val="22"/>
          <w:lang w:val="es-CO"/>
        </w:rPr>
        <w:t>Gráfico 1. Procedimiento de aplicación del Beneficio Tributario</w:t>
      </w:r>
    </w:p>
    <w:p w14:paraId="603EAF26" w14:textId="73390FE2" w:rsidR="01FC00B7" w:rsidRDefault="01FC00B7" w:rsidP="01FC00B7">
      <w:pPr>
        <w:jc w:val="center"/>
        <w:rPr>
          <w:ins w:id="1397" w:author="Usuario invitado" w:date="2026-05-25T21:49:00Z" w16du:dateUtc="2026-05-25T21:49:09Z"/>
          <w:rFonts w:ascii="Arial Narrow" w:hAnsi="Arial Narrow"/>
          <w:b/>
          <w:bCs/>
          <w:sz w:val="22"/>
          <w:szCs w:val="22"/>
          <w:lang w:val="es-CO"/>
        </w:rPr>
      </w:pPr>
    </w:p>
    <w:p w14:paraId="109189C5" w14:textId="05F4FB95" w:rsidR="01FC00B7" w:rsidRDefault="01FC00B7" w:rsidP="01FC00B7">
      <w:pPr>
        <w:jc w:val="center"/>
        <w:rPr>
          <w:rFonts w:ascii="Arial Narrow" w:hAnsi="Arial Narrow"/>
          <w:b/>
          <w:bCs/>
          <w:sz w:val="22"/>
          <w:szCs w:val="22"/>
          <w:lang w:val="es-CO"/>
        </w:rPr>
      </w:pPr>
      <w:ins w:id="1398" w:author="Usuario invitado" w:date="2026-05-25T21:49:00Z" w16du:dateUtc="2026-05-25T21:49:13Z">
        <w:r>
          <w:rPr>
            <w:noProof/>
          </w:rPr>
          <w:drawing>
            <wp:inline distT="0" distB="0" distL="0" distR="0" wp14:anchorId="5F896732" wp14:editId="1F6E502C">
              <wp:extent cx="5943600" cy="5048250"/>
              <wp:effectExtent l="0" t="0" r="0" b="0"/>
              <wp:docPr id="1305602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2479" name="Picture 1305602479"/>
                      <pic:cNvPicPr/>
                    </pic:nvPicPr>
                    <pic:blipFill>
                      <a:blip r:embed="rId16">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ins>
    </w:p>
    <w:p w14:paraId="7BE0CBB0" w14:textId="77777777" w:rsidR="0023163B" w:rsidRPr="00B06C22" w:rsidRDefault="0023163B" w:rsidP="0023163B">
      <w:pPr>
        <w:jc w:val="center"/>
        <w:rPr>
          <w:del w:id="1399" w:author="Usuario invitado" w:date="2026-05-25T21:49:00Z" w16du:dateUtc="2026-05-25T21:49:18Z"/>
          <w:rFonts w:ascii="Arial Narrow" w:hAnsi="Arial Narrow"/>
          <w:sz w:val="22"/>
          <w:szCs w:val="22"/>
          <w:lang w:val="es-CO"/>
        </w:rPr>
      </w:pPr>
    </w:p>
    <w:p w14:paraId="79F3091C" w14:textId="77777777" w:rsidR="0023163B" w:rsidRPr="003A285D" w:rsidRDefault="05ABDB72" w:rsidP="0023163B">
      <w:pPr>
        <w:jc w:val="center"/>
        <w:rPr>
          <w:ins w:id="1400" w:author="Usuario invitado" w:date="2026-04-08T21:29:00Z" w16du:dateUtc="2026-04-08T21:29:44Z"/>
          <w:rFonts w:ascii="Arial Narrow" w:hAnsi="Arial Narrow"/>
          <w:sz w:val="18"/>
          <w:szCs w:val="18"/>
          <w:lang w:val="es-CO"/>
        </w:rPr>
      </w:pPr>
      <w:r w:rsidRPr="05ABDB72">
        <w:rPr>
          <w:rFonts w:ascii="Arial Narrow" w:hAnsi="Arial Narrow"/>
          <w:sz w:val="18"/>
          <w:szCs w:val="18"/>
          <w:lang w:val="es-CO"/>
        </w:rPr>
        <w:t>Fuente: Elaboración propia con base en XXXXXXXXX</w:t>
      </w:r>
    </w:p>
    <w:p w14:paraId="57D1E9C9" w14:textId="0A740704" w:rsidR="05ABDB72" w:rsidRDefault="05ABDB72" w:rsidP="05ABDB72">
      <w:pPr>
        <w:jc w:val="center"/>
        <w:rPr>
          <w:rFonts w:ascii="Arial Narrow" w:hAnsi="Arial Narrow"/>
          <w:sz w:val="18"/>
          <w:szCs w:val="18"/>
          <w:lang w:val="es-CO"/>
        </w:rPr>
      </w:pPr>
    </w:p>
    <w:p w14:paraId="7BB15FD8" w14:textId="77777777" w:rsidR="0023163B" w:rsidRPr="00776B47" w:rsidRDefault="0023163B" w:rsidP="0023163B">
      <w:pPr>
        <w:jc w:val="both"/>
        <w:rPr>
          <w:rFonts w:ascii="Arial Narrow" w:hAnsi="Arial Narrow"/>
          <w:b/>
          <w:bCs/>
          <w:sz w:val="22"/>
          <w:szCs w:val="22"/>
          <w:lang w:val="es-CO"/>
        </w:rPr>
      </w:pPr>
      <w:r w:rsidRPr="00776B47">
        <w:rPr>
          <w:rFonts w:ascii="Arial Narrow" w:hAnsi="Arial Narrow"/>
          <w:b/>
          <w:bCs/>
          <w:sz w:val="22"/>
          <w:szCs w:val="22"/>
          <w:lang w:val="es-CO"/>
        </w:rPr>
        <w:t>4. Evidencia y resultados observados</w:t>
      </w:r>
    </w:p>
    <w:p w14:paraId="5EB6D83B" w14:textId="77777777" w:rsidR="0023163B" w:rsidRPr="00776B47" w:rsidRDefault="7B69D6C6" w:rsidP="0023163B">
      <w:pPr>
        <w:jc w:val="both"/>
        <w:rPr>
          <w:rFonts w:ascii="Arial Narrow" w:hAnsi="Arial Narrow"/>
          <w:b/>
          <w:bCs/>
          <w:sz w:val="22"/>
          <w:szCs w:val="22"/>
          <w:lang w:val="es-CO"/>
        </w:rPr>
      </w:pPr>
      <w:r w:rsidRPr="7B69D6C6">
        <w:rPr>
          <w:rFonts w:ascii="Arial Narrow" w:hAnsi="Arial Narrow"/>
          <w:b/>
          <w:bCs/>
          <w:sz w:val="22"/>
          <w:szCs w:val="22"/>
          <w:lang w:val="es-CO"/>
        </w:rPr>
        <w:t xml:space="preserve">4.1. Uso del </w:t>
      </w:r>
      <w:commentRangeStart w:id="1401"/>
      <w:commentRangeStart w:id="1402"/>
      <w:r w:rsidRPr="7B69D6C6">
        <w:rPr>
          <w:rFonts w:ascii="Arial Narrow" w:hAnsi="Arial Narrow"/>
          <w:b/>
          <w:bCs/>
          <w:sz w:val="22"/>
          <w:szCs w:val="22"/>
          <w:lang w:val="es-CO"/>
        </w:rPr>
        <w:t>instrumento</w:t>
      </w:r>
      <w:commentRangeEnd w:id="1401"/>
      <w:r w:rsidR="0023163B" w:rsidRPr="00776B47">
        <w:rPr>
          <w:rStyle w:val="CommentReference"/>
          <w:rFonts w:ascii="Arial Narrow" w:hAnsi="Arial Narrow"/>
          <w:b/>
          <w:bCs/>
          <w:sz w:val="22"/>
          <w:szCs w:val="22"/>
          <w:lang w:val="es-CO"/>
        </w:rPr>
        <w:commentReference w:id="1401"/>
      </w:r>
      <w:commentRangeEnd w:id="1402"/>
      <w:r w:rsidRPr="00776B47">
        <w:rPr>
          <w:rStyle w:val="CommentReference"/>
          <w:rFonts w:ascii="Arial Narrow" w:hAnsi="Arial Narrow"/>
          <w:b/>
          <w:bCs/>
          <w:sz w:val="22"/>
          <w:szCs w:val="22"/>
          <w:lang w:val="es-CO"/>
        </w:rPr>
        <w:commentReference w:id="1402"/>
      </w:r>
    </w:p>
    <w:p w14:paraId="27922587" w14:textId="77777777" w:rsidR="0023163B" w:rsidRPr="0057758B" w:rsidRDefault="05ABDB72" w:rsidP="0023163B">
      <w:pPr>
        <w:jc w:val="both"/>
        <w:rPr>
          <w:ins w:id="1403" w:author="Usuario invitado" w:date="2026-04-08T21:29:00Z" w16du:dateUtc="2026-04-08T21:29:45Z"/>
          <w:rFonts w:ascii="Arial Narrow" w:hAnsi="Arial Narrow"/>
          <w:sz w:val="22"/>
          <w:szCs w:val="22"/>
          <w:lang w:val="es-CO"/>
        </w:rPr>
      </w:pPr>
      <w:r w:rsidRPr="05ABDB72">
        <w:rPr>
          <w:rFonts w:ascii="Arial Narrow" w:hAnsi="Arial Narrow"/>
          <w:sz w:val="22"/>
          <w:szCs w:val="22"/>
          <w:lang w:val="es-CO"/>
        </w:rPr>
        <w:t>El Crédit d’Impôt Recherche ha alcanzado una escala operativa elevada y un uso sostenidamente creciente, consolidándose como el principal instrumento fiscal de apoyo a la I+D empresarial en Francia.</w:t>
      </w:r>
    </w:p>
    <w:p w14:paraId="3C96C04E" w14:textId="78DF52DF" w:rsidR="05ABDB72" w:rsidRDefault="05ABDB72" w:rsidP="05ABDB72">
      <w:pPr>
        <w:jc w:val="both"/>
        <w:rPr>
          <w:rFonts w:ascii="Arial Narrow" w:hAnsi="Arial Narrow"/>
          <w:sz w:val="22"/>
          <w:szCs w:val="22"/>
          <w:lang w:val="es-CO"/>
        </w:rPr>
      </w:pPr>
    </w:p>
    <w:p w14:paraId="2CB67A92" w14:textId="77777777" w:rsidR="0023163B" w:rsidRPr="00E036F7" w:rsidRDefault="05ABDB72" w:rsidP="0023163B">
      <w:pPr>
        <w:jc w:val="both"/>
        <w:rPr>
          <w:ins w:id="1404" w:author="Usuario invitado" w:date="2026-04-08T21:29:00Z" w16du:dateUtc="2026-04-08T21:29:46Z"/>
          <w:rFonts w:ascii="Arial Narrow" w:hAnsi="Arial Narrow"/>
          <w:b/>
          <w:bCs/>
          <w:sz w:val="22"/>
          <w:szCs w:val="22"/>
          <w:lang w:val="es-CO"/>
        </w:rPr>
      </w:pPr>
      <w:r w:rsidRPr="05ABDB72">
        <w:rPr>
          <w:rFonts w:ascii="Arial Narrow" w:hAnsi="Arial Narrow"/>
          <w:b/>
          <w:bCs/>
          <w:sz w:val="22"/>
          <w:szCs w:val="22"/>
          <w:lang w:val="es-CO"/>
        </w:rPr>
        <w:t xml:space="preserve">Entre 2010 y 2021, el número total de empresas con gastos declarados aumentó de 19.424 a 28.810, lo que representa un crecimiento acumulado del 48%. </w:t>
      </w:r>
      <w:r w:rsidRPr="05ABDB72">
        <w:rPr>
          <w:rFonts w:ascii="Arial Narrow" w:hAnsi="Arial Narrow"/>
          <w:sz w:val="22"/>
          <w:szCs w:val="22"/>
          <w:lang w:val="es-CO"/>
        </w:rPr>
        <w:t>En el caso específico de actividades de investigación, los declarantes pasaron de 14.287 a 23.069, equivalente a un incremento del 61% en el período. La proporción de empresas que declaran investigación dentro del total también se elevó, pasando del 73,6% al 80,1%, lo que indica una mayor orientación del instrumento hacia actividades estrictas de I+D.</w:t>
      </w:r>
    </w:p>
    <w:p w14:paraId="6DC4D591" w14:textId="27568B57" w:rsidR="05ABDB72" w:rsidRDefault="05ABDB72" w:rsidP="05ABDB72">
      <w:pPr>
        <w:jc w:val="both"/>
        <w:rPr>
          <w:rFonts w:ascii="Arial Narrow" w:hAnsi="Arial Narrow"/>
          <w:sz w:val="22"/>
          <w:szCs w:val="22"/>
          <w:lang w:val="es-CO"/>
        </w:rPr>
      </w:pPr>
    </w:p>
    <w:p w14:paraId="6F88F44D" w14:textId="77777777" w:rsidR="0023163B" w:rsidRPr="00E036F7" w:rsidRDefault="05ABDB72" w:rsidP="0023163B">
      <w:pPr>
        <w:jc w:val="both"/>
        <w:rPr>
          <w:ins w:id="1405" w:author="Usuario invitado" w:date="2026-04-08T21:29:00Z" w16du:dateUtc="2026-04-08T21:29:47Z"/>
          <w:rFonts w:ascii="Arial Narrow" w:hAnsi="Arial Narrow"/>
          <w:sz w:val="22"/>
          <w:szCs w:val="22"/>
          <w:lang w:val="es-CO"/>
        </w:rPr>
      </w:pPr>
      <w:r w:rsidRPr="05ABDB72">
        <w:rPr>
          <w:rFonts w:ascii="Arial Narrow" w:hAnsi="Arial Narrow"/>
          <w:b/>
          <w:bCs/>
          <w:sz w:val="22"/>
          <w:szCs w:val="22"/>
          <w:lang w:val="es-CO"/>
        </w:rPr>
        <w:t xml:space="preserve">En términos financieros, el gasto elegible declarado creció de 18.226 millones de euros en 2010 a 25.577 millones en 2021, un aumento acumulado del 40%. </w:t>
      </w:r>
      <w:r w:rsidRPr="05ABDB72">
        <w:rPr>
          <w:rFonts w:ascii="Arial Narrow" w:hAnsi="Arial Narrow"/>
          <w:sz w:val="22"/>
          <w:szCs w:val="22"/>
          <w:lang w:val="es-CO"/>
        </w:rPr>
        <w:t>El crédito fiscal generado pasó de 5.402 millones a 7.247 millones de euros, lo que representa un crecimiento del 34% en el mismo período. Tras una contracción de 4,4% en el gasto declarado en 2020 frente a 2019, asociada al contexto económico global, en 2021 se observó una recuperación que superó los niveles previos. Ese año, el crédito fiscal representó en promedio el 28,3 % del monto declarado.</w:t>
      </w:r>
    </w:p>
    <w:p w14:paraId="7E81D2A6" w14:textId="38B93D79" w:rsidR="05ABDB72" w:rsidRDefault="05ABDB72" w:rsidP="05ABDB72">
      <w:pPr>
        <w:jc w:val="both"/>
        <w:rPr>
          <w:rFonts w:ascii="Arial Narrow" w:hAnsi="Arial Narrow"/>
          <w:sz w:val="22"/>
          <w:szCs w:val="22"/>
          <w:lang w:val="es-CO"/>
        </w:rPr>
      </w:pPr>
    </w:p>
    <w:p w14:paraId="74110FD3" w14:textId="77777777" w:rsidR="0023163B" w:rsidRPr="00E036F7" w:rsidRDefault="05ABDB72" w:rsidP="0023163B">
      <w:pPr>
        <w:jc w:val="both"/>
        <w:rPr>
          <w:ins w:id="1406" w:author="Usuario invitado" w:date="2026-04-08T21:29:00Z" w16du:dateUtc="2026-04-08T21:29:49Z"/>
          <w:rFonts w:ascii="Arial Narrow" w:hAnsi="Arial Narrow"/>
          <w:sz w:val="22"/>
          <w:szCs w:val="22"/>
          <w:lang w:val="es-CO"/>
        </w:rPr>
      </w:pPr>
      <w:r w:rsidRPr="05ABDB72">
        <w:rPr>
          <w:rFonts w:ascii="Arial Narrow" w:hAnsi="Arial Narrow"/>
          <w:b/>
          <w:bCs/>
          <w:sz w:val="22"/>
          <w:szCs w:val="22"/>
          <w:lang w:val="es-CO"/>
        </w:rPr>
        <w:t xml:space="preserve">La estructura del uso revela una dualidad entre amplitud y concentración. </w:t>
      </w:r>
      <w:r w:rsidRPr="05ABDB72">
        <w:rPr>
          <w:rFonts w:ascii="Arial Narrow" w:hAnsi="Arial Narrow"/>
          <w:sz w:val="22"/>
          <w:szCs w:val="22"/>
          <w:lang w:val="es-CO"/>
        </w:rPr>
        <w:t>En 2021 participaron 16.341 empresas en actividades de investigación, de las cuales 13.665 eran pymes, 2.211 empresas medianas y 465 grandes. Aunque las pymes representan el 83,6 % de los participantes en investigación, el volumen de gasto se concentra significativamente en el reducido grupo de grandes empresas, lo que evidencia una asimetría estructural entre número de beneficiarios y escala financiera.</w:t>
      </w:r>
    </w:p>
    <w:p w14:paraId="26138866" w14:textId="2480D4B8" w:rsidR="05ABDB72" w:rsidRDefault="05ABDB72" w:rsidP="05ABDB72">
      <w:pPr>
        <w:jc w:val="both"/>
        <w:rPr>
          <w:rFonts w:ascii="Arial Narrow" w:hAnsi="Arial Narrow"/>
          <w:sz w:val="22"/>
          <w:szCs w:val="22"/>
          <w:lang w:val="es-CO"/>
        </w:rPr>
      </w:pPr>
    </w:p>
    <w:p w14:paraId="4D991A65" w14:textId="77777777" w:rsidR="0023163B" w:rsidRPr="00E036F7" w:rsidRDefault="0023163B" w:rsidP="0023163B">
      <w:pPr>
        <w:jc w:val="both"/>
        <w:rPr>
          <w:rFonts w:ascii="Arial Narrow" w:hAnsi="Arial Narrow"/>
          <w:b/>
          <w:bCs/>
          <w:sz w:val="22"/>
          <w:szCs w:val="22"/>
          <w:lang w:val="es-CO"/>
        </w:rPr>
      </w:pPr>
      <w:r w:rsidRPr="00E036F7">
        <w:rPr>
          <w:rFonts w:ascii="Arial Narrow" w:hAnsi="Arial Narrow"/>
          <w:b/>
          <w:bCs/>
          <w:sz w:val="22"/>
          <w:szCs w:val="22"/>
          <w:lang w:val="es-CO"/>
        </w:rPr>
        <w:t xml:space="preserve">Sectorialmente, el gasto se orienta hacia actividades de alta intensidad tecnológica. </w:t>
      </w:r>
      <w:r w:rsidRPr="00E036F7">
        <w:rPr>
          <w:rFonts w:ascii="Arial Narrow" w:hAnsi="Arial Narrow"/>
          <w:sz w:val="22"/>
          <w:szCs w:val="22"/>
          <w:lang w:val="es-CO"/>
        </w:rPr>
        <w:t>En 2021 destacan la industria eléctrica y electrónica con 1.063 millones de euros, la consultoría y asistencia informática con 1.051 millones, la farmacia con 758 millones y los servicios de arquitectura e ingeniería con 550 millones. La manufactura mantiene un peso relevante, pero los servicios tecnológicos constituyen una fracción crítica del uso del instrumento.</w:t>
      </w:r>
    </w:p>
    <w:p w14:paraId="05968191" w14:textId="77777777" w:rsidR="0023163B" w:rsidRPr="00E036F7" w:rsidRDefault="05ABDB72" w:rsidP="0023163B">
      <w:pPr>
        <w:jc w:val="both"/>
        <w:rPr>
          <w:ins w:id="1407" w:author="Usuario invitado" w:date="2026-04-08T21:29:00Z" w16du:dateUtc="2026-04-08T21:29:50Z"/>
          <w:rFonts w:ascii="Arial Narrow" w:hAnsi="Arial Narrow"/>
          <w:b/>
          <w:bCs/>
          <w:sz w:val="22"/>
          <w:szCs w:val="22"/>
          <w:lang w:val="es-CO"/>
        </w:rPr>
      </w:pPr>
      <w:r w:rsidRPr="05ABDB72">
        <w:rPr>
          <w:rFonts w:ascii="Arial Narrow" w:hAnsi="Arial Narrow"/>
          <w:b/>
          <w:bCs/>
          <w:sz w:val="22"/>
          <w:szCs w:val="22"/>
          <w:lang w:val="es-CO"/>
        </w:rPr>
        <w:t xml:space="preserve">Territorialmente, el beneficio presenta una fuerte concentración regional. </w:t>
      </w:r>
      <w:r w:rsidRPr="05ABDB72">
        <w:rPr>
          <w:rFonts w:ascii="Arial Narrow" w:hAnsi="Arial Narrow"/>
          <w:sz w:val="22"/>
          <w:szCs w:val="22"/>
          <w:lang w:val="es-CO"/>
        </w:rPr>
        <w:t>Île-de-France registró aproximadamente 5.531 millones de euros del gasto declarado en 2021, triplicando el volumen de la siguiente región, Auvergne-Rhône-Alpes. Esta distribución refleja la concentración geográfica de capacidades empresariales y científicas.</w:t>
      </w:r>
    </w:p>
    <w:p w14:paraId="6F2481FE" w14:textId="290D34EE" w:rsidR="05ABDB72" w:rsidRDefault="05ABDB72" w:rsidP="05ABDB72">
      <w:pPr>
        <w:jc w:val="both"/>
        <w:rPr>
          <w:rFonts w:ascii="Arial Narrow" w:hAnsi="Arial Narrow"/>
          <w:sz w:val="22"/>
          <w:szCs w:val="22"/>
          <w:lang w:val="es-CO"/>
        </w:rPr>
      </w:pPr>
    </w:p>
    <w:p w14:paraId="79F5483A" w14:textId="77777777" w:rsidR="0023163B" w:rsidRDefault="05ABDB72" w:rsidP="0023163B">
      <w:pPr>
        <w:jc w:val="both"/>
        <w:rPr>
          <w:ins w:id="1408" w:author="Usuario invitado" w:date="2026-04-08T21:29:00Z" w16du:dateUtc="2026-04-08T21:29:51Z"/>
          <w:rFonts w:ascii="Arial Narrow" w:hAnsi="Arial Narrow"/>
          <w:sz w:val="22"/>
          <w:szCs w:val="22"/>
          <w:lang w:val="es-CO"/>
        </w:rPr>
      </w:pPr>
      <w:r w:rsidRPr="05ABDB72">
        <w:rPr>
          <w:rFonts w:ascii="Arial Narrow" w:hAnsi="Arial Narrow"/>
          <w:b/>
          <w:bCs/>
          <w:sz w:val="22"/>
          <w:szCs w:val="22"/>
          <w:lang w:val="es-CO"/>
        </w:rPr>
        <w:t xml:space="preserve">La investigación constituye el núcleo del esquema, concentrando el 92,5 % del gasto declarado y el 94,6 % del crédito fiscal asignado en 2021. </w:t>
      </w:r>
      <w:r w:rsidRPr="05ABDB72">
        <w:rPr>
          <w:rFonts w:ascii="Arial Narrow" w:hAnsi="Arial Narrow"/>
          <w:sz w:val="22"/>
          <w:szCs w:val="22"/>
          <w:lang w:val="es-CO"/>
        </w:rPr>
        <w:t>Las cifras presentadas provienen exclusivamente de evidencia administrativa consolidada por el MESR y la administración tributaria francesa y describen el uso declarado del instrumento, sin constituir evidencia de adicionalidad o impacto causal.</w:t>
      </w:r>
    </w:p>
    <w:p w14:paraId="54522E3D" w14:textId="65E691C6" w:rsidR="05ABDB72" w:rsidRDefault="05ABDB72" w:rsidP="05ABDB72">
      <w:pPr>
        <w:jc w:val="both"/>
        <w:rPr>
          <w:rFonts w:ascii="Arial Narrow" w:hAnsi="Arial Narrow"/>
          <w:sz w:val="22"/>
          <w:szCs w:val="22"/>
          <w:lang w:val="es-CO"/>
        </w:rPr>
      </w:pPr>
    </w:p>
    <w:p w14:paraId="51E0CDE2" w14:textId="77777777" w:rsidR="0023163B" w:rsidRDefault="0023163B" w:rsidP="0023163B">
      <w:pPr>
        <w:jc w:val="both"/>
        <w:rPr>
          <w:rFonts w:ascii="Arial Narrow" w:hAnsi="Arial Narrow"/>
          <w:b/>
          <w:bCs/>
          <w:sz w:val="22"/>
          <w:szCs w:val="22"/>
          <w:lang w:val="es-CO"/>
        </w:rPr>
      </w:pPr>
      <w:r w:rsidRPr="00776B47">
        <w:rPr>
          <w:rFonts w:ascii="Arial Narrow" w:hAnsi="Arial Narrow"/>
          <w:b/>
          <w:bCs/>
          <w:sz w:val="22"/>
          <w:szCs w:val="22"/>
          <w:lang w:val="es-CO"/>
        </w:rPr>
        <w:t>4.2. Resultados observables según la evidencia empírica</w:t>
      </w:r>
    </w:p>
    <w:p w14:paraId="384737D6" w14:textId="77777777" w:rsidR="0023163B" w:rsidRDefault="05ABDB72" w:rsidP="0023163B">
      <w:pPr>
        <w:jc w:val="both"/>
        <w:rPr>
          <w:ins w:id="1409" w:author="Usuario invitado" w:date="2026-04-08T21:29:00Z" w16du:dateUtc="2026-04-08T21:29:55Z"/>
          <w:rFonts w:ascii="Arial Narrow" w:hAnsi="Arial Narrow"/>
          <w:sz w:val="22"/>
          <w:szCs w:val="22"/>
          <w:lang w:val="es-CO"/>
        </w:rPr>
      </w:pPr>
      <w:r w:rsidRPr="05ABDB72">
        <w:rPr>
          <w:rFonts w:ascii="Arial Narrow" w:hAnsi="Arial Narrow"/>
          <w:sz w:val="22"/>
          <w:szCs w:val="22"/>
          <w:lang w:val="es-CO"/>
        </w:rPr>
        <w:t>La evidencia empírica disponible indica que el CIR genera efectos positivos sobre la inversión en I+D y el empleo cualificado, con impactos heterogéneos por tamaño empresarial y efectos macroeconómicos de largo plazo, aunque con señales de posibles efectos de sustitución y rentas capturadas.</w:t>
      </w:r>
    </w:p>
    <w:p w14:paraId="47022B06" w14:textId="559939D3" w:rsidR="05ABDB72" w:rsidRDefault="05ABDB72" w:rsidP="05ABDB72">
      <w:pPr>
        <w:jc w:val="both"/>
        <w:rPr>
          <w:rFonts w:ascii="Arial Narrow" w:hAnsi="Arial Narrow"/>
          <w:sz w:val="22"/>
          <w:szCs w:val="22"/>
          <w:lang w:val="es-CO"/>
        </w:rPr>
      </w:pPr>
    </w:p>
    <w:p w14:paraId="1F35D354" w14:textId="77777777" w:rsidR="0023163B" w:rsidRPr="003D409D" w:rsidRDefault="05ABDB72" w:rsidP="0023163B">
      <w:pPr>
        <w:jc w:val="both"/>
        <w:rPr>
          <w:ins w:id="1410" w:author="Usuario invitado" w:date="2026-04-08T21:29:00Z" w16du:dateUtc="2026-04-08T21:29:57Z"/>
          <w:rFonts w:ascii="Arial Narrow" w:hAnsi="Arial Narrow"/>
          <w:sz w:val="22"/>
          <w:szCs w:val="22"/>
          <w:lang w:val="es-CO"/>
        </w:rPr>
      </w:pPr>
      <w:r w:rsidRPr="05ABDB72">
        <w:rPr>
          <w:rFonts w:ascii="Arial Narrow" w:hAnsi="Arial Narrow"/>
          <w:sz w:val="22"/>
          <w:szCs w:val="22"/>
          <w:lang w:val="es-CO"/>
        </w:rPr>
        <w:t>Las evaluaciones de impacto del CIR se concentran especialmente en la reforma estructural de 2008, que transformó el instrumento en un esquema plenamente basado en volumen. Bozio, Cottet y Py (2019), utilizando una estrategia de Diferencia en Diferencias comparando empresas usuarias y no usuarias en el período 2004-2011, estiman efectos positivos sobre el gasto en I+D de entre 15% y 26%, con un multiplicador entre 1,1 y 1,5, es decir, un euro de crédito fiscal genera entre 1,1 y 1,5 euros adicionales de gasto en I+D. El impacto sobre el empleo en I+D es más moderado, entre 5 % y 18 %, y el efecto sobre patentes se concentra en la probabilidad de solicitar al menos una patente, sin aumentar significativamente el número de patentes en empresas que ya patentaban.</w:t>
      </w:r>
    </w:p>
    <w:p w14:paraId="31E4D9A4" w14:textId="16596FC7" w:rsidR="05ABDB72" w:rsidRDefault="05ABDB72" w:rsidP="05ABDB72">
      <w:pPr>
        <w:jc w:val="both"/>
        <w:rPr>
          <w:rFonts w:ascii="Arial Narrow" w:hAnsi="Arial Narrow"/>
          <w:sz w:val="22"/>
          <w:szCs w:val="22"/>
          <w:lang w:val="es-CO"/>
        </w:rPr>
      </w:pPr>
    </w:p>
    <w:p w14:paraId="6EF8F509" w14:textId="77777777" w:rsidR="0023163B" w:rsidRPr="003D409D" w:rsidRDefault="05ABDB72" w:rsidP="0023163B">
      <w:pPr>
        <w:jc w:val="both"/>
        <w:rPr>
          <w:ins w:id="1411" w:author="Usuario invitado" w:date="2026-04-08T21:29:00Z" w16du:dateUtc="2026-04-08T21:29:59Z"/>
          <w:rFonts w:ascii="Arial Narrow" w:hAnsi="Arial Narrow"/>
          <w:sz w:val="22"/>
          <w:szCs w:val="22"/>
          <w:lang w:val="es-CO"/>
        </w:rPr>
      </w:pPr>
      <w:r w:rsidRPr="05ABDB72">
        <w:rPr>
          <w:rFonts w:ascii="Arial Narrow" w:hAnsi="Arial Narrow"/>
          <w:sz w:val="22"/>
          <w:szCs w:val="22"/>
          <w:lang w:val="es-CO"/>
        </w:rPr>
        <w:t>Desde una perspectiva macroeconómica, Le Gall, Meignan y Roulleau (2021) evalúan la reforma de 2008 mediante modelos estructurales del DG Trésor, Mésange y QUEST. Los resultados sugieren que la reforma incrementa el PIB en 0,5 puntos porcentuales tras 15 años y hasta 0,8 puntos en el largo plazo, con una creación estimada de entre 20.000 y 60.000 empleos según el modelo utilizado. El estudio concluye que un euro de crédito fiscal genera aproximadamente un euro adicional de inversión privada en I+D, aunque los efectos macroeconómicos presentan rezagos significativos y mayor intensidad en pymes que en grandes empresas.</w:t>
      </w:r>
    </w:p>
    <w:p w14:paraId="7F097C74" w14:textId="7BC01695" w:rsidR="05ABDB72" w:rsidRDefault="05ABDB72" w:rsidP="05ABDB72">
      <w:pPr>
        <w:jc w:val="both"/>
        <w:rPr>
          <w:rFonts w:ascii="Arial Narrow" w:hAnsi="Arial Narrow"/>
          <w:sz w:val="22"/>
          <w:szCs w:val="22"/>
          <w:lang w:val="es-CO"/>
        </w:rPr>
      </w:pPr>
    </w:p>
    <w:p w14:paraId="5FDD4AF6" w14:textId="77777777" w:rsidR="0023163B" w:rsidRPr="003D409D" w:rsidRDefault="05ABDB72" w:rsidP="0023163B">
      <w:pPr>
        <w:jc w:val="both"/>
        <w:rPr>
          <w:ins w:id="1412" w:author="Usuario invitado" w:date="2026-04-08T21:29:00Z" w16du:dateUtc="2026-04-08T21:29:59Z"/>
          <w:rFonts w:ascii="Arial Narrow" w:hAnsi="Arial Narrow"/>
          <w:sz w:val="22"/>
          <w:szCs w:val="22"/>
          <w:lang w:val="es-CO"/>
        </w:rPr>
      </w:pPr>
      <w:r w:rsidRPr="05ABDB72">
        <w:rPr>
          <w:rFonts w:ascii="Arial Narrow" w:hAnsi="Arial Narrow"/>
          <w:sz w:val="22"/>
          <w:szCs w:val="22"/>
          <w:lang w:val="es-CO"/>
        </w:rPr>
        <w:t>Bach, Bozio, Guillouzouic, Malgouyres y Serrano-Velarde (2021), utilizando datos administrativos exhaustivos entre 2004 y 2016 y combinando un estudio de eventos con Diferencia en Diferencias, encuentran que el CIR reduce la tasa implícita de impuestos en aproximadamente 20 puntos porcentuales el año de ingreso. Identifican aumentos en el empleo de ingenieros, en la probabilidad de patentar y en la inversión intangible, así como impactos positivos en facturación y valor agregado. No obstante, los efectos provienen casi exclusivamente de pequeñas empresas; no se detectan impactos significativos en grandes empresas.</w:t>
      </w:r>
    </w:p>
    <w:p w14:paraId="55A3ED28" w14:textId="41ABB262" w:rsidR="05ABDB72" w:rsidRDefault="05ABDB72" w:rsidP="05ABDB72">
      <w:pPr>
        <w:jc w:val="both"/>
        <w:rPr>
          <w:rFonts w:ascii="Arial Narrow" w:hAnsi="Arial Narrow"/>
          <w:sz w:val="22"/>
          <w:szCs w:val="22"/>
          <w:lang w:val="es-CO"/>
        </w:rPr>
      </w:pPr>
    </w:p>
    <w:p w14:paraId="4791A066" w14:textId="77777777" w:rsidR="0023163B" w:rsidRPr="003D409D" w:rsidRDefault="05ABDB72" w:rsidP="0023163B">
      <w:pPr>
        <w:jc w:val="both"/>
        <w:rPr>
          <w:ins w:id="1413" w:author="Usuario invitado" w:date="2026-04-08T21:30:00Z" w16du:dateUtc="2026-04-08T21:30:01Z"/>
          <w:rFonts w:ascii="Arial Narrow" w:hAnsi="Arial Narrow"/>
          <w:sz w:val="22"/>
          <w:szCs w:val="22"/>
          <w:lang w:val="es-CO"/>
        </w:rPr>
      </w:pPr>
      <w:r w:rsidRPr="05ABDB72">
        <w:rPr>
          <w:rFonts w:ascii="Arial Narrow" w:hAnsi="Arial Narrow"/>
          <w:sz w:val="22"/>
          <w:szCs w:val="22"/>
          <w:lang w:val="es-CO"/>
        </w:rPr>
        <w:t>Desde una revisión crítica de la literatura, Salies (2021) concluye que el CIR es eficaz para aumentar el empleo en I+D, especialmente en la contratación de doctores, pero identifica efectos de aubaine y sustitución. En microempresas, el aumento del empleo subvencionado puede coexistir con reducción de empleo no subvencionado. Asimismo, se documenta un efecto tipo Goolsbee, donde la reforma de 2008 elevó los salarios de investigadores más rápidamente que su productividad, encareciendo parcialmente el costo de la I+D.</w:t>
      </w:r>
    </w:p>
    <w:p w14:paraId="35FF8FE6" w14:textId="5541A07D" w:rsidR="05ABDB72" w:rsidRDefault="05ABDB72" w:rsidP="05ABDB72">
      <w:pPr>
        <w:jc w:val="both"/>
        <w:rPr>
          <w:rFonts w:ascii="Arial Narrow" w:hAnsi="Arial Narrow"/>
          <w:sz w:val="22"/>
          <w:szCs w:val="22"/>
          <w:lang w:val="es-CO"/>
        </w:rPr>
      </w:pPr>
    </w:p>
    <w:p w14:paraId="38C34B83" w14:textId="77777777" w:rsidR="0023163B" w:rsidRPr="003D409D" w:rsidRDefault="05ABDB72" w:rsidP="0023163B">
      <w:pPr>
        <w:jc w:val="both"/>
        <w:rPr>
          <w:ins w:id="1414" w:author="Usuario invitado" w:date="2026-04-08T21:30:00Z" w16du:dateUtc="2026-04-08T21:30:02Z"/>
          <w:rFonts w:ascii="Arial Narrow" w:hAnsi="Arial Narrow"/>
          <w:sz w:val="22"/>
          <w:szCs w:val="22"/>
          <w:lang w:val="es-CO"/>
        </w:rPr>
      </w:pPr>
      <w:r w:rsidRPr="05ABDB72">
        <w:rPr>
          <w:rFonts w:ascii="Arial Narrow" w:hAnsi="Arial Narrow"/>
          <w:sz w:val="22"/>
          <w:szCs w:val="22"/>
          <w:lang w:val="es-CO"/>
        </w:rPr>
        <w:t>En cuanto a instrumentos complementarios, Bunel y Hadjibeyli (2022) evalúan el Crédito de Impuesto a la Innovación, CII, dirigido a pymes, utilizando Diferencia en Diferencias tras emparejamiento por Propensity Score. Encuentran aumentos en empleo a corto plazo, crecimiento de ventas a mediano plazo y mayor desarrollo de nuevos productos. Sin embargo, identifican una reducción en los gastos de investigación declarados bajo el CIR en empresas que comienzan a usar el CII, lo que sugiere reetiquetación o transición de fases del proyecto.</w:t>
      </w:r>
    </w:p>
    <w:p w14:paraId="0F9C46F0" w14:textId="0DF2A508" w:rsidR="05ABDB72" w:rsidRDefault="05ABDB72" w:rsidP="05ABDB72">
      <w:pPr>
        <w:jc w:val="both"/>
        <w:rPr>
          <w:rFonts w:ascii="Arial Narrow" w:hAnsi="Arial Narrow"/>
          <w:sz w:val="22"/>
          <w:szCs w:val="22"/>
          <w:lang w:val="es-CO"/>
        </w:rPr>
      </w:pPr>
    </w:p>
    <w:p w14:paraId="3734ADFE" w14:textId="77777777" w:rsidR="0023163B" w:rsidRPr="003D409D" w:rsidRDefault="05ABDB72" w:rsidP="0023163B">
      <w:pPr>
        <w:jc w:val="both"/>
        <w:rPr>
          <w:ins w:id="1415" w:author="Usuario invitado" w:date="2026-04-08T21:30:00Z" w16du:dateUtc="2026-04-08T21:30:03Z"/>
          <w:rFonts w:ascii="Arial Narrow" w:hAnsi="Arial Narrow"/>
          <w:sz w:val="22"/>
          <w:szCs w:val="22"/>
          <w:lang w:val="es-CO"/>
        </w:rPr>
      </w:pPr>
      <w:r w:rsidRPr="05ABDB72">
        <w:rPr>
          <w:rFonts w:ascii="Arial Narrow" w:hAnsi="Arial Narrow"/>
          <w:sz w:val="22"/>
          <w:szCs w:val="22"/>
          <w:lang w:val="es-CO"/>
        </w:rPr>
        <w:t>Finalmente, aunque no evalúa el CIR directamente, Brun (2022) analiza los apoyos financieros individuales de Bpifrance a pymes y encuentra adicionalidad en inversión en I+D, creación de empleo cualificado y aumento de facturación y exportaciones, utilizando Diferencia en Diferencias combinada con Propensity Score Matching. Estos resultados permiten contrastar que los instrumentos de subvención directa presentan impactos medibles en desempeño comercial en horizontes de tres años, mientras que la evidencia del CIR muestra efectos más estructurales y de largo plazo.</w:t>
      </w:r>
    </w:p>
    <w:p w14:paraId="2C86E5BF" w14:textId="03F41908" w:rsidR="05ABDB72" w:rsidRDefault="05ABDB72" w:rsidP="05ABDB72">
      <w:pPr>
        <w:jc w:val="both"/>
        <w:rPr>
          <w:rFonts w:ascii="Arial Narrow" w:hAnsi="Arial Narrow"/>
          <w:sz w:val="22"/>
          <w:szCs w:val="22"/>
          <w:lang w:val="es-CO"/>
        </w:rPr>
      </w:pPr>
    </w:p>
    <w:p w14:paraId="7B03B519" w14:textId="77777777" w:rsidR="0023163B" w:rsidRPr="00012D3F" w:rsidRDefault="7B69D6C6" w:rsidP="0023163B">
      <w:pPr>
        <w:jc w:val="both"/>
        <w:rPr>
          <w:lang w:val="es-ES"/>
          <w:rPrChange w:id="1416" w:author="Gonzalo Castellanos" w:date="2026-05-29T12:04:00Z" w16du:dateUtc="2026-05-29T16:04:00Z">
            <w:rPr/>
          </w:rPrChange>
        </w:rPr>
      </w:pPr>
      <w:r w:rsidRPr="7B69D6C6">
        <w:rPr>
          <w:rFonts w:ascii="Arial Narrow" w:hAnsi="Arial Narrow"/>
          <w:b/>
          <w:bCs/>
          <w:sz w:val="22"/>
          <w:szCs w:val="22"/>
          <w:lang w:val="es-CO"/>
        </w:rPr>
        <w:t>5. Lecciones e implicaciones de política pública</w:t>
      </w:r>
    </w:p>
    <w:p w14:paraId="0E247369" w14:textId="3AED952A" w:rsidR="7B69D6C6" w:rsidRDefault="7B69D6C6" w:rsidP="7B69D6C6">
      <w:pPr>
        <w:jc w:val="both"/>
        <w:rPr>
          <w:rFonts w:ascii="Arial Narrow" w:hAnsi="Arial Narrow"/>
          <w:b/>
          <w:bCs/>
          <w:sz w:val="22"/>
          <w:szCs w:val="22"/>
          <w:lang w:val="es-CO"/>
        </w:rPr>
      </w:pPr>
    </w:p>
    <w:p w14:paraId="58477964" w14:textId="77777777" w:rsidR="0023163B" w:rsidRPr="005607B3" w:rsidRDefault="05ABDB72" w:rsidP="0023163B">
      <w:pPr>
        <w:jc w:val="both"/>
        <w:rPr>
          <w:ins w:id="1417" w:author="Usuario invitado" w:date="2026-04-08T21:30:00Z" w16du:dateUtc="2026-04-08T21:30:05Z"/>
          <w:rFonts w:ascii="Arial Narrow" w:hAnsi="Arial Narrow"/>
          <w:sz w:val="22"/>
          <w:szCs w:val="22"/>
          <w:lang w:val="es-CO"/>
        </w:rPr>
      </w:pPr>
      <w:r w:rsidRPr="05ABDB72">
        <w:rPr>
          <w:rFonts w:ascii="Arial Narrow" w:hAnsi="Arial Narrow"/>
          <w:b/>
          <w:bCs/>
          <w:sz w:val="22"/>
          <w:szCs w:val="22"/>
          <w:lang w:val="es-CO"/>
        </w:rPr>
        <w:t>El caso francés muestra que un incentivo tributario de carácter horizontal puede alcanzar escala sistémica y generar efectos positivos en inversión en I+D, siempre que combine estabilidad normativa, amplitud de cobertura y mecanismos robustos de control técnico y fiscal.</w:t>
      </w:r>
      <w:r w:rsidRPr="05ABDB72">
        <w:rPr>
          <w:rFonts w:ascii="Arial Narrow" w:hAnsi="Arial Narrow"/>
          <w:sz w:val="22"/>
          <w:szCs w:val="22"/>
          <w:lang w:val="es-CO"/>
        </w:rPr>
        <w:t xml:space="preserve"> En el caso del CIR, el punto de inflexión no fue únicamente la estabilidad normativa, sino la reforma estructural de 2008, que eliminó el componente incremental y adoptó un modelo plenamente basado en volumen, con una tasa del 30% hasta 100 millones de euros y 5% por encima, transformándolo en el eje central del apoyo público a la I+D empresarial, que hoy representa aproximadamente dos tercios del esfuerzo público total en esta materia. Sin embargo, también evidencia que la magnitud presupuestaria y la universalidad del instrumento exigen ajustes permanentes para preservar eficiencia y adicionalidad.</w:t>
      </w:r>
    </w:p>
    <w:p w14:paraId="685D62EF" w14:textId="638AC65F" w:rsidR="05ABDB72" w:rsidRDefault="05ABDB72" w:rsidP="05ABDB72">
      <w:pPr>
        <w:jc w:val="both"/>
        <w:rPr>
          <w:rFonts w:ascii="Arial Narrow" w:hAnsi="Arial Narrow"/>
          <w:sz w:val="22"/>
          <w:szCs w:val="22"/>
          <w:lang w:val="es-CO"/>
        </w:rPr>
      </w:pPr>
    </w:p>
    <w:p w14:paraId="4908CE2A" w14:textId="77777777" w:rsidR="0023163B" w:rsidRPr="005607B3" w:rsidRDefault="05ABDB72" w:rsidP="0023163B">
      <w:pPr>
        <w:jc w:val="both"/>
        <w:rPr>
          <w:ins w:id="1418" w:author="Usuario invitado" w:date="2026-04-08T21:30:00Z" w16du:dateUtc="2026-04-08T21:30:21Z"/>
          <w:rFonts w:ascii="Arial Narrow" w:hAnsi="Arial Narrow"/>
          <w:sz w:val="22"/>
          <w:szCs w:val="22"/>
          <w:lang w:val="es-CO"/>
        </w:rPr>
      </w:pPr>
      <w:r w:rsidRPr="05ABDB72">
        <w:rPr>
          <w:rFonts w:ascii="Arial Narrow" w:hAnsi="Arial Narrow"/>
          <w:sz w:val="22"/>
          <w:szCs w:val="22"/>
          <w:lang w:val="es-CO"/>
        </w:rPr>
        <w:t xml:space="preserve">Una primera lección es que la </w:t>
      </w:r>
      <w:r w:rsidRPr="05ABDB72">
        <w:rPr>
          <w:rFonts w:ascii="Arial Narrow" w:hAnsi="Arial Narrow"/>
          <w:b/>
          <w:bCs/>
          <w:sz w:val="22"/>
          <w:szCs w:val="22"/>
          <w:lang w:val="es-CO"/>
        </w:rPr>
        <w:t>estabilidad y previsibilidad del diseño son determinantes para inducir decisiones de inversión de mediano y largo plazo.</w:t>
      </w:r>
      <w:r w:rsidRPr="05ABDB72">
        <w:rPr>
          <w:rFonts w:ascii="Arial Narrow" w:hAnsi="Arial Narrow"/>
          <w:sz w:val="22"/>
          <w:szCs w:val="22"/>
          <w:lang w:val="es-CO"/>
        </w:rPr>
        <w:t xml:space="preserve"> La reforma de 2008 validó empíricamente esta hipótesis: los modelos macroeconómicos estiman un aumento de aproximadamente 0,5 puntos del PIB tras 15 años de vigencia y hasta 0,8 puntos en el largo plazo, lo que confirma que los efectos del modelo de volumen son reales pero de maduración lenta y requieren horizontes de estabilidad extrema. Cambios frecuentes en tasas o bases podrían afectar la credibilidad del instrumento. Esta es una condición estructural más que operativa.</w:t>
      </w:r>
    </w:p>
    <w:p w14:paraId="6DD9F8D9" w14:textId="27096CBB" w:rsidR="05ABDB72" w:rsidRDefault="05ABDB72" w:rsidP="05ABDB72">
      <w:pPr>
        <w:jc w:val="both"/>
        <w:rPr>
          <w:rFonts w:ascii="Arial Narrow" w:hAnsi="Arial Narrow"/>
          <w:sz w:val="22"/>
          <w:szCs w:val="22"/>
          <w:lang w:val="es-CO"/>
        </w:rPr>
      </w:pPr>
    </w:p>
    <w:p w14:paraId="71D9FD1E" w14:textId="77777777" w:rsidR="0023163B" w:rsidRPr="005607B3" w:rsidRDefault="05ABDB72" w:rsidP="0023163B">
      <w:pPr>
        <w:jc w:val="both"/>
        <w:rPr>
          <w:ins w:id="1419" w:author="Usuario invitado" w:date="2026-04-08T21:30:00Z" w16du:dateUtc="2026-04-08T21:30:20Z"/>
          <w:rFonts w:ascii="Arial Narrow" w:hAnsi="Arial Narrow"/>
          <w:sz w:val="22"/>
          <w:szCs w:val="22"/>
          <w:lang w:val="es-CO"/>
        </w:rPr>
      </w:pPr>
      <w:r w:rsidRPr="05ABDB72">
        <w:rPr>
          <w:rFonts w:ascii="Arial Narrow" w:hAnsi="Arial Narrow"/>
          <w:sz w:val="22"/>
          <w:szCs w:val="22"/>
          <w:lang w:val="es-CO"/>
        </w:rPr>
        <w:t>Una segunda lección es que los efectos son marcadamente heterogéneos por tamaño empresarial. La evidencia muestra una adicionalidad promedio cercana a 1 a 1, es decir, un euro de crédito genera aproximadamente un euro adicional de inversión privada en I+D. No obstante, este efecto es sustancial y estadísticamente significativo en empresas de menos de 250 empleados, mientras que no se detecta impacto significativo en grandes empresas. En las pymes, el CIR actúa relajando restricciones financieras, especialmente en contextos de crisis, permitiendo aumentos en facturación y empleo cualificado. En contraste, aunque las grandes empresas concentran cerca del 48 % del gasto declarado, el impacto del incentivo sobre su estrategia de innovación es menos evidente, lo que sugiere posibles efectos de aubaine o peso muerto en este segmento.</w:t>
      </w:r>
    </w:p>
    <w:p w14:paraId="7A43F7A9" w14:textId="5972DB9E" w:rsidR="05ABDB72" w:rsidRDefault="05ABDB72" w:rsidP="05ABDB72">
      <w:pPr>
        <w:jc w:val="both"/>
        <w:rPr>
          <w:rFonts w:ascii="Arial Narrow" w:hAnsi="Arial Narrow"/>
          <w:sz w:val="22"/>
          <w:szCs w:val="22"/>
          <w:lang w:val="es-CO"/>
        </w:rPr>
      </w:pPr>
    </w:p>
    <w:p w14:paraId="7A916D05" w14:textId="68ADB999" w:rsidR="01FC00B7" w:rsidRDefault="01FC00B7" w:rsidP="01FC00B7">
      <w:pPr>
        <w:jc w:val="both"/>
        <w:rPr>
          <w:ins w:id="1420" w:author="Usuario invitado" w:date="2026-04-08T21:30:00Z" w16du:dateUtc="2026-04-08T21:30:18Z"/>
          <w:rFonts w:ascii="Arial Narrow" w:eastAsia="Arial Narrow" w:hAnsi="Arial Narrow" w:cs="Arial Narrow"/>
          <w:b/>
          <w:bCs/>
          <w:sz w:val="22"/>
          <w:szCs w:val="22"/>
          <w:lang w:val="es-CO"/>
          <w:rPrChange w:id="1421" w:author="Usuario invitado" w:date="2026-05-25T22:01:00Z">
            <w:rPr>
              <w:ins w:id="1422" w:author="Usuario invitado" w:date="2026-04-08T21:30:00Z" w16du:dateUtc="2026-04-08T21:30:18Z"/>
              <w:rFonts w:ascii="Arial Narrow" w:eastAsia="Arial Narrow" w:hAnsi="Arial Narrow" w:cs="Arial Narrow"/>
              <w:sz w:val="22"/>
              <w:szCs w:val="22"/>
              <w:lang w:val="es-CO"/>
            </w:rPr>
          </w:rPrChange>
        </w:rPr>
      </w:pPr>
      <w:del w:id="1423" w:author="Usuario invitado" w:date="2026-05-25T21:59:00Z" w16du:dateUtc="2026-05-25T21:59:53Z">
        <w:r w:rsidRPr="7B69D6C6" w:rsidDel="7B69D6C6">
          <w:rPr>
            <w:rFonts w:ascii="Arial Narrow" w:hAnsi="Arial Narrow"/>
            <w:sz w:val="22"/>
            <w:szCs w:val="22"/>
            <w:lang w:val="es-CO"/>
          </w:rPr>
          <w:delText xml:space="preserve">Una tercera lección es que la arquitectura institucional dual fortalece la integridad del sistema. </w:delText>
        </w:r>
        <w:commentRangeStart w:id="1424"/>
        <w:r w:rsidRPr="7B69D6C6" w:rsidDel="7B69D6C6">
          <w:rPr>
            <w:rFonts w:ascii="Arial Narrow" w:hAnsi="Arial Narrow"/>
            <w:b/>
            <w:bCs/>
            <w:sz w:val="22"/>
            <w:szCs w:val="22"/>
            <w:lang w:val="es-CO"/>
          </w:rPr>
          <w:delText>El modelo francés distingue claramente los roles de la DGFiP como autoridad fiscal con competencia exclusiva para rectificaciones tributarias, y del MESR y sus delegaciones regionales DRARI como responsables de la validación científica</w:delText>
        </w:r>
      </w:del>
      <w:commentRangeEnd w:id="1424"/>
      <w:r w:rsidRPr="7B69D6C6">
        <w:rPr>
          <w:rStyle w:val="CommentReference"/>
          <w:rFonts w:ascii="Arial Narrow" w:hAnsi="Arial Narrow"/>
          <w:sz w:val="22"/>
          <w:szCs w:val="22"/>
          <w:lang w:val="es-CO"/>
        </w:rPr>
        <w:commentReference w:id="1424"/>
      </w:r>
      <w:del w:id="1425" w:author="Usuario invitado" w:date="2026-05-25T21:59:00Z" w16du:dateUtc="2026-05-25T21:59:53Z">
        <w:r w:rsidRPr="7B69D6C6" w:rsidDel="7B69D6C6">
          <w:rPr>
            <w:rFonts w:ascii="Arial Narrow" w:hAnsi="Arial Narrow"/>
            <w:sz w:val="22"/>
            <w:szCs w:val="22"/>
            <w:lang w:val="es-CO"/>
          </w:rPr>
          <w:delText>. Asimismo, la existencia de mecanismos como el Rescrit, en sus modalidades simple, élargi y roulant, y el Control Anticipado Voluntario regulado por el artículo L.13CA, incrementa la seguridad jurídica del contribuyente. Un elemento clave es que el reembolso del crédito no implica validación técnica definitiva; la administración fiscal conserva un derecho de revisión de tres años y puede solicitar una pericia científica al MESR que derive en rectificaciones posteriores. En este ámbito, las mejoras posibles son principalmente operativas, orientadas a simplificar procesos sin alterar el marco legal.</w:delText>
        </w:r>
      </w:del>
      <w:ins w:id="1426" w:author="Usuario invitado" w:date="2026-05-25T21:59:00Z" w16du:dateUtc="2026-05-25T21:59:53Z">
        <w:r w:rsidR="7B69D6C6" w:rsidRPr="7B69D6C6">
          <w:rPr>
            <w:rFonts w:ascii="Arial Narrow" w:eastAsia="Arial Narrow" w:hAnsi="Arial Narrow" w:cs="Arial Narrow"/>
            <w:sz w:val="22"/>
            <w:szCs w:val="22"/>
            <w:lang w:val="es-CO"/>
          </w:rPr>
          <w:t xml:space="preserve"> Una tercera lección se refiere a la importancia de separar con claridad las funciones fiscales y técnicas dentro del modelo institucional. En el caso francés, la autoridad fiscal, la Direction Générale des Finances Publiques (DGFiP), conserva la competencia exclusiva para adoptar decisiones tributarias vinculantes, ejecutar procedimientos de rectificación y revisar la declaración durante los tres años posteriores a su presentación. El MES</w:t>
        </w:r>
      </w:ins>
      <w:ins w:id="1427" w:author="Usuario invitado" w:date="2026-05-25T22:00:00Z" w16du:dateUtc="2026-05-25T22:00:10Z">
        <w:r w:rsidR="7B69D6C6" w:rsidRPr="7B69D6C6">
          <w:rPr>
            <w:rFonts w:ascii="Arial Narrow" w:eastAsia="Arial Narrow" w:hAnsi="Arial Narrow" w:cs="Arial Narrow"/>
            <w:sz w:val="22"/>
            <w:szCs w:val="22"/>
            <w:lang w:val="es-CO"/>
          </w:rPr>
          <w:t>R</w:t>
        </w:r>
      </w:ins>
      <w:ins w:id="1428" w:author="Usuario invitado" w:date="2026-05-25T21:59:00Z" w16du:dateUtc="2026-05-25T21:59:53Z">
        <w:r w:rsidR="7B69D6C6" w:rsidRPr="7B69D6C6">
          <w:rPr>
            <w:rFonts w:ascii="Arial Narrow" w:eastAsia="Arial Narrow" w:hAnsi="Arial Narrow" w:cs="Arial Narrow"/>
            <w:sz w:val="22"/>
            <w:szCs w:val="22"/>
            <w:lang w:val="es-CO"/>
          </w:rPr>
          <w:t xml:space="preserve"> y sus delegaciones regionales, las </w:t>
        </w:r>
        <w:r w:rsidR="7B69D6C6" w:rsidRPr="7B69D6C6">
          <w:rPr>
            <w:rFonts w:ascii="Arial Narrow" w:eastAsia="Arial Narrow" w:hAnsi="Arial Narrow" w:cs="Arial Narrow"/>
            <w:sz w:val="22"/>
            <w:szCs w:val="22"/>
            <w:lang w:val="es-CO"/>
            <w:rPrChange w:id="1429" w:author="Usuario invitado" w:date="2026-05-25T21:59:00Z" w16du:dateUtc="2026-05-25T21:59:58Z">
              <w:rPr>
                <w:rFonts w:ascii="Arial Narrow" w:eastAsia="Arial Narrow" w:hAnsi="Arial Narrow" w:cs="Arial Narrow"/>
                <w:b/>
                <w:bCs/>
                <w:sz w:val="22"/>
                <w:szCs w:val="22"/>
                <w:lang w:val="es-CO"/>
              </w:rPr>
            </w:rPrChange>
          </w:rPr>
          <w:t>Délégations Régionales Académiques à la Recherche et à l’Innovation</w:t>
        </w:r>
        <w:r w:rsidR="7B69D6C6" w:rsidRPr="7B69D6C6">
          <w:rPr>
            <w:rFonts w:ascii="Arial Narrow" w:eastAsia="Arial Narrow" w:hAnsi="Arial Narrow" w:cs="Arial Narrow"/>
            <w:sz w:val="22"/>
            <w:szCs w:val="22"/>
            <w:lang w:val="es-CO"/>
          </w:rPr>
          <w:t xml:space="preserve"> (DRARI), cumplen un rol técnico especializado, pero sus dictámenes tienen naturaleza consultiva y se activan, por regla general, cuando la administración tributaria requiere una valoración sobre el carácter científico de los trabajos declarados. Esta arquitectura permite combinar control fiscal con evaluación técnica, sin trasladar al órgano científico la responsabilidad de definir los efectos tributarios del beneficio. Al mismo tiempo, el sistema incorpora mecanismos preventivos, como el Rescrit y el Control Anticipado Voluntario, que permiten a las empresas obtener una posición formal de la administración antes de la declaración o de eventuales controversias. La lección central es que </w:t>
        </w:r>
        <w:r w:rsidR="7B69D6C6" w:rsidRPr="7B69D6C6">
          <w:rPr>
            <w:rFonts w:ascii="Arial Narrow" w:eastAsia="Arial Narrow" w:hAnsi="Arial Narrow" w:cs="Arial Narrow"/>
            <w:b/>
            <w:bCs/>
            <w:sz w:val="22"/>
            <w:szCs w:val="22"/>
            <w:lang w:val="es-CO"/>
            <w:rPrChange w:id="1430" w:author="Usuario invitado" w:date="2026-05-25T22:01:00Z" w16du:dateUtc="2026-05-25T22:01:32Z">
              <w:rPr>
                <w:rFonts w:ascii="Arial Narrow" w:eastAsia="Arial Narrow" w:hAnsi="Arial Narrow" w:cs="Arial Narrow"/>
                <w:sz w:val="22"/>
                <w:szCs w:val="22"/>
                <w:lang w:val="es-CO"/>
              </w:rPr>
            </w:rPrChange>
          </w:rPr>
          <w:t>la seguridad jurídica no depende únicamente de contar con expertos técnicos, sino de definir con precisión quién evalúa, quién decide y qué efectos tiene cada pronunciamiento dentro del procedimiento.</w:t>
        </w:r>
      </w:ins>
    </w:p>
    <w:p w14:paraId="3AAB66F2" w14:textId="1F3DDB1A" w:rsidR="05ABDB72" w:rsidRDefault="05ABDB72" w:rsidP="05ABDB72">
      <w:pPr>
        <w:jc w:val="both"/>
        <w:rPr>
          <w:rFonts w:ascii="Arial Narrow" w:hAnsi="Arial Narrow"/>
          <w:sz w:val="22"/>
          <w:szCs w:val="22"/>
          <w:lang w:val="es-CO"/>
        </w:rPr>
      </w:pPr>
    </w:p>
    <w:p w14:paraId="1E7053A1" w14:textId="77777777" w:rsidR="0023163B" w:rsidRPr="005607B3" w:rsidRDefault="01FC00B7" w:rsidP="0023163B">
      <w:pPr>
        <w:jc w:val="both"/>
        <w:rPr>
          <w:ins w:id="1431" w:author="Usuario invitado" w:date="2026-04-08T21:30:00Z" w16du:dateUtc="2026-04-08T21:30:17Z"/>
          <w:rFonts w:ascii="Arial Narrow" w:hAnsi="Arial Narrow"/>
          <w:sz w:val="22"/>
          <w:szCs w:val="22"/>
          <w:lang w:val="es-CO"/>
        </w:rPr>
      </w:pPr>
      <w:r w:rsidRPr="01FC00B7">
        <w:rPr>
          <w:rFonts w:ascii="Arial Narrow" w:hAnsi="Arial Narrow"/>
          <w:sz w:val="22"/>
          <w:szCs w:val="22"/>
          <w:lang w:val="es-CO"/>
        </w:rPr>
        <w:t xml:space="preserve">Una cuarta lección se refiere a la eficiencia del gasto fiscal. La literatura identifica el denominado efecto Goolsbee, según el cual la reforma de 2008 habría generado una presión al alza en los salarios de investigadores superior al aumento de productividad, encareciendo el costo de la I+D. Asimismo, se observan fenómenos de sustitución entre instrumentos. La introducción del Crédito de Impuesto a la Innovación, CII, en 2013 produjo en algunas pymes una reducción en los gastos declarados bajo el CIR, sugiriendo una re-etiquetación de proyectos desde investigación hacia fases de prototipado o desarrollo cercano al mercado. </w:t>
      </w:r>
      <w:r w:rsidRPr="01FC00B7">
        <w:rPr>
          <w:rFonts w:ascii="Arial Narrow" w:hAnsi="Arial Narrow"/>
          <w:b/>
          <w:bCs/>
          <w:sz w:val="22"/>
          <w:szCs w:val="22"/>
          <w:lang w:val="es-CO"/>
          <w:rPrChange w:id="1432" w:author="Usuario invitado" w:date="2026-05-25T22:03:00Z" w16du:dateUtc="2026-05-25T22:03:21Z">
            <w:rPr>
              <w:rFonts w:ascii="Arial Narrow" w:hAnsi="Arial Narrow"/>
              <w:sz w:val="22"/>
              <w:szCs w:val="22"/>
              <w:lang w:val="es-CO"/>
            </w:rPr>
          </w:rPrChange>
        </w:rPr>
        <w:t>Es</w:t>
      </w:r>
      <w:r w:rsidRPr="01FC00B7">
        <w:rPr>
          <w:rFonts w:ascii="Arial Narrow" w:hAnsi="Arial Narrow"/>
          <w:b/>
          <w:bCs/>
          <w:sz w:val="22"/>
          <w:szCs w:val="22"/>
          <w:lang w:val="es-CO"/>
        </w:rPr>
        <w:t>tos hallazgos indican que la eficiencia no depende únicamente de la tasa del beneficio, sino de la coordinación entre instrumentos y de una delimitación técnica rigurosa de actividades elegibles.</w:t>
      </w:r>
    </w:p>
    <w:p w14:paraId="024249FF" w14:textId="22E90EAD" w:rsidR="05ABDB72" w:rsidRDefault="05ABDB72" w:rsidP="05ABDB72">
      <w:pPr>
        <w:jc w:val="both"/>
        <w:rPr>
          <w:rFonts w:ascii="Arial Narrow" w:hAnsi="Arial Narrow"/>
          <w:b/>
          <w:bCs/>
          <w:sz w:val="22"/>
          <w:szCs w:val="22"/>
          <w:lang w:val="es-CO"/>
        </w:rPr>
      </w:pPr>
    </w:p>
    <w:p w14:paraId="5645006F" w14:textId="77777777" w:rsidR="0023163B" w:rsidRPr="005607B3" w:rsidRDefault="0023163B" w:rsidP="0023163B">
      <w:pPr>
        <w:jc w:val="both"/>
        <w:rPr>
          <w:rFonts w:ascii="Arial Narrow" w:hAnsi="Arial Narrow"/>
          <w:sz w:val="22"/>
          <w:szCs w:val="22"/>
          <w:lang w:val="es-CO"/>
        </w:rPr>
      </w:pPr>
      <w:r w:rsidRPr="005607B3">
        <w:rPr>
          <w:rFonts w:ascii="Arial Narrow" w:hAnsi="Arial Narrow"/>
          <w:sz w:val="22"/>
          <w:szCs w:val="22"/>
          <w:lang w:val="es-CO"/>
        </w:rPr>
        <w:t xml:space="preserve">Una quinta lección es que </w:t>
      </w:r>
      <w:r w:rsidRPr="005607B3">
        <w:rPr>
          <w:rFonts w:ascii="Arial Narrow" w:hAnsi="Arial Narrow"/>
          <w:b/>
          <w:bCs/>
          <w:sz w:val="22"/>
          <w:szCs w:val="22"/>
          <w:lang w:val="es-CO"/>
        </w:rPr>
        <w:t>la escala presupuestaria requiere institucionalizar la evaluación y la rendición de cuentas</w:t>
      </w:r>
      <w:r w:rsidRPr="005607B3">
        <w:rPr>
          <w:rFonts w:ascii="Arial Narrow" w:hAnsi="Arial Narrow"/>
          <w:sz w:val="22"/>
          <w:szCs w:val="22"/>
          <w:lang w:val="es-CO"/>
        </w:rPr>
        <w:t>. Dado que el gasto fiscal superó los 7.000 millones de euros en 2021, el Estado francés estableció desde 2020 la obligación legal de publicar un reporte anual sobre el impacto del CIR, incluyendo un seguimiento específico a la contratación de doctores. Instancias como la CNEPI actúan como evaluadores independientes y han propuesto ajustes normativos, como los introducidos en 2025 para excluir gastos de patentes y vigilancia tecnológica con el fin de optimizar la eficiencia del instrumento.</w:t>
      </w:r>
    </w:p>
    <w:sdt>
      <w:sdtPr>
        <w:rPr>
          <w:rFonts w:asciiTheme="minorHAnsi" w:eastAsiaTheme="minorEastAsia" w:hAnsiTheme="minorHAnsi" w:cstheme="minorBidi"/>
          <w:color w:val="auto"/>
          <w:sz w:val="24"/>
          <w:szCs w:val="24"/>
        </w:rPr>
        <w:id w:val="1491759469"/>
        <w:docPartObj>
          <w:docPartGallery w:val="Bibliographies"/>
          <w:docPartUnique/>
        </w:docPartObj>
      </w:sdtPr>
      <w:sdtEndPr>
        <w:rPr>
          <w:sz w:val="22"/>
          <w:szCs w:val="22"/>
        </w:rPr>
      </w:sdtEndPr>
      <w:sdtContent>
        <w:p w14:paraId="302E7DF6" w14:textId="77777777" w:rsidR="0023163B" w:rsidRPr="00BE3F40" w:rsidRDefault="0023163B" w:rsidP="0023163B">
          <w:pPr>
            <w:pStyle w:val="Heading1"/>
            <w:rPr>
              <w:rFonts w:ascii="Arial Narrow" w:hAnsi="Arial Narrow"/>
              <w:sz w:val="22"/>
              <w:szCs w:val="22"/>
            </w:rPr>
          </w:pPr>
          <w:r w:rsidRPr="00BE3F40">
            <w:rPr>
              <w:rFonts w:ascii="Arial Narrow" w:hAnsi="Arial Narrow"/>
              <w:sz w:val="22"/>
              <w:szCs w:val="22"/>
            </w:rPr>
            <w:t>References</w:t>
          </w:r>
        </w:p>
        <w:sdt>
          <w:sdtPr>
            <w:rPr>
              <w:rFonts w:ascii="Arial Narrow" w:hAnsi="Arial Narrow"/>
              <w:sz w:val="22"/>
              <w:szCs w:val="22"/>
            </w:rPr>
            <w:id w:val="-573587230"/>
            <w:bibliography/>
          </w:sdtPr>
          <w:sdtEndPr/>
          <w:sdtContent>
            <w:p w14:paraId="02A325D4" w14:textId="77777777" w:rsidR="0023163B" w:rsidRPr="008C5ABD" w:rsidRDefault="0023163B" w:rsidP="0023163B">
              <w:pPr>
                <w:rPr>
                  <w:rFonts w:ascii="Arial Narrow" w:hAnsi="Arial Narrow"/>
                  <w:sz w:val="22"/>
                  <w:szCs w:val="22"/>
                </w:rPr>
              </w:pPr>
              <w:r w:rsidRPr="008C5ABD">
                <w:rPr>
                  <w:rFonts w:ascii="Arial Narrow" w:hAnsi="Arial Narrow"/>
                  <w:sz w:val="22"/>
                  <w:szCs w:val="22"/>
                </w:rPr>
                <w:fldChar w:fldCharType="begin"/>
              </w:r>
              <w:r w:rsidRPr="00103DEE">
                <w:rPr>
                  <w:rFonts w:ascii="Arial Narrow" w:hAnsi="Arial Narrow"/>
                  <w:sz w:val="22"/>
                  <w:szCs w:val="22"/>
                </w:rPr>
                <w:instrText xml:space="preserve"> BIBLIOGRAPHY </w:instrText>
              </w:r>
              <w:r w:rsidRPr="008C5ABD">
                <w:rPr>
                  <w:rFonts w:ascii="Arial Narrow" w:hAnsi="Arial Narrow"/>
                  <w:sz w:val="22"/>
                  <w:szCs w:val="22"/>
                </w:rPr>
                <w:fldChar w:fldCharType="separate"/>
              </w:r>
              <w:r>
                <w:rPr>
                  <w:rFonts w:ascii="Arial Narrow" w:hAnsi="Arial Narrow"/>
                  <w:b/>
                  <w:bCs/>
                  <w:noProof/>
                  <w:sz w:val="22"/>
                  <w:szCs w:val="22"/>
                </w:rPr>
                <w:t>There are no sources in the current document.</w:t>
              </w:r>
              <w:r w:rsidRPr="008C5ABD">
                <w:rPr>
                  <w:rFonts w:ascii="Arial Narrow" w:hAnsi="Arial Narrow"/>
                  <w:b/>
                  <w:bCs/>
                  <w:noProof/>
                  <w:sz w:val="22"/>
                  <w:szCs w:val="22"/>
                </w:rPr>
                <w:fldChar w:fldCharType="end"/>
              </w:r>
            </w:p>
          </w:sdtContent>
        </w:sdt>
      </w:sdtContent>
    </w:sdt>
    <w:p w14:paraId="775F7A3A" w14:textId="77777777" w:rsidR="009105BD" w:rsidRDefault="009105BD" w:rsidP="009105BD"/>
    <w:p w14:paraId="721B577D" w14:textId="1DF85AF6" w:rsidR="001B043C" w:rsidRDefault="001B043C">
      <w:r>
        <w:br w:type="page"/>
      </w:r>
    </w:p>
    <w:p w14:paraId="61DC54AC" w14:textId="6371C607" w:rsidR="001B043C" w:rsidRPr="00297C63" w:rsidRDefault="001B043C" w:rsidP="001B043C">
      <w:pPr>
        <w:pStyle w:val="Heading2"/>
        <w:rPr>
          <w:rFonts w:ascii="Arial Narrow" w:hAnsi="Arial Narrow"/>
          <w:b/>
          <w:bCs/>
          <w:color w:val="auto"/>
          <w:lang w:val="es-419"/>
        </w:rPr>
      </w:pPr>
      <w:r w:rsidRPr="00297C63">
        <w:rPr>
          <w:rFonts w:ascii="Arial Narrow" w:hAnsi="Arial Narrow"/>
          <w:b/>
          <w:bCs/>
          <w:color w:val="auto"/>
          <w:lang w:val="es-419"/>
        </w:rPr>
        <w:t>Estudio de caso</w:t>
      </w:r>
      <w:r>
        <w:rPr>
          <w:rFonts w:ascii="Arial Narrow" w:hAnsi="Arial Narrow"/>
          <w:b/>
          <w:bCs/>
          <w:color w:val="auto"/>
          <w:lang w:val="es-419"/>
        </w:rPr>
        <w:t xml:space="preserve"> 2</w:t>
      </w:r>
      <w:r w:rsidRPr="00297C63">
        <w:rPr>
          <w:rFonts w:ascii="Arial Narrow" w:hAnsi="Arial Narrow"/>
          <w:b/>
          <w:bCs/>
          <w:color w:val="auto"/>
          <w:lang w:val="es-419"/>
        </w:rPr>
        <w:t>:</w:t>
      </w:r>
      <w:r>
        <w:rPr>
          <w:rFonts w:ascii="Arial Narrow" w:hAnsi="Arial Narrow"/>
          <w:b/>
          <w:bCs/>
          <w:color w:val="auto"/>
          <w:lang w:val="es-419"/>
        </w:rPr>
        <w:t xml:space="preserve"> </w:t>
      </w:r>
      <w:r w:rsidRPr="00297C63">
        <w:rPr>
          <w:rFonts w:ascii="Arial Narrow" w:hAnsi="Arial Narrow"/>
          <w:b/>
          <w:bCs/>
          <w:color w:val="auto"/>
          <w:lang w:val="es-419"/>
        </w:rPr>
        <w:t xml:space="preserve"> </w:t>
      </w:r>
      <w:r w:rsidR="00680AC4">
        <w:rPr>
          <w:rFonts w:ascii="Arial Narrow" w:hAnsi="Arial Narrow"/>
          <w:b/>
          <w:bCs/>
          <w:color w:val="auto"/>
          <w:lang w:val="es-419"/>
        </w:rPr>
        <w:t xml:space="preserve">España - </w:t>
      </w:r>
      <w:r w:rsidR="00680AC4" w:rsidRPr="00680AC4">
        <w:rPr>
          <w:rFonts w:ascii="Arial Narrow" w:hAnsi="Arial Narrow"/>
          <w:b/>
          <w:bCs/>
          <w:color w:val="auto"/>
          <w:lang w:val="es-419"/>
        </w:rPr>
        <w:t>Deducciones fiscales por actividades de I+D+i</w:t>
      </w:r>
    </w:p>
    <w:p w14:paraId="5BC64F48" w14:textId="77777777" w:rsidR="001B043C" w:rsidRDefault="001B043C" w:rsidP="009105BD">
      <w:pPr>
        <w:rPr>
          <w:lang w:val="es-419"/>
        </w:rPr>
      </w:pPr>
    </w:p>
    <w:p w14:paraId="1DF05482" w14:textId="77777777" w:rsidR="00B32C61" w:rsidRPr="00776B47" w:rsidRDefault="01FC00B7" w:rsidP="00B32C61">
      <w:pPr>
        <w:rPr>
          <w:rFonts w:ascii="Arial Narrow" w:hAnsi="Arial Narrow"/>
          <w:b/>
          <w:bCs/>
          <w:sz w:val="22"/>
          <w:szCs w:val="22"/>
          <w:lang w:val="es-CO"/>
        </w:rPr>
      </w:pPr>
      <w:r w:rsidRPr="01FC00B7">
        <w:rPr>
          <w:rFonts w:ascii="Arial Narrow" w:hAnsi="Arial Narrow"/>
          <w:b/>
          <w:bCs/>
          <w:sz w:val="22"/>
          <w:szCs w:val="22"/>
          <w:lang w:val="es-CO"/>
        </w:rPr>
        <w:t>1. Antecedentes y fundamentos del incentivo tributario a la I+</w:t>
      </w:r>
      <w:commentRangeStart w:id="1433"/>
      <w:r w:rsidRPr="01FC00B7">
        <w:rPr>
          <w:rFonts w:ascii="Arial Narrow" w:hAnsi="Arial Narrow"/>
          <w:b/>
          <w:bCs/>
          <w:sz w:val="22"/>
          <w:szCs w:val="22"/>
          <w:lang w:val="es-CO"/>
        </w:rPr>
        <w:t>D</w:t>
      </w:r>
      <w:commentRangeEnd w:id="1433"/>
      <w:r w:rsidR="00B32C61" w:rsidRPr="00776B47">
        <w:rPr>
          <w:rStyle w:val="CommentReference"/>
          <w:rFonts w:ascii="Arial Narrow" w:hAnsi="Arial Narrow"/>
          <w:b/>
          <w:bCs/>
          <w:sz w:val="22"/>
          <w:szCs w:val="22"/>
          <w:lang w:val="es-CO"/>
        </w:rPr>
        <w:commentReference w:id="1433"/>
      </w:r>
    </w:p>
    <w:p w14:paraId="27E6C5A9" w14:textId="6A728356" w:rsidR="00B32C61" w:rsidRPr="00B0174B" w:rsidRDefault="00B32C61" w:rsidP="01FC00B7">
      <w:pPr>
        <w:jc w:val="both"/>
        <w:rPr>
          <w:rFonts w:ascii="Arial Narrow" w:hAnsi="Arial Narrow"/>
          <w:sz w:val="22"/>
          <w:szCs w:val="22"/>
          <w:lang w:val="es-CO"/>
        </w:rPr>
      </w:pPr>
      <w:r w:rsidRPr="00B0174B">
        <w:rPr>
          <w:rFonts w:ascii="Arial Narrow" w:hAnsi="Arial Narrow"/>
          <w:sz w:val="22"/>
          <w:szCs w:val="22"/>
          <w:lang w:val="es-CO"/>
        </w:rPr>
        <w:t xml:space="preserve">El incentivo tributario a la investigación, desarrollo e innovación (I+D+i) en España se origina a finales de la década de 1970, con la incorporación de deducciones fiscales en el Impuesto sobre Sociedades a través de la Ley 61/1978. Este instrumento surge en un contexto de modernización económica y de fortalecimiento de la base productiva, y desde sus inicios fue concebido como un mecanismo para incentivar la inversión privada en actividades tecnológicas. </w:t>
      </w:r>
      <w:ins w:id="1434" w:author="Usuario invitado" w:date="2026-05-25T22:09:00Z" w16du:dateUtc="2026-05-25T22:09:03Z">
        <w:r w:rsidR="01FC00B7" w:rsidRPr="01FC00B7">
          <w:rPr>
            <w:rFonts w:ascii="Arial Narrow" w:eastAsia="Arial Narrow" w:hAnsi="Arial Narrow" w:cs="Arial Narrow"/>
            <w:sz w:val="22"/>
            <w:szCs w:val="22"/>
            <w:lang w:val="es-CO"/>
            <w:rPrChange w:id="1435" w:author="Usuario invitado" w:date="2026-05-25T22:09:00Z" w16du:dateUtc="2026-05-25T22:09:06Z">
              <w:rPr>
                <w:rFonts w:ascii="Arial Narrow" w:eastAsia="Arial Narrow" w:hAnsi="Arial Narrow" w:cs="Arial Narrow"/>
                <w:b/>
                <w:bCs/>
                <w:sz w:val="22"/>
                <w:szCs w:val="22"/>
                <w:lang w:val="es-CO"/>
              </w:rPr>
            </w:rPrChange>
          </w:rPr>
          <w:t>De acuerdo con el marco teórico utilizado en este estudio, el esquema español se clasifica como un crédito fiscal, en tanto opera como una reducción directa de la cuota del Impuesto sobre Sociedades derivada de los gastos elegibles en I+D+i, y no como una superdeducción aplicada sobre la base imponible.</w:t>
        </w:r>
        <w:r w:rsidR="01FC00B7" w:rsidRPr="01FC00B7">
          <w:rPr>
            <w:rFonts w:ascii="Arial Narrow" w:eastAsia="Arial Narrow" w:hAnsi="Arial Narrow" w:cs="Arial Narrow"/>
            <w:sz w:val="22"/>
            <w:szCs w:val="22"/>
            <w:lang w:val="es-CO"/>
          </w:rPr>
          <w:t xml:space="preserve"> </w:t>
        </w:r>
      </w:ins>
      <w:r w:rsidR="01FC00B7" w:rsidRPr="01FC00B7">
        <w:rPr>
          <w:rFonts w:ascii="Arial Narrow" w:hAnsi="Arial Narrow"/>
          <w:sz w:val="22"/>
          <w:szCs w:val="22"/>
          <w:lang w:val="es-CO"/>
        </w:rPr>
        <w:t>A lo largo de las décadas siguientes, el esquema fue ajustado de manera progresiva, destacándose la introducción de la deducción incremental mediante la Ley 31/1991, que permitió reconocer el esfuerzo adicional en gasto en I+D respecto a años anteriores, consolidando el uso de la fiscalidad como herramienta de apoyo a la innovación empresarial (</w:t>
      </w:r>
      <w:r w:rsidRPr="01FC00B7">
        <w:rPr>
          <w:rFonts w:ascii="Arial Narrow" w:hAnsi="Arial Narrow"/>
          <w:sz w:val="22"/>
          <w:szCs w:val="22"/>
          <w:lang w:val="es-CO"/>
        </w:rPr>
        <w:fldChar w:fldCharType="begin"/>
      </w:r>
      <w:r w:rsidRPr="01FC00B7">
        <w:rPr>
          <w:rFonts w:ascii="Arial Narrow" w:hAnsi="Arial Narrow"/>
          <w:sz w:val="22"/>
          <w:szCs w:val="22"/>
          <w:lang w:val="es-CO"/>
        </w:rPr>
        <w:instrText xml:space="preserve"> CITATION AIR20 \l 1033 </w:instrText>
      </w:r>
      <w:r w:rsidRPr="01FC00B7">
        <w:rPr>
          <w:rFonts w:ascii="Arial Narrow" w:hAnsi="Arial Narrow"/>
          <w:sz w:val="22"/>
          <w:szCs w:val="22"/>
          <w:lang w:val="es-CO"/>
        </w:rPr>
        <w:fldChar w:fldCharType="separate"/>
      </w:r>
      <w:r w:rsidR="01FC00B7" w:rsidRPr="01FC00B7">
        <w:rPr>
          <w:rFonts w:ascii="Arial Narrow" w:hAnsi="Arial Narrow"/>
          <w:noProof/>
          <w:sz w:val="22"/>
          <w:szCs w:val="22"/>
          <w:lang w:val="es-CO"/>
        </w:rPr>
        <w:t xml:space="preserve"> (AIReF, 2020)</w:t>
      </w:r>
      <w:r w:rsidRPr="01FC00B7">
        <w:rPr>
          <w:rFonts w:ascii="Arial Narrow" w:hAnsi="Arial Narrow"/>
          <w:sz w:val="22"/>
          <w:szCs w:val="22"/>
          <w:lang w:val="es-CO"/>
        </w:rPr>
        <w:fldChar w:fldCharType="end"/>
      </w:r>
      <w:sdt>
        <w:sdtPr>
          <w:rPr>
            <w:rFonts w:ascii="Arial Narrow" w:hAnsi="Arial Narrow"/>
            <w:sz w:val="22"/>
            <w:szCs w:val="22"/>
            <w:lang w:val="es-CO"/>
          </w:rPr>
          <w:id w:val="370267804"/>
        </w:sdtPr>
        <w:sdtEndPr/>
        <w:sdtContent/>
      </w:sdt>
      <w:r w:rsidR="01FC00B7" w:rsidRPr="01FC00B7">
        <w:rPr>
          <w:rFonts w:ascii="Arial Narrow" w:hAnsi="Arial Narrow"/>
          <w:sz w:val="22"/>
          <w:szCs w:val="22"/>
          <w:lang w:val="es-CO"/>
        </w:rPr>
        <w:t xml:space="preserve">; </w:t>
      </w:r>
      <w:r w:rsidRPr="01FC00B7">
        <w:rPr>
          <w:rFonts w:ascii="Arial Narrow" w:hAnsi="Arial Narrow"/>
          <w:sz w:val="22"/>
          <w:szCs w:val="22"/>
          <w:lang w:val="es-CO"/>
        </w:rPr>
        <w:fldChar w:fldCharType="begin"/>
      </w:r>
      <w:r w:rsidRPr="01FC00B7">
        <w:rPr>
          <w:rFonts w:ascii="Arial Narrow" w:hAnsi="Arial Narrow"/>
          <w:sz w:val="22"/>
          <w:szCs w:val="22"/>
          <w:lang w:val="es-CO"/>
        </w:rPr>
        <w:instrText xml:space="preserve"> CITATION MIC25 \l 1033 </w:instrText>
      </w:r>
      <w:r w:rsidRPr="01FC00B7">
        <w:rPr>
          <w:rFonts w:ascii="Arial Narrow" w:hAnsi="Arial Narrow"/>
          <w:sz w:val="22"/>
          <w:szCs w:val="22"/>
          <w:lang w:val="es-CO"/>
        </w:rPr>
        <w:fldChar w:fldCharType="separate"/>
      </w:r>
      <w:r w:rsidR="01FC00B7" w:rsidRPr="01FC00B7">
        <w:rPr>
          <w:rFonts w:ascii="Arial Narrow" w:hAnsi="Arial Narrow"/>
          <w:noProof/>
          <w:sz w:val="22"/>
          <w:szCs w:val="22"/>
          <w:lang w:val="es-CO"/>
        </w:rPr>
        <w:t>(MICIU, Informes motivados para deducciones fiscales por actividades de I+D+i 2023 (Ejercicio Fiscal 2022), 2025)</w:t>
      </w:r>
      <w:r w:rsidRPr="01FC00B7">
        <w:rPr>
          <w:rFonts w:ascii="Arial Narrow" w:hAnsi="Arial Narrow"/>
          <w:sz w:val="22"/>
          <w:szCs w:val="22"/>
          <w:lang w:val="es-CO"/>
        </w:rPr>
        <w:fldChar w:fldCharType="end"/>
      </w:r>
      <w:sdt>
        <w:sdtPr>
          <w:rPr>
            <w:rFonts w:ascii="Arial Narrow" w:hAnsi="Arial Narrow"/>
            <w:sz w:val="22"/>
            <w:szCs w:val="22"/>
            <w:lang w:val="es-CO"/>
          </w:rPr>
          <w:id w:val="975102868"/>
        </w:sdtPr>
        <w:sdtEndPr/>
        <w:sdtContent/>
      </w:sdt>
      <w:r w:rsidR="01FC00B7" w:rsidRPr="01FC00B7">
        <w:rPr>
          <w:rFonts w:ascii="Arial Narrow" w:hAnsi="Arial Narrow"/>
          <w:sz w:val="22"/>
          <w:szCs w:val="22"/>
          <w:lang w:val="es-CO"/>
        </w:rPr>
        <w:t xml:space="preserve">). </w:t>
      </w:r>
    </w:p>
    <w:p w14:paraId="5B39B457" w14:textId="77777777" w:rsidR="00B32C61" w:rsidRPr="00B0174B" w:rsidRDefault="00B32C61" w:rsidP="00B32C61">
      <w:pPr>
        <w:jc w:val="both"/>
        <w:rPr>
          <w:rFonts w:ascii="Arial Narrow" w:hAnsi="Arial Narrow"/>
          <w:sz w:val="22"/>
          <w:szCs w:val="22"/>
          <w:lang w:val="es-CO"/>
        </w:rPr>
      </w:pPr>
      <w:r w:rsidRPr="00B0174B">
        <w:rPr>
          <w:rFonts w:ascii="Arial Narrow" w:hAnsi="Arial Narrow"/>
          <w:sz w:val="22"/>
          <w:szCs w:val="22"/>
          <w:lang w:val="es-CO"/>
        </w:rPr>
        <w:t>Durante los años siguientes, la aplicación del incentivo puso en evidencia limitaciones operativas que afectaban su uso efectivo. En particular, la ausencia de criterios técnicos homogéneos y vinculantes para la calificación de las actividades de I+D+i y de los gastos asociados generaba incertidumbre jurídica y riesgos fiscales para las empresas, desincentivando decisiones de inversión incluso cuando existía capacidad innovadora. Este diagnóstico dio lugar a la introducción de mecanismos específicos para reforzar la seguridad jurídica, en particular los Informes Motivados Vinculantes regulados por el Real Decreto 1432/2003, que garantizan que la calificación científica y tecnológica de los proyectos sea respetada por la administración tributaria</w:t>
      </w:r>
      <w:r>
        <w:rPr>
          <w:rFonts w:ascii="Arial Narrow" w:hAnsi="Arial Narrow"/>
          <w:sz w:val="22"/>
          <w:szCs w:val="22"/>
          <w:lang w:val="es-CO"/>
        </w:rPr>
        <w:t xml:space="preserve"> </w:t>
      </w:r>
      <w:sdt>
        <w:sdtPr>
          <w:rPr>
            <w:rFonts w:ascii="Arial Narrow" w:hAnsi="Arial Narrow"/>
            <w:sz w:val="22"/>
            <w:szCs w:val="22"/>
            <w:lang w:val="es-CO"/>
          </w:rPr>
          <w:id w:val="-1511066796"/>
          <w:citation/>
        </w:sdtPr>
        <w:sdtEndPr/>
        <w:sdtContent>
          <w:r>
            <w:rPr>
              <w:rFonts w:ascii="Arial Narrow" w:hAnsi="Arial Narrow"/>
              <w:sz w:val="22"/>
              <w:szCs w:val="22"/>
              <w:lang w:val="es-CO"/>
            </w:rPr>
            <w:fldChar w:fldCharType="begin"/>
          </w:r>
          <w:r w:rsidRPr="00DA1063">
            <w:rPr>
              <w:rFonts w:ascii="Arial Narrow" w:hAnsi="Arial Narrow"/>
              <w:sz w:val="22"/>
              <w:szCs w:val="22"/>
              <w:lang w:val="es-CO"/>
            </w:rPr>
            <w:instrText xml:space="preserve"> CITATION Min03 \l 1033 </w:instrText>
          </w:r>
          <w:r>
            <w:rPr>
              <w:rFonts w:ascii="Arial Narrow" w:hAnsi="Arial Narrow"/>
              <w:sz w:val="22"/>
              <w:szCs w:val="22"/>
              <w:lang w:val="es-CO"/>
            </w:rPr>
            <w:fldChar w:fldCharType="separate"/>
          </w:r>
          <w:r w:rsidRPr="00AA5565">
            <w:rPr>
              <w:rFonts w:ascii="Arial Narrow" w:hAnsi="Arial Narrow"/>
              <w:noProof/>
              <w:sz w:val="22"/>
              <w:szCs w:val="22"/>
              <w:lang w:val="es-CO"/>
            </w:rPr>
            <w:t>(Ministerio de la Presidencia, Justicia y Relaciones con las Cortes, 2003)</w:t>
          </w:r>
          <w:r>
            <w:rPr>
              <w:rFonts w:ascii="Arial Narrow" w:hAnsi="Arial Narrow"/>
              <w:sz w:val="22"/>
              <w:szCs w:val="22"/>
              <w:lang w:val="es-CO"/>
            </w:rPr>
            <w:fldChar w:fldCharType="end"/>
          </w:r>
        </w:sdtContent>
      </w:sdt>
      <w:r w:rsidRPr="00B0174B">
        <w:rPr>
          <w:rFonts w:ascii="Arial Narrow" w:hAnsi="Arial Narrow"/>
          <w:sz w:val="22"/>
          <w:szCs w:val="22"/>
          <w:lang w:val="es-CO"/>
        </w:rPr>
        <w:t>.</w:t>
      </w:r>
    </w:p>
    <w:p w14:paraId="4FC8668A" w14:textId="2022850E" w:rsidR="00B32C61" w:rsidRPr="00012D3F" w:rsidRDefault="00B32C61" w:rsidP="01FC00B7">
      <w:pPr>
        <w:jc w:val="both"/>
        <w:rPr>
          <w:ins w:id="1436" w:author="Usuario invitado" w:date="2026-05-25T22:09:00Z" w16du:dateUtc="2026-05-25T22:09:15Z"/>
          <w:lang w:val="es-ES"/>
          <w:rPrChange w:id="1437" w:author="Gonzalo Castellanos" w:date="2026-05-29T12:04:00Z" w16du:dateUtc="2026-05-29T16:04:00Z">
            <w:rPr>
              <w:ins w:id="1438" w:author="Usuario invitado" w:date="2026-05-25T22:09:00Z" w16du:dateUtc="2026-05-25T22:09:15Z"/>
            </w:rPr>
          </w:rPrChange>
        </w:rPr>
      </w:pPr>
      <w:r w:rsidRPr="00B0174B">
        <w:rPr>
          <w:rFonts w:ascii="Arial Narrow" w:hAnsi="Arial Narrow"/>
          <w:sz w:val="22"/>
          <w:szCs w:val="22"/>
          <w:lang w:val="es-CO"/>
        </w:rPr>
        <w:t>A partir de la década de 2010, el diagnóstico de política pública se amplía hacia un problema estructural más persistente: la insuficiente inversión empresarial en I+D+i en comparación con los países del entorno. España presenta niveles de gasto en I+D inferiores a la media de la Unión Europea, con una brecha especialmente marcada en el sector privado. En 2022, la inversión privada en I+D representaba apenas el 0,8 % del PIB, frente a un promedio del 1,5 % en la UE-27, reflejando una baja propensión a innovar, particularmente entre pequeñas y medianas empresas (</w:t>
      </w:r>
      <w:sdt>
        <w:sdtPr>
          <w:rPr>
            <w:rFonts w:ascii="Arial Narrow" w:hAnsi="Arial Narrow"/>
            <w:sz w:val="22"/>
            <w:szCs w:val="22"/>
            <w:lang w:val="es-CO"/>
          </w:rPr>
          <w:id w:val="-552464197"/>
          <w:citation/>
        </w:sdtPr>
        <w:sdtEndPr/>
        <w:sdtContent>
          <w:r>
            <w:rPr>
              <w:rFonts w:ascii="Arial Narrow" w:hAnsi="Arial Narrow"/>
              <w:sz w:val="22"/>
              <w:szCs w:val="22"/>
              <w:lang w:val="es-CO"/>
            </w:rPr>
            <w:fldChar w:fldCharType="begin"/>
          </w:r>
          <w:r w:rsidRPr="00A25531">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sdt>
        <w:sdtPr>
          <w:rPr>
            <w:rFonts w:ascii="Arial Narrow" w:hAnsi="Arial Narrow"/>
            <w:sz w:val="22"/>
            <w:szCs w:val="22"/>
            <w:lang w:val="es-CO"/>
          </w:rPr>
          <w:id w:val="212318579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Cám24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(Cámara de Comercio de España, 2024)</w:t>
          </w:r>
          <w:r>
            <w:rPr>
              <w:rFonts w:ascii="Arial Narrow" w:hAnsi="Arial Narrow"/>
              <w:sz w:val="22"/>
              <w:szCs w:val="22"/>
              <w:lang w:val="es-CO"/>
            </w:rPr>
            <w:fldChar w:fldCharType="end"/>
          </w:r>
        </w:sdtContent>
      </w:sdt>
      <w:r w:rsidRPr="00B0174B">
        <w:rPr>
          <w:rFonts w:ascii="Arial Narrow" w:hAnsi="Arial Narrow"/>
          <w:sz w:val="22"/>
          <w:szCs w:val="22"/>
          <w:lang w:val="es-CO"/>
        </w:rPr>
        <w:t>). En este contexto, a partir de 2014 se introdujo un régimen opcional de abono de la deducción por insuficiencia de cuota, orientado a facilitar el acceso de pymes y empresas de nueva creación al beneficio fiscal.</w:t>
      </w:r>
      <w:ins w:id="1439" w:author="Usuario invitado" w:date="2026-05-25T22:09:00Z" w16du:dateUtc="2026-05-25T22:09:14Z">
        <w:r w:rsidR="01FC00B7" w:rsidRPr="01FC00B7">
          <w:rPr>
            <w:rFonts w:ascii="Arial Narrow" w:eastAsia="Arial Narrow" w:hAnsi="Arial Narrow" w:cs="Arial Narrow"/>
            <w:sz w:val="22"/>
            <w:szCs w:val="22"/>
            <w:lang w:val="es-CO"/>
          </w:rPr>
          <w:t xml:space="preserve"> Este mecanismo refuerza la naturaleza del incentivo como crédito fiscal, al permitir que la deducción pueda monetizarse bajo determinadas condiciones cuando la empresa no cuenta con cuota suficiente para aplicarla plenamente.</w:t>
        </w:r>
      </w:ins>
    </w:p>
    <w:p w14:paraId="46C9A48A" w14:textId="37B25D72" w:rsidR="01FC00B7" w:rsidRDefault="01FC00B7" w:rsidP="01FC00B7">
      <w:pPr>
        <w:jc w:val="both"/>
        <w:rPr>
          <w:rFonts w:ascii="Arial Narrow" w:eastAsia="Arial Narrow" w:hAnsi="Arial Narrow" w:cs="Arial Narrow"/>
          <w:sz w:val="22"/>
          <w:szCs w:val="22"/>
          <w:lang w:val="es-CO"/>
        </w:rPr>
      </w:pPr>
    </w:p>
    <w:p w14:paraId="56129C6A" w14:textId="77777777" w:rsidR="00B32C61" w:rsidRDefault="00B32C61" w:rsidP="00B32C61">
      <w:pPr>
        <w:jc w:val="both"/>
        <w:rPr>
          <w:rFonts w:ascii="Arial Narrow" w:hAnsi="Arial Narrow"/>
          <w:sz w:val="22"/>
          <w:szCs w:val="22"/>
          <w:lang w:val="es-CO"/>
        </w:rPr>
      </w:pPr>
      <w:r w:rsidRPr="00B0174B">
        <w:rPr>
          <w:rFonts w:ascii="Arial Narrow" w:hAnsi="Arial Narrow"/>
          <w:sz w:val="22"/>
          <w:szCs w:val="22"/>
          <w:lang w:val="es-CO"/>
        </w:rPr>
        <w:t>En la etapa más reciente, el incentivo tributario se reafirma como un componente relevante de la política pública de innovación en el marco de la Estrategia Española de Ciencia, Tecnología e Innovación 2021–2027, definida tras la crisis sanitaria y económica provocada por la COVID-19. La estrategia reconoce la necesidad de dotar de estabilidad y previsibilidad a los incentivos fiscales como condición para estimular la inversión privada y avanzar hacia la convergencia con la media europea en gasto en I+D+i. En este marco, la deducción por I+D+i se sitúa dentro del Programa 467C de investigación y desarrollo tecnológico-industrial y opera de forma complementaria a otros instrumentos de apoyo, como las subvenciones directas y los programas de financiación, reforzando el esfuerzo empresarial durante la ejecución de los proyectos (</w:t>
      </w:r>
      <w:sdt>
        <w:sdtPr>
          <w:rPr>
            <w:rFonts w:ascii="Arial Narrow" w:hAnsi="Arial Narrow"/>
            <w:sz w:val="22"/>
            <w:szCs w:val="22"/>
            <w:lang w:val="es-CO"/>
          </w:rPr>
          <w:id w:val="615337582"/>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MIC20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(MICIU, 2020)</w:t>
          </w:r>
          <w:r>
            <w:rPr>
              <w:rFonts w:ascii="Arial Narrow" w:hAnsi="Arial Narrow"/>
              <w:sz w:val="22"/>
              <w:szCs w:val="22"/>
              <w:lang w:val="es-CO"/>
            </w:rPr>
            <w:fldChar w:fldCharType="end"/>
          </w:r>
        </w:sdtContent>
      </w:sdt>
      <w:r w:rsidRPr="00B0174B">
        <w:rPr>
          <w:rFonts w:ascii="Arial Narrow" w:hAnsi="Arial Narrow"/>
          <w:sz w:val="22"/>
          <w:szCs w:val="22"/>
          <w:lang w:val="es-CO"/>
        </w:rPr>
        <w:t xml:space="preserve">; </w:t>
      </w:r>
      <w:sdt>
        <w:sdtPr>
          <w:rPr>
            <w:rFonts w:ascii="Arial Narrow" w:hAnsi="Arial Narrow"/>
            <w:sz w:val="22"/>
            <w:szCs w:val="22"/>
            <w:lang w:val="es-CO"/>
          </w:rPr>
          <w:id w:val="-1898811982"/>
          <w:citation/>
        </w:sdtPr>
        <w:sdtEndPr/>
        <w:sdtContent>
          <w:r>
            <w:rPr>
              <w:rFonts w:ascii="Arial Narrow" w:hAnsi="Arial Narrow"/>
              <w:sz w:val="22"/>
              <w:szCs w:val="22"/>
              <w:lang w:val="es-CO"/>
            </w:rPr>
            <w:fldChar w:fldCharType="begin"/>
          </w:r>
          <w:r w:rsidRPr="007855D2">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sidRPr="00B0174B">
        <w:rPr>
          <w:rFonts w:ascii="Arial Narrow" w:hAnsi="Arial Narrow"/>
          <w:sz w:val="22"/>
          <w:szCs w:val="22"/>
          <w:lang w:val="es-CO"/>
        </w:rPr>
        <w:t xml:space="preserve">; </w:t>
      </w:r>
      <w:sdt>
        <w:sdtPr>
          <w:rPr>
            <w:rFonts w:ascii="Arial Narrow" w:hAnsi="Arial Narrow"/>
            <w:sz w:val="22"/>
            <w:szCs w:val="22"/>
            <w:lang w:val="es-CO"/>
          </w:rPr>
          <w:id w:val="103161342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sidRPr="00B0174B">
        <w:rPr>
          <w:rFonts w:ascii="Arial Narrow" w:hAnsi="Arial Narrow"/>
          <w:sz w:val="22"/>
          <w:szCs w:val="22"/>
          <w:lang w:val="es-CO"/>
        </w:rPr>
        <w:t>).</w:t>
      </w:r>
    </w:p>
    <w:p w14:paraId="74BBF021" w14:textId="77777777" w:rsidR="00B32C61" w:rsidRPr="00B0174B" w:rsidRDefault="00B32C61" w:rsidP="00B32C61">
      <w:pPr>
        <w:jc w:val="both"/>
        <w:rPr>
          <w:rFonts w:ascii="Arial Narrow" w:hAnsi="Arial Narrow"/>
          <w:sz w:val="22"/>
          <w:szCs w:val="22"/>
          <w:lang w:val="es-CO"/>
        </w:rPr>
      </w:pPr>
    </w:p>
    <w:tbl>
      <w:tblPr>
        <w:tblStyle w:val="TableGridLight"/>
        <w:tblW w:w="0" w:type="auto"/>
        <w:tblLook w:val="04A0" w:firstRow="1" w:lastRow="0" w:firstColumn="1" w:lastColumn="0" w:noHBand="0" w:noVBand="1"/>
      </w:tblPr>
      <w:tblGrid>
        <w:gridCol w:w="1695"/>
        <w:gridCol w:w="5712"/>
        <w:gridCol w:w="1933"/>
      </w:tblGrid>
      <w:tr w:rsidR="00982072" w14:paraId="6D92A2E6" w14:textId="77777777">
        <w:trPr>
          <w:trHeight w:val="30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3077802"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Elemento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93B4F9"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Descripción</w:t>
            </w:r>
          </w:p>
        </w:tc>
      </w:tr>
      <w:tr w:rsidR="00912999" w:rsidRPr="009F4B48" w14:paraId="5CD66AB7" w14:textId="77777777">
        <w:trPr>
          <w:trHeight w:val="33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8047B8"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Nombre del incentivo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4C228E" w14:textId="77777777" w:rsidR="00B32C61" w:rsidRDefault="00B32C61">
            <w:pPr>
              <w:spacing w:after="160" w:line="276" w:lineRule="auto"/>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Deducciones fiscales por actividades de I+D+i</w:t>
            </w:r>
          </w:p>
        </w:tc>
      </w:tr>
      <w:tr w:rsidR="00912999" w:rsidRPr="009F4B48" w14:paraId="2E27EF83" w14:textId="77777777">
        <w:trPr>
          <w:trHeight w:val="30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C8D31C"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Año de inicio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B57B0D7" w14:textId="77777777" w:rsidR="00B32C61" w:rsidRDefault="00B32C61">
            <w:pPr>
              <w:spacing w:after="160" w:line="276" w:lineRule="auto"/>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Creada el 27 de diciembre de 1978</w:t>
            </w:r>
          </w:p>
        </w:tc>
      </w:tr>
      <w:tr w:rsidR="00912999" w:rsidRPr="009F4B48" w14:paraId="459B4372" w14:textId="77777777">
        <w:trPr>
          <w:trHeight w:val="45"/>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1C5266"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Entidad ejecutora</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291FCC7" w14:textId="77777777" w:rsidR="00B32C61" w:rsidRDefault="00B32C61">
            <w:pPr>
              <w:spacing w:after="160" w:line="276" w:lineRule="auto"/>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Ministerio de Ciencia, Innovación y Universidades (MICIU)</w:t>
            </w:r>
          </w:p>
        </w:tc>
      </w:tr>
      <w:tr w:rsidR="002C4412" w14:paraId="15C1D92D" w14:textId="77777777">
        <w:trPr>
          <w:trHeight w:val="120"/>
        </w:trPr>
        <w:tc>
          <w:tcPr>
            <w:tcW w:w="1696" w:type="dxa"/>
            <w:vMerge w:val="restar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774E7E" w14:textId="77777777" w:rsidR="00B32C61" w:rsidRDefault="00B32C61">
            <w:pPr>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Tipo de incentivo</w:t>
            </w:r>
          </w:p>
        </w:tc>
        <w:tc>
          <w:tcPr>
            <w:tcW w:w="5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0B2F10"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Crédito fiscal</w:t>
            </w:r>
          </w:p>
        </w:tc>
        <w:tc>
          <w:tcPr>
            <w:tcW w:w="1936"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41932E2"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 xml:space="preserve"> </w:t>
            </w:r>
          </w:p>
        </w:tc>
      </w:tr>
      <w:tr w:rsidR="00483372" w14:paraId="2CA34D5B" w14:textId="77777777">
        <w:trPr>
          <w:trHeight w:val="120"/>
        </w:trPr>
        <w:tc>
          <w:tcPr>
            <w:tcW w:w="1696" w:type="dxa"/>
            <w:vMerge/>
            <w:tcBorders>
              <w:left w:val="single" w:sz="0" w:space="0" w:color="BFBFBF" w:themeColor="background1" w:themeShade="BF"/>
              <w:right w:val="single" w:sz="0" w:space="0" w:color="BFBFBF" w:themeColor="background1" w:themeShade="BF"/>
            </w:tcBorders>
            <w:vAlign w:val="center"/>
          </w:tcPr>
          <w:p w14:paraId="48B55B5B" w14:textId="77777777" w:rsidR="00B32C61" w:rsidRDefault="00B32C61"/>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707E7AE3"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Deducción (incluida superdeducción)</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3D4595"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x</w:t>
            </w:r>
          </w:p>
        </w:tc>
      </w:tr>
      <w:tr w:rsidR="00483372" w:rsidRPr="009F4B48" w14:paraId="53920603" w14:textId="77777777">
        <w:trPr>
          <w:trHeight w:val="195"/>
        </w:trPr>
        <w:tc>
          <w:tcPr>
            <w:tcW w:w="1696" w:type="dxa"/>
            <w:vMerge/>
            <w:tcBorders>
              <w:left w:val="single" w:sz="0" w:space="0" w:color="BFBFBF" w:themeColor="background1" w:themeShade="BF"/>
              <w:right w:val="single" w:sz="0" w:space="0" w:color="BFBFBF" w:themeColor="background1" w:themeShade="BF"/>
            </w:tcBorders>
            <w:vAlign w:val="center"/>
          </w:tcPr>
          <w:p w14:paraId="0FDB68F0" w14:textId="77777777" w:rsidR="00B32C61" w:rsidRDefault="00B32C61"/>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6F558099"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Aceleración de depreciación de activos</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335D60"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 xml:space="preserve"> </w:t>
            </w:r>
          </w:p>
        </w:tc>
      </w:tr>
      <w:tr w:rsidR="00483372" w:rsidRPr="009F4B48" w14:paraId="6FBAF793" w14:textId="77777777">
        <w:trPr>
          <w:trHeight w:val="195"/>
        </w:trPr>
        <w:tc>
          <w:tcPr>
            <w:tcW w:w="1696"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23FD8EA3" w14:textId="77777777" w:rsidR="00B32C61" w:rsidRPr="00227819" w:rsidRDefault="00B32C61">
            <w:pPr>
              <w:rPr>
                <w:lang w:val="es-BO"/>
              </w:rPr>
            </w:pPr>
          </w:p>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5155CC1F"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Tasas de impuestos preferenciales/reducidas</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8490FC" w14:textId="77777777" w:rsidR="00B32C61" w:rsidRDefault="00B32C61">
            <w:pPr>
              <w:rPr>
                <w:rFonts w:ascii="Arial Narrow" w:eastAsia="Arial Narrow" w:hAnsi="Arial Narrow" w:cs="Arial Narrow"/>
                <w:sz w:val="22"/>
                <w:szCs w:val="22"/>
                <w:lang w:val="es-419"/>
              </w:rPr>
            </w:pPr>
            <w:r w:rsidRPr="38227E16">
              <w:rPr>
                <w:rFonts w:ascii="Arial Narrow" w:eastAsia="Arial Narrow" w:hAnsi="Arial Narrow" w:cs="Arial Narrow"/>
                <w:sz w:val="22"/>
                <w:szCs w:val="22"/>
                <w:lang w:val="es-419"/>
              </w:rPr>
              <w:t xml:space="preserve"> </w:t>
            </w:r>
          </w:p>
        </w:tc>
      </w:tr>
      <w:tr w:rsidR="00483372" w:rsidRPr="009F4B48" w14:paraId="1B6CD230" w14:textId="77777777">
        <w:trPr>
          <w:trHeight w:val="300"/>
        </w:trPr>
        <w:tc>
          <w:tcPr>
            <w:tcW w:w="1696"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2B8AF0C" w14:textId="77777777" w:rsidR="00B32C61" w:rsidRDefault="00B32C61">
            <w:pPr>
              <w:spacing w:after="160" w:line="276" w:lineRule="auto"/>
              <w:rPr>
                <w:rFonts w:ascii="Arial Narrow" w:eastAsia="Arial Narrow" w:hAnsi="Arial Narrow" w:cs="Arial Narrow"/>
                <w:b/>
                <w:bCs/>
                <w:sz w:val="22"/>
                <w:szCs w:val="22"/>
                <w:lang w:val="es-419"/>
              </w:rPr>
            </w:pPr>
            <w:r w:rsidRPr="38227E16">
              <w:rPr>
                <w:rFonts w:ascii="Arial Narrow" w:eastAsia="Arial Narrow" w:hAnsi="Arial Narrow" w:cs="Arial Narrow"/>
                <w:b/>
                <w:bCs/>
                <w:sz w:val="22"/>
                <w:szCs w:val="22"/>
                <w:lang w:val="es-419"/>
              </w:rPr>
              <w:t>Marco legal</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2047BC" w14:textId="77777777" w:rsidR="00B32C61" w:rsidRDefault="00B32C61">
            <w:pPr>
              <w:spacing w:after="160"/>
              <w:rPr>
                <w:rFonts w:ascii="Arial Narrow" w:eastAsia="Arial Narrow" w:hAnsi="Arial Narrow" w:cs="Arial Narrow"/>
                <w:sz w:val="22"/>
                <w:szCs w:val="22"/>
                <w:lang w:val="es-CO"/>
              </w:rPr>
            </w:pPr>
            <w:r w:rsidRPr="38227E16">
              <w:rPr>
                <w:rFonts w:ascii="Arial Narrow" w:eastAsia="Arial Narrow" w:hAnsi="Arial Narrow" w:cs="Arial Narrow"/>
                <w:sz w:val="22"/>
                <w:szCs w:val="22"/>
                <w:lang w:val="es-419"/>
              </w:rPr>
              <w:t xml:space="preserve">Articulo 35, </w:t>
            </w:r>
            <w:r w:rsidRPr="38227E16">
              <w:rPr>
                <w:rFonts w:ascii="Arial Narrow" w:eastAsia="Arial Narrow" w:hAnsi="Arial Narrow" w:cs="Arial Narrow"/>
                <w:sz w:val="22"/>
                <w:szCs w:val="22"/>
                <w:lang w:val="es-CO"/>
              </w:rPr>
              <w:t>Ley 27/2014, de 27 de noviembre, del Impuesto sobre Sociedades.</w:t>
            </w:r>
          </w:p>
        </w:tc>
      </w:tr>
    </w:tbl>
    <w:p w14:paraId="38C83B94" w14:textId="77777777" w:rsidR="00B32C61" w:rsidRDefault="00B32C61" w:rsidP="00B32C61">
      <w:pPr>
        <w:jc w:val="both"/>
        <w:rPr>
          <w:rFonts w:ascii="Arial Narrow" w:hAnsi="Arial Narrow"/>
          <w:b/>
          <w:bCs/>
          <w:sz w:val="22"/>
          <w:szCs w:val="22"/>
          <w:lang w:val="es-CO"/>
        </w:rPr>
      </w:pPr>
    </w:p>
    <w:p w14:paraId="74A262D2" w14:textId="77777777" w:rsidR="00B32C61" w:rsidRPr="00776B47" w:rsidRDefault="00B32C61" w:rsidP="00B32C61">
      <w:pPr>
        <w:jc w:val="both"/>
        <w:rPr>
          <w:rFonts w:ascii="Arial Narrow" w:hAnsi="Arial Narrow"/>
          <w:b/>
          <w:bCs/>
          <w:sz w:val="22"/>
          <w:szCs w:val="22"/>
          <w:lang w:val="es-CO"/>
        </w:rPr>
      </w:pPr>
      <w:r w:rsidRPr="00776B47">
        <w:rPr>
          <w:rFonts w:ascii="Arial Narrow" w:hAnsi="Arial Narrow"/>
          <w:b/>
          <w:bCs/>
          <w:sz w:val="22"/>
          <w:szCs w:val="22"/>
          <w:lang w:val="es-CO"/>
        </w:rPr>
        <w:t>2. Diseño y alcance del incentivo tributario a la I+D</w:t>
      </w:r>
    </w:p>
    <w:p w14:paraId="14B60C20" w14:textId="77777777" w:rsidR="00B32C61" w:rsidRPr="00012D3F" w:rsidRDefault="01FC00B7" w:rsidP="00B32C61">
      <w:pPr>
        <w:jc w:val="both"/>
        <w:rPr>
          <w:ins w:id="1440" w:author="Usuario invitado" w:date="2026-05-25T22:09:00Z" w16du:dateUtc="2026-05-25T22:09:22Z"/>
          <w:lang w:val="es-ES"/>
          <w:rPrChange w:id="1441" w:author="Gonzalo Castellanos" w:date="2026-05-29T12:04:00Z" w16du:dateUtc="2026-05-29T16:04:00Z">
            <w:rPr>
              <w:ins w:id="1442" w:author="Usuario invitado" w:date="2026-05-25T22:09:00Z" w16du:dateUtc="2026-05-25T22:09:22Z"/>
            </w:rPr>
          </w:rPrChange>
        </w:rPr>
      </w:pPr>
      <w:r w:rsidRPr="01FC00B7">
        <w:rPr>
          <w:rFonts w:ascii="Arial Narrow" w:hAnsi="Arial Narrow"/>
          <w:sz w:val="22"/>
          <w:szCs w:val="22"/>
          <w:lang w:val="es-CO"/>
        </w:rPr>
        <w:t>El diseño del incentivo tributario a la I+D+i en España está definido en los artículos 35 y 39 de la Ley 27/2014, de 27 de noviembre, del Impuesto sobre Sociedades, que establecen las actividades elegibles, los gastos admisibles y la estructura del beneficio fiscal. Este marco consolida una evolución normativa caracterizada por ajustes incrementales orientados a ampliar la base de gastos deducibles, reforzar los incentivos al aumento del esfuerzo innovador y eliminar restricciones que limitaban su uso efectivo. De forma complementaria, el Real Decreto 1432/2003 regula la emisión de los Informes Motivados Vinculantes, incorporando un mecanismo formal de seguridad jurídica en la aplicación del incentivo.</w:t>
      </w:r>
    </w:p>
    <w:p w14:paraId="5E8D63ED" w14:textId="4EBF543A" w:rsidR="01FC00B7" w:rsidRDefault="01FC00B7" w:rsidP="01FC00B7">
      <w:pPr>
        <w:jc w:val="both"/>
        <w:rPr>
          <w:rFonts w:ascii="Arial Narrow" w:hAnsi="Arial Narrow"/>
          <w:sz w:val="22"/>
          <w:szCs w:val="22"/>
          <w:lang w:val="es-CO"/>
        </w:rPr>
      </w:pPr>
    </w:p>
    <w:p w14:paraId="26FBE871" w14:textId="71525D42" w:rsidR="00B32C61" w:rsidRPr="00012D3F" w:rsidRDefault="00B32C61" w:rsidP="00B32C61">
      <w:pPr>
        <w:jc w:val="both"/>
        <w:rPr>
          <w:ins w:id="1443" w:author="Usuario invitado" w:date="2026-05-25T21:54:00Z" w16du:dateUtc="2026-05-25T21:54:32Z"/>
          <w:lang w:val="es-ES"/>
          <w:rPrChange w:id="1444" w:author="Gonzalo Castellanos" w:date="2026-05-29T12:04:00Z" w16du:dateUtc="2026-05-29T16:04:00Z">
            <w:rPr>
              <w:ins w:id="1445" w:author="Usuario invitado" w:date="2026-05-25T21:54:00Z" w16du:dateUtc="2026-05-25T21:54:32Z"/>
            </w:rPr>
          </w:rPrChange>
        </w:rPr>
      </w:pPr>
      <w:r w:rsidRPr="00E35BEF">
        <w:rPr>
          <w:rFonts w:ascii="Arial Narrow" w:hAnsi="Arial Narrow"/>
          <w:sz w:val="22"/>
          <w:szCs w:val="22"/>
          <w:lang w:val="es-CO"/>
        </w:rPr>
        <w:t>El objetivo principal del instrumento es fomentar la inversión privada en actividades de investigación, desarrollo e innovación tecnológica, corrigiendo la brecha persistente entre el esfuerzo innovador de España y el de los países de su entorno</w:t>
      </w:r>
      <w:r>
        <w:rPr>
          <w:rFonts w:ascii="Arial Narrow" w:hAnsi="Arial Narrow"/>
          <w:sz w:val="22"/>
          <w:szCs w:val="22"/>
          <w:lang w:val="es-CO"/>
        </w:rPr>
        <w:t xml:space="preserve"> </w:t>
      </w:r>
      <w:sdt>
        <w:sdtPr>
          <w:rPr>
            <w:rFonts w:ascii="Arial Narrow" w:hAnsi="Arial Narrow"/>
            <w:sz w:val="22"/>
            <w:szCs w:val="22"/>
            <w:lang w:val="es-CO"/>
          </w:rPr>
          <w:id w:val="-623923466"/>
          <w:citation/>
        </w:sdtPr>
        <w:sdtEndPr/>
        <w:sdtContent>
          <w:r>
            <w:rPr>
              <w:rFonts w:ascii="Arial Narrow" w:hAnsi="Arial Narrow"/>
              <w:sz w:val="22"/>
              <w:szCs w:val="22"/>
              <w:lang w:val="es-CO"/>
            </w:rPr>
            <w:fldChar w:fldCharType="begin"/>
          </w:r>
          <w:r w:rsidRPr="00420FAA">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sidRPr="00E35BEF">
        <w:rPr>
          <w:rFonts w:ascii="Arial Narrow" w:hAnsi="Arial Narrow"/>
          <w:sz w:val="22"/>
          <w:szCs w:val="22"/>
          <w:lang w:val="es-CO"/>
        </w:rPr>
        <w:t xml:space="preserve">. El incentivo busca inducir a las empresas a incrementar su gasto en I+D+i sin condicionar el ámbito sectorial ni temático de los proyectos, operando como un instrumento horizontal que refuerza la iniciativa empresarial. </w:t>
      </w:r>
      <w:del w:id="1446" w:author="Usuario invitado" w:date="2026-04-08T21:34:00Z" w16du:dateUtc="2026-04-08T21:34:04Z">
        <w:r w:rsidRPr="01FC00B7" w:rsidDel="01FC00B7">
          <w:rPr>
            <w:rFonts w:ascii="Arial Narrow" w:hAnsi="Arial Narrow"/>
            <w:sz w:val="22"/>
            <w:szCs w:val="22"/>
            <w:lang w:val="es-CO"/>
          </w:rPr>
          <w:delText xml:space="preserve">En coherencia con los objetivos estratégicos de la política nacional de ciencia, tecnología e innovación, el diseño del instrumento contribuye a la </w:delText>
        </w:r>
        <w:commentRangeStart w:id="1447"/>
        <w:commentRangeStart w:id="1448"/>
        <w:r w:rsidRPr="01FC00B7" w:rsidDel="01FC00B7">
          <w:rPr>
            <w:rFonts w:ascii="Arial Narrow" w:hAnsi="Arial Narrow"/>
            <w:sz w:val="22"/>
            <w:szCs w:val="22"/>
            <w:lang w:val="es-CO"/>
          </w:rPr>
          <w:delText>duplicación</w:delText>
        </w:r>
      </w:del>
      <w:commentRangeEnd w:id="1447"/>
      <w:r w:rsidR="0022687A" w:rsidRPr="01FC00B7">
        <w:rPr>
          <w:rStyle w:val="CommentReference"/>
          <w:rFonts w:ascii="Arial Narrow" w:hAnsi="Arial Narrow"/>
          <w:sz w:val="22"/>
          <w:szCs w:val="22"/>
          <w:lang w:val="es-CO"/>
        </w:rPr>
        <w:commentReference w:id="1447"/>
      </w:r>
      <w:commentRangeEnd w:id="1448"/>
      <w:r w:rsidRPr="01FC00B7">
        <w:rPr>
          <w:rStyle w:val="CommentReference"/>
          <w:rFonts w:ascii="Arial Narrow" w:hAnsi="Arial Narrow"/>
          <w:sz w:val="22"/>
          <w:szCs w:val="22"/>
          <w:lang w:val="es-CO"/>
        </w:rPr>
        <w:commentReference w:id="1448"/>
      </w:r>
      <w:del w:id="1449" w:author="Usuario invitado" w:date="2026-04-08T21:34:00Z" w16du:dateUtc="2026-04-08T21:34:04Z">
        <w:r w:rsidRPr="01FC00B7" w:rsidDel="01FC00B7">
          <w:rPr>
            <w:rFonts w:ascii="Arial Narrow" w:hAnsi="Arial Narrow"/>
            <w:sz w:val="22"/>
            <w:szCs w:val="22"/>
            <w:lang w:val="es-CO"/>
          </w:rPr>
          <w:delText xml:space="preserve"> de la inversión pública y privada, al fortalecimiento de la colaboración entre agentes y a la atracción de talento científico hacia el tejido productivo</w:delText>
        </w:r>
      </w:del>
      <w:ins w:id="1450" w:author="Usuario invitado" w:date="2026-04-08T21:34:00Z" w16du:dateUtc="2026-04-08T21:34:04Z">
        <w:r w:rsidR="01FC00B7" w:rsidRPr="01FC00B7">
          <w:rPr>
            <w:rFonts w:ascii="Arial Narrow" w:hAnsi="Arial Narrow"/>
            <w:sz w:val="22"/>
            <w:szCs w:val="22"/>
            <w:lang w:val="es-CO"/>
          </w:rPr>
          <w:t xml:space="preserve"> En coherencia con los objetivos estratégicos nacionales, el diseño de este incentivo busca inducir un aumento sostenido del esfuerzo empresarial para duplicar la inversión total en I+D+i (suma de pública y privada) como porcentaje del PIB, pasando de un 1,24% en 2018 a una meta del 2,12% en 2027, con el fin de converger con la media de la Unión Europea</w:t>
        </w:r>
      </w:ins>
      <w:r>
        <w:rPr>
          <w:rFonts w:ascii="Arial Narrow" w:hAnsi="Arial Narrow"/>
          <w:sz w:val="22"/>
          <w:szCs w:val="22"/>
          <w:lang w:val="es-CO"/>
        </w:rPr>
        <w:t xml:space="preserve"> </w:t>
      </w:r>
      <w:sdt>
        <w:sdtPr>
          <w:rPr>
            <w:rFonts w:ascii="Arial Narrow" w:hAnsi="Arial Narrow"/>
            <w:sz w:val="22"/>
            <w:szCs w:val="22"/>
            <w:lang w:val="es-CO"/>
          </w:rPr>
          <w:id w:val="-1650357226"/>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Pr>
          <w:rFonts w:ascii="Arial Narrow" w:hAnsi="Arial Narrow"/>
          <w:sz w:val="22"/>
          <w:szCs w:val="22"/>
          <w:lang w:val="es-CO"/>
        </w:rPr>
        <w:t xml:space="preserve">, </w:t>
      </w:r>
      <w:sdt>
        <w:sdtPr>
          <w:rPr>
            <w:rFonts w:ascii="Arial Narrow" w:hAnsi="Arial Narrow"/>
            <w:sz w:val="22"/>
            <w:szCs w:val="22"/>
            <w:lang w:val="es-CO"/>
          </w:rPr>
          <w:id w:val="-150589872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MIC20 \t  \l 1033 </w:instrText>
          </w:r>
          <w:r>
            <w:rPr>
              <w:rFonts w:ascii="Arial Narrow" w:hAnsi="Arial Narrow"/>
              <w:sz w:val="22"/>
              <w:szCs w:val="22"/>
              <w:lang w:val="es-CO"/>
            </w:rPr>
            <w:fldChar w:fldCharType="separate"/>
          </w:r>
          <w:r w:rsidRPr="00AA5565">
            <w:rPr>
              <w:rFonts w:ascii="Arial Narrow" w:hAnsi="Arial Narrow"/>
              <w:noProof/>
              <w:sz w:val="22"/>
              <w:szCs w:val="22"/>
              <w:lang w:val="es-CO"/>
            </w:rPr>
            <w:t>(MICIU, 2020)</w:t>
          </w:r>
          <w:r>
            <w:rPr>
              <w:rFonts w:ascii="Arial Narrow" w:hAnsi="Arial Narrow"/>
              <w:sz w:val="22"/>
              <w:szCs w:val="22"/>
              <w:lang w:val="es-CO"/>
            </w:rPr>
            <w:fldChar w:fldCharType="end"/>
          </w:r>
        </w:sdtContent>
      </w:sdt>
      <w:r w:rsidRPr="00E35BEF">
        <w:rPr>
          <w:rFonts w:ascii="Arial Narrow" w:hAnsi="Arial Narrow"/>
          <w:sz w:val="22"/>
          <w:szCs w:val="22"/>
          <w:lang w:val="es-CO"/>
        </w:rPr>
        <w:t>.</w:t>
      </w:r>
    </w:p>
    <w:p w14:paraId="5691474B" w14:textId="4F8F943B" w:rsidR="01FC00B7" w:rsidRDefault="01FC00B7" w:rsidP="01FC00B7">
      <w:pPr>
        <w:jc w:val="both"/>
        <w:rPr>
          <w:rFonts w:ascii="Arial Narrow" w:hAnsi="Arial Narrow"/>
          <w:sz w:val="22"/>
          <w:szCs w:val="22"/>
          <w:lang w:val="es-CO"/>
        </w:rPr>
      </w:pPr>
    </w:p>
    <w:p w14:paraId="2910EF19" w14:textId="77777777" w:rsidR="00B32C61" w:rsidRPr="00012D3F" w:rsidRDefault="01FC00B7" w:rsidP="00B32C61">
      <w:pPr>
        <w:jc w:val="both"/>
        <w:rPr>
          <w:ins w:id="1451" w:author="Usuario invitado" w:date="2026-05-25T21:54:00Z" w16du:dateUtc="2026-05-25T21:54:34Z"/>
          <w:lang w:val="es-ES"/>
          <w:rPrChange w:id="1452" w:author="Gonzalo Castellanos" w:date="2026-05-29T12:04:00Z" w16du:dateUtc="2026-05-29T16:04:00Z">
            <w:rPr>
              <w:ins w:id="1453" w:author="Usuario invitado" w:date="2026-05-25T21:54:00Z" w16du:dateUtc="2026-05-25T21:54:34Z"/>
            </w:rPr>
          </w:rPrChange>
        </w:rPr>
      </w:pPr>
      <w:r w:rsidRPr="01FC00B7">
        <w:rPr>
          <w:rFonts w:ascii="Arial Narrow" w:hAnsi="Arial Narrow"/>
          <w:sz w:val="22"/>
          <w:szCs w:val="22"/>
          <w:lang w:val="es-CO"/>
        </w:rPr>
        <w:t>Desde el punto de vista del alcance, el incentivo se configura como un instrumento abierto y no competitivo, accesible a cualquier persona jurídica que tribute por el Impuesto sobre Sociedades en España, sin restricciones por tamaño, sector, antigüedad o localización geográfica. La condición central de acceso es que las actividades se organicen por proyectos y cumplan las definiciones legales de investigación, desarrollo o innovación tecnológica. La aplicación del beneficio está asociada, en principio, a la existencia de cuota positiva del impuesto, aunque el diseño permite el arrastre de deducciones no aplicadas a ejercicios futuros o su abono directo en caso de insuficiencia de cuota, sujeto al cumplimiento de requisitos específicos.</w:t>
      </w:r>
    </w:p>
    <w:p w14:paraId="0B8D917E" w14:textId="5DBEF3CB" w:rsidR="01FC00B7" w:rsidRDefault="01FC00B7" w:rsidP="01FC00B7">
      <w:pPr>
        <w:jc w:val="both"/>
        <w:rPr>
          <w:rFonts w:ascii="Arial Narrow" w:hAnsi="Arial Narrow"/>
          <w:sz w:val="22"/>
          <w:szCs w:val="22"/>
          <w:lang w:val="es-CO"/>
        </w:rPr>
      </w:pPr>
    </w:p>
    <w:p w14:paraId="09B166D4" w14:textId="77777777" w:rsidR="00B32C61" w:rsidRPr="00012D3F" w:rsidRDefault="01FC00B7" w:rsidP="00B32C61">
      <w:pPr>
        <w:jc w:val="both"/>
        <w:rPr>
          <w:ins w:id="1454" w:author="Usuario invitado" w:date="2026-05-25T22:09:00Z" w16du:dateUtc="2026-05-25T22:09:29Z"/>
          <w:lang w:val="es-ES"/>
          <w:rPrChange w:id="1455" w:author="Gonzalo Castellanos" w:date="2026-05-29T12:04:00Z" w16du:dateUtc="2026-05-29T16:04:00Z">
            <w:rPr>
              <w:ins w:id="1456" w:author="Usuario invitado" w:date="2026-05-25T22:09:00Z" w16du:dateUtc="2026-05-25T22:09:29Z"/>
            </w:rPr>
          </w:rPrChange>
        </w:rPr>
      </w:pPr>
      <w:r w:rsidRPr="01FC00B7">
        <w:rPr>
          <w:rFonts w:ascii="Arial Narrow" w:hAnsi="Arial Narrow"/>
          <w:sz w:val="22"/>
          <w:szCs w:val="22"/>
          <w:lang w:val="es-CO"/>
        </w:rPr>
        <w:t>La normativa distingue dos grandes categorías de actividades elegibles. Las actividades de investigación y desarrollo comprenden la indagación original orientada a generar nuevos conocimientos y su aplicación para el desarrollo de nuevos productos, procesos o materiales, incluyendo prototipos no comercializables, proyectos piloto sin aplicación industrial inmediata y software avanzado con progreso científico significativo. La innovación tecnológica incluye actividades que generan avances o mejoras sustanciales en productos o procesos existentes, así como diagnósticos tecnológicos y determinadas actividades sectoriales. Quedan excluidas las actividades rutinarias o habituales, como el mantenimiento de software y sus actualizaciones menores.</w:t>
      </w:r>
    </w:p>
    <w:p w14:paraId="26131C3C" w14:textId="297403D5" w:rsidR="01FC00B7" w:rsidRDefault="01FC00B7" w:rsidP="01FC00B7">
      <w:pPr>
        <w:jc w:val="both"/>
        <w:rPr>
          <w:rFonts w:ascii="Arial Narrow" w:hAnsi="Arial Narrow"/>
          <w:sz w:val="22"/>
          <w:szCs w:val="22"/>
          <w:lang w:val="es-CO"/>
        </w:rPr>
      </w:pPr>
    </w:p>
    <w:p w14:paraId="75C29733" w14:textId="77777777" w:rsidR="00B32C61" w:rsidRPr="00012D3F" w:rsidRDefault="00B32C61" w:rsidP="00B32C61">
      <w:pPr>
        <w:jc w:val="both"/>
        <w:rPr>
          <w:ins w:id="1457" w:author="Usuario invitado" w:date="2026-05-25T22:09:00Z" w16du:dateUtc="2026-05-25T22:09:31Z"/>
          <w:lang w:val="es-ES"/>
          <w:rPrChange w:id="1458" w:author="Gonzalo Castellanos" w:date="2026-05-29T12:04:00Z" w16du:dateUtc="2026-05-29T16:04:00Z">
            <w:rPr>
              <w:ins w:id="1459" w:author="Usuario invitado" w:date="2026-05-25T22:09:00Z" w16du:dateUtc="2026-05-25T22:09:31Z"/>
            </w:rPr>
          </w:rPrChange>
        </w:rPr>
      </w:pPr>
      <w:r w:rsidRPr="00E35BEF">
        <w:rPr>
          <w:rFonts w:ascii="Arial Narrow" w:hAnsi="Arial Narrow"/>
          <w:sz w:val="22"/>
          <w:szCs w:val="22"/>
          <w:lang w:val="es-CO"/>
        </w:rPr>
        <w:t>Los gastos cubiertos deben estar directamente relacionados con los proyectos y debidamente documentados, e incluyen retribuciones y cargas sociales del personal investigador, amortización de bienes afectos, costes de materiales y suministros, y pagos a terceros por la ejecución de actividades de I+D+i en España o en el Espacio Económico Europeo. En el caso de la investigación y desarrollo, la estructura de la deducción contempla un 25 por ciento sobre los gastos del período, un 42 por ciento sobre el exceso respecto a la media de los dos ejercicios anteriores, un 17 por ciento adicional para personal investigador cualificado con dedicación exclusiva y un 8 por ciento sobre inversiones en inmovilizado material o intangible, excluidos edificios y terrenos. Para la innovación tecnológica, la deducción asciende al 12 por ciento de los gastos incurridos. La deducción conjunta está limitada al 25 por ciento de la cuota íntegra, elevándose al 50 por ciento cuando el gasto en I+D+i supera el 10 por ciento de dicha cuota, y las cantidades no aplicadas pueden utilizarse en los 18 ejercicios siguientes</w:t>
      </w:r>
      <w:r>
        <w:rPr>
          <w:rFonts w:ascii="Arial Narrow" w:hAnsi="Arial Narrow"/>
          <w:sz w:val="22"/>
          <w:szCs w:val="22"/>
          <w:lang w:val="es-CO"/>
        </w:rPr>
        <w:t xml:space="preserve"> </w:t>
      </w:r>
      <w:sdt>
        <w:sdtPr>
          <w:rPr>
            <w:rFonts w:ascii="Arial Narrow" w:hAnsi="Arial Narrow"/>
            <w:sz w:val="22"/>
            <w:szCs w:val="22"/>
            <w:lang w:val="es-CO"/>
          </w:rPr>
          <w:id w:val="-26405919"/>
          <w:citation/>
        </w:sdtPr>
        <w:sdtEndPr/>
        <w:sdtContent>
          <w:r>
            <w:rPr>
              <w:rFonts w:ascii="Arial Narrow" w:hAnsi="Arial Narrow"/>
              <w:sz w:val="22"/>
              <w:szCs w:val="22"/>
              <w:lang w:val="es-CO"/>
            </w:rPr>
            <w:fldChar w:fldCharType="begin"/>
          </w:r>
          <w:r w:rsidRPr="00FF59DA">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Pr>
          <w:rFonts w:ascii="Arial Narrow" w:hAnsi="Arial Narrow"/>
          <w:sz w:val="22"/>
          <w:szCs w:val="22"/>
          <w:lang w:val="es-CO"/>
        </w:rPr>
        <w:t xml:space="preserve">, </w:t>
      </w:r>
      <w:sdt>
        <w:sdtPr>
          <w:rPr>
            <w:rFonts w:ascii="Arial Narrow" w:hAnsi="Arial Narrow"/>
            <w:sz w:val="22"/>
            <w:szCs w:val="22"/>
            <w:lang w:val="es-CO"/>
          </w:rPr>
          <w:id w:val="1524672616"/>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sidRPr="00E35BEF">
        <w:rPr>
          <w:rFonts w:ascii="Arial Narrow" w:hAnsi="Arial Narrow"/>
          <w:sz w:val="22"/>
          <w:szCs w:val="22"/>
          <w:lang w:val="es-CO"/>
        </w:rPr>
        <w:t>.</w:t>
      </w:r>
    </w:p>
    <w:p w14:paraId="0ED93526" w14:textId="4053744E" w:rsidR="01FC00B7" w:rsidRDefault="01FC00B7" w:rsidP="01FC00B7">
      <w:pPr>
        <w:jc w:val="both"/>
        <w:rPr>
          <w:rFonts w:ascii="Arial Narrow" w:hAnsi="Arial Narrow"/>
          <w:sz w:val="22"/>
          <w:szCs w:val="22"/>
          <w:lang w:val="es-CO"/>
        </w:rPr>
      </w:pPr>
    </w:p>
    <w:p w14:paraId="452F649B" w14:textId="77777777" w:rsidR="00B32C61" w:rsidRPr="00012D3F" w:rsidRDefault="01FC00B7" w:rsidP="00B32C61">
      <w:pPr>
        <w:jc w:val="both"/>
        <w:rPr>
          <w:ins w:id="1460" w:author="Usuario invitado" w:date="2026-05-25T22:09:00Z" w16du:dateUtc="2026-05-25T22:09:35Z"/>
          <w:lang w:val="es-ES"/>
          <w:rPrChange w:id="1461" w:author="Gonzalo Castellanos" w:date="2026-05-29T12:04:00Z" w16du:dateUtc="2026-05-29T16:04:00Z">
            <w:rPr>
              <w:ins w:id="1462" w:author="Usuario invitado" w:date="2026-05-25T22:09:00Z" w16du:dateUtc="2026-05-25T22:09:35Z"/>
            </w:rPr>
          </w:rPrChange>
        </w:rPr>
      </w:pPr>
      <w:r w:rsidRPr="01FC00B7">
        <w:rPr>
          <w:rFonts w:ascii="Arial Narrow" w:hAnsi="Arial Narrow"/>
          <w:sz w:val="22"/>
          <w:szCs w:val="22"/>
          <w:lang w:val="es-CO"/>
          <w:rPrChange w:id="1463" w:author="Usuario invitado" w:date="2026-05-25T22:09:00Z" w16du:dateUtc="2026-05-25T22:09:40Z">
            <w:rPr>
              <w:rFonts w:ascii="Arial Narrow" w:hAnsi="Arial Narrow"/>
              <w:strike/>
              <w:sz w:val="22"/>
              <w:szCs w:val="22"/>
              <w:lang w:val="es-CO"/>
            </w:rPr>
          </w:rPrChange>
        </w:rPr>
        <w:t>El diseño del incentivo se rige por principios de neutralidad y horizontalidad</w:t>
      </w:r>
      <w:r w:rsidRPr="01FC00B7">
        <w:rPr>
          <w:rFonts w:ascii="Arial Narrow" w:hAnsi="Arial Narrow"/>
          <w:sz w:val="22"/>
          <w:szCs w:val="22"/>
          <w:lang w:val="es-CO"/>
        </w:rPr>
        <w:t>, al no establecer prioridades temáticas ni procesos de selección competitiva, e incorpora mecanismos de certificación y seguridad jurídica mediante los Informes Motivados Vinculantes. El carácter plurianual del instrumento se refleja en la posibilidad de deducir proyectos de larga duración mediante el seguimiento anual de los gastos y en el amplio período de arrastre de créditos fiscales. Asimismo, el diseño introduce un régimen opcional de monetización que permite a pymes y empresas emergentes cobrar la deducción en ausencia de beneficios, a cambio de un descuento sobre el importe generado. La evolución del instrumento ha estado marcada por cambios relevantes, como la introducción de la deducción incremental, la eliminación de la discriminación entre activos fijos e intangibles, la habilitación de la monetización de la deducción y la redefinición de las actividades elegibles en la Ley 27/2014.</w:t>
      </w:r>
    </w:p>
    <w:p w14:paraId="58BF83F4" w14:textId="3FB5D55B" w:rsidR="01FC00B7" w:rsidRDefault="01FC00B7" w:rsidP="01FC00B7">
      <w:pPr>
        <w:jc w:val="both"/>
        <w:rPr>
          <w:rFonts w:ascii="Arial Narrow" w:hAnsi="Arial Narrow"/>
          <w:sz w:val="22"/>
          <w:szCs w:val="22"/>
          <w:lang w:val="es-CO"/>
        </w:rPr>
      </w:pPr>
    </w:p>
    <w:p w14:paraId="4633697F" w14:textId="77777777" w:rsidR="00B32C61" w:rsidRPr="00012D3F" w:rsidRDefault="7B69D6C6" w:rsidP="00B32C61">
      <w:pPr>
        <w:jc w:val="both"/>
        <w:rPr>
          <w:ins w:id="1464" w:author="Usuario invitado" w:date="2026-05-26T19:17:00Z" w16du:dateUtc="2026-05-26T19:17:28Z"/>
          <w:lang w:val="es-ES"/>
          <w:rPrChange w:id="1465" w:author="Gonzalo Castellanos" w:date="2026-05-29T12:04:00Z" w16du:dateUtc="2026-05-29T16:04:00Z">
            <w:rPr>
              <w:ins w:id="1466" w:author="Usuario invitado" w:date="2026-05-26T19:17:00Z" w16du:dateUtc="2026-05-26T19:17:28Z"/>
            </w:rPr>
          </w:rPrChange>
        </w:rPr>
      </w:pPr>
      <w:r w:rsidRPr="7B69D6C6">
        <w:rPr>
          <w:rFonts w:ascii="Arial Narrow" w:hAnsi="Arial Narrow"/>
          <w:b/>
          <w:bCs/>
          <w:sz w:val="22"/>
          <w:szCs w:val="22"/>
          <w:lang w:val="es-CO"/>
        </w:rPr>
        <w:t>3. Arreglos institucionales y funcionamiento operativo del incentivo</w:t>
      </w:r>
    </w:p>
    <w:p w14:paraId="31D0FD3A" w14:textId="4EBC40BD" w:rsidR="7B69D6C6" w:rsidRDefault="7B69D6C6" w:rsidP="7B69D6C6">
      <w:pPr>
        <w:jc w:val="both"/>
        <w:rPr>
          <w:rFonts w:ascii="Arial Narrow" w:hAnsi="Arial Narrow"/>
          <w:b/>
          <w:bCs/>
          <w:sz w:val="22"/>
          <w:szCs w:val="22"/>
          <w:lang w:val="es-CO"/>
        </w:rPr>
      </w:pPr>
    </w:p>
    <w:p w14:paraId="3D630926" w14:textId="77777777" w:rsidR="00B32C61" w:rsidRPr="00012D3F" w:rsidRDefault="7B69D6C6" w:rsidP="00B32C61">
      <w:pPr>
        <w:jc w:val="both"/>
        <w:rPr>
          <w:ins w:id="1467" w:author="Usuario invitado" w:date="2026-05-26T19:17:00Z" w16du:dateUtc="2026-05-26T19:17:24Z"/>
          <w:lang w:val="es-ES"/>
          <w:rPrChange w:id="1468" w:author="Gonzalo Castellanos" w:date="2026-05-29T12:04:00Z" w16du:dateUtc="2026-05-29T16:04:00Z">
            <w:rPr>
              <w:ins w:id="1469" w:author="Usuario invitado" w:date="2026-05-26T19:17:00Z" w16du:dateUtc="2026-05-26T19:17:24Z"/>
            </w:rPr>
          </w:rPrChange>
        </w:rPr>
      </w:pPr>
      <w:r w:rsidRPr="7B69D6C6">
        <w:rPr>
          <w:rFonts w:ascii="Arial Narrow" w:hAnsi="Arial Narrow"/>
          <w:sz w:val="22"/>
          <w:szCs w:val="22"/>
          <w:lang w:val="es-CO"/>
        </w:rPr>
        <w:t xml:space="preserve">España cuenta con una gobernanza compartida que separa explícitamente la calificación técnica de las actividades de la fiscalización del beneficio tributario. El Ministerio de Ciencia, Innovación y Universidades (MICIU) ejerce la competencia exclusiva para calificar la naturaleza científica y tecnológica de los proyectos, función que resulta vinculante para la Agencia Estatal de Administración Tributaria, la cual conserva la soberanía para inspeccionar la realidad, trazabilidad y cuantía de los gastos conforme a la normativa fiscal. </w:t>
      </w:r>
    </w:p>
    <w:p w14:paraId="1864FD57" w14:textId="608EC7F3" w:rsidR="7B69D6C6" w:rsidRDefault="7B69D6C6" w:rsidP="7B69D6C6">
      <w:pPr>
        <w:jc w:val="both"/>
        <w:rPr>
          <w:rFonts w:ascii="Arial Narrow" w:hAnsi="Arial Narrow"/>
          <w:sz w:val="22"/>
          <w:szCs w:val="22"/>
          <w:lang w:val="es-CO"/>
        </w:rPr>
      </w:pPr>
    </w:p>
    <w:p w14:paraId="1B62D2BF" w14:textId="77777777" w:rsidR="00B32C61" w:rsidRPr="00012D3F" w:rsidRDefault="7B69D6C6" w:rsidP="00B32C61">
      <w:pPr>
        <w:jc w:val="both"/>
        <w:rPr>
          <w:ins w:id="1470" w:author="Usuario invitado" w:date="2026-05-26T19:17:00Z" w16du:dateUtc="2026-05-26T19:17:26Z"/>
          <w:lang w:val="es-ES"/>
          <w:rPrChange w:id="1471" w:author="Gonzalo Castellanos" w:date="2026-05-29T12:04:00Z" w16du:dateUtc="2026-05-29T16:04:00Z">
            <w:rPr>
              <w:ins w:id="1472" w:author="Usuario invitado" w:date="2026-05-26T19:17:00Z" w16du:dateUtc="2026-05-26T19:17:26Z"/>
            </w:rPr>
          </w:rPrChange>
        </w:rPr>
      </w:pPr>
      <w:r w:rsidRPr="7B69D6C6">
        <w:rPr>
          <w:rFonts w:ascii="Arial Narrow" w:hAnsi="Arial Narrow"/>
          <w:sz w:val="22"/>
          <w:szCs w:val="22"/>
          <w:lang w:val="es-CO"/>
        </w:rPr>
        <w:t>La emisión de informes puede delegarse en organismos especializados según el tipo de proyecto, como el Centro para el Desarrollo Tecnológico y la Innovación (CDTI) cuando existe financiación pública previa o el Instituto para la Diversificación y Ahorro de la Energía en proyectos de eficiencia energética, con apoyo técnico de la Oficina Española de Patentes y Marcas cuando se trata de patentes o modelos de utilidad. Esta delegación opera como una bifurcación explícita del flujo operativo, determinando rutas diferenciadas de evaluación técnica según el origen del financiamiento y la naturaleza del proyecto</w:t>
      </w:r>
      <w:r w:rsidRPr="7B69D6C6">
        <w:rPr>
          <w:rFonts w:ascii="Arial Narrow" w:hAnsi="Arial Narrow"/>
          <w:b/>
          <w:bCs/>
          <w:sz w:val="22"/>
          <w:szCs w:val="22"/>
          <w:lang w:val="es-CO"/>
        </w:rPr>
        <w:t>.</w:t>
      </w:r>
      <w:r w:rsidRPr="7B69D6C6">
        <w:rPr>
          <w:rFonts w:ascii="Arial Narrow" w:hAnsi="Arial Narrow"/>
          <w:sz w:val="22"/>
          <w:szCs w:val="22"/>
          <w:lang w:val="es-CO"/>
        </w:rPr>
        <w:t xml:space="preserve"> El funcionamiento operativo se basa en un esquema de validación escalonada que combina consultoras especializadas, entidades de certificación acreditadas y supervisadas por la Entidad Nacional de Acreditación, y la revisión final por parte del Ministerio, junto con mecanismos de coordinación interinstitucional orientados a asegurar la trazabilidad de los expedientes y reducir la inseguridad jurídica de las empresas.</w:t>
      </w:r>
    </w:p>
    <w:p w14:paraId="789EB8D1" w14:textId="43DE317C" w:rsidR="7B69D6C6" w:rsidRDefault="7B69D6C6" w:rsidP="7B69D6C6">
      <w:pPr>
        <w:jc w:val="both"/>
        <w:rPr>
          <w:rFonts w:ascii="Arial Narrow" w:hAnsi="Arial Narrow"/>
          <w:sz w:val="22"/>
          <w:szCs w:val="22"/>
          <w:lang w:val="es-CO"/>
        </w:rPr>
      </w:pPr>
    </w:p>
    <w:p w14:paraId="393B97FE" w14:textId="77777777" w:rsidR="00B32C61" w:rsidRPr="00012D3F" w:rsidRDefault="7B69D6C6" w:rsidP="00B32C61">
      <w:pPr>
        <w:jc w:val="both"/>
        <w:rPr>
          <w:ins w:id="1473" w:author="Usuario invitado" w:date="2026-05-26T19:17:00Z" w16du:dateUtc="2026-05-26T19:17:28Z"/>
          <w:lang w:val="es-ES"/>
          <w:rPrChange w:id="1474" w:author="Gonzalo Castellanos" w:date="2026-05-29T12:04:00Z" w16du:dateUtc="2026-05-29T16:04:00Z">
            <w:rPr>
              <w:ins w:id="1475" w:author="Usuario invitado" w:date="2026-05-26T19:17:00Z" w16du:dateUtc="2026-05-26T19:17:28Z"/>
            </w:rPr>
          </w:rPrChange>
        </w:rPr>
      </w:pPr>
      <w:r w:rsidRPr="7B69D6C6">
        <w:rPr>
          <w:rFonts w:ascii="Arial Narrow" w:hAnsi="Arial Narrow"/>
          <w:b/>
          <w:bCs/>
          <w:sz w:val="22"/>
          <w:szCs w:val="22"/>
          <w:lang w:val="es-CO"/>
        </w:rPr>
        <w:t>3.1. Requisitos generales de acceso</w:t>
      </w:r>
    </w:p>
    <w:p w14:paraId="0658FE0E" w14:textId="397DC850" w:rsidR="7B69D6C6" w:rsidRDefault="7B69D6C6" w:rsidP="7B69D6C6">
      <w:pPr>
        <w:jc w:val="both"/>
        <w:rPr>
          <w:rFonts w:ascii="Arial Narrow" w:hAnsi="Arial Narrow"/>
          <w:b/>
          <w:bCs/>
          <w:sz w:val="22"/>
          <w:szCs w:val="22"/>
          <w:lang w:val="es-CO"/>
        </w:rPr>
      </w:pPr>
    </w:p>
    <w:p w14:paraId="3E42C45D" w14:textId="77777777" w:rsidR="00B32C61" w:rsidRPr="00012D3F" w:rsidRDefault="00B32C61" w:rsidP="00B32C61">
      <w:pPr>
        <w:jc w:val="both"/>
        <w:rPr>
          <w:ins w:id="1476" w:author="Usuario invitado" w:date="2026-05-25T22:14:00Z" w16du:dateUtc="2026-05-25T22:14:07Z"/>
          <w:lang w:val="es-ES"/>
          <w:rPrChange w:id="1477" w:author="Gonzalo Castellanos" w:date="2026-05-29T12:04:00Z" w16du:dateUtc="2026-05-29T16:04:00Z">
            <w:rPr>
              <w:ins w:id="1478" w:author="Usuario invitado" w:date="2026-05-25T22:14:00Z" w16du:dateUtc="2026-05-25T22:14:07Z"/>
            </w:rPr>
          </w:rPrChange>
        </w:rPr>
      </w:pPr>
      <w:r w:rsidRPr="00923871">
        <w:rPr>
          <w:rFonts w:ascii="Arial Narrow" w:hAnsi="Arial Narrow"/>
          <w:sz w:val="22"/>
          <w:szCs w:val="22"/>
          <w:lang w:val="es-CO"/>
        </w:rPr>
        <w:t xml:space="preserve">Para acceder al incentivo tributario a la I+D+i, el solicitante debe ser una persona jurídica sujeta al Impuesto sobre Sociedades en España y tributar a los tipos de gravamen generales vigentes. El acceso al beneficio exige que las actividades se estructuren bajo la figura de proyectos individualizados, definidos legalmente como procesos únicos con objetivos, </w:t>
      </w:r>
      <w:r w:rsidRPr="00420D0C">
        <w:rPr>
          <w:rFonts w:ascii="Arial Narrow" w:hAnsi="Arial Narrow"/>
          <w:sz w:val="22"/>
          <w:szCs w:val="22"/>
          <w:lang w:val="es-CO"/>
        </w:rPr>
        <w:t>plazos, costes y recursos específicos, orientados a un resultado concreto. Cada proyecto debe ajustarse estrictamente a las definiciones legales de investigación, desarrollo o innovación tecnológica establecidas en la normativa tributaria española</w:t>
      </w:r>
      <w:r>
        <w:rPr>
          <w:rStyle w:val="FootnoteReference"/>
          <w:rFonts w:ascii="Arial Narrow" w:hAnsi="Arial Narrow"/>
          <w:sz w:val="22"/>
          <w:szCs w:val="22"/>
          <w:lang w:val="es-CO"/>
        </w:rPr>
        <w:footnoteReference w:id="9"/>
      </w:r>
      <w:r w:rsidRPr="00420D0C">
        <w:rPr>
          <w:rFonts w:ascii="Arial Narrow" w:hAnsi="Arial Narrow"/>
          <w:sz w:val="22"/>
          <w:szCs w:val="22"/>
          <w:lang w:val="es-CO"/>
        </w:rPr>
        <w:t>, las cuales presentan criterios propios de delimitación y requieren una identificación técnica precisa de las actividades y gastos asociados</w:t>
      </w:r>
      <w:r w:rsidRPr="00923871">
        <w:rPr>
          <w:rFonts w:ascii="Arial Narrow" w:hAnsi="Arial Narrow"/>
          <w:sz w:val="22"/>
          <w:szCs w:val="22"/>
          <w:lang w:val="es-CO"/>
        </w:rPr>
        <w:t>.</w:t>
      </w:r>
    </w:p>
    <w:p w14:paraId="4B4ED63C" w14:textId="1D367460" w:rsidR="01FC00B7" w:rsidRDefault="01FC00B7" w:rsidP="01FC00B7">
      <w:pPr>
        <w:jc w:val="both"/>
        <w:rPr>
          <w:rFonts w:ascii="Arial Narrow" w:hAnsi="Arial Narrow"/>
          <w:sz w:val="22"/>
          <w:szCs w:val="22"/>
          <w:lang w:val="es-CO"/>
        </w:rPr>
      </w:pPr>
    </w:p>
    <w:p w14:paraId="2273FC81" w14:textId="77777777" w:rsidR="00B32C61" w:rsidRPr="00012D3F" w:rsidRDefault="01FC00B7" w:rsidP="00B32C61">
      <w:pPr>
        <w:jc w:val="both"/>
        <w:rPr>
          <w:ins w:id="1479" w:author="Usuario invitado" w:date="2026-05-25T22:14:00Z" w16du:dateUtc="2026-05-25T22:14:08Z"/>
          <w:lang w:val="es-ES"/>
          <w:rPrChange w:id="1480" w:author="Gonzalo Castellanos" w:date="2026-05-29T12:04:00Z" w16du:dateUtc="2026-05-29T16:04:00Z">
            <w:rPr>
              <w:ins w:id="1481" w:author="Usuario invitado" w:date="2026-05-25T22:14:00Z" w16du:dateUtc="2026-05-25T22:14:08Z"/>
            </w:rPr>
          </w:rPrChange>
        </w:rPr>
      </w:pPr>
      <w:r w:rsidRPr="01FC00B7">
        <w:rPr>
          <w:rFonts w:ascii="Arial Narrow" w:hAnsi="Arial Narrow"/>
          <w:sz w:val="22"/>
          <w:szCs w:val="22"/>
          <w:lang w:val="es-CO"/>
        </w:rPr>
        <w:t>El sistema requiere que las empresas dispongan de documentación técnica y económica suficiente que permita acreditar la naturaleza de las actividades desarrolladas y su correspondencia con las definiciones legales aplicables. Esta documentación debe permitir diferenciar las actividades calificables como I+D o innovación tecnológica de otras actividades habituales o rutinarias, así como identificar de manera clara los recursos humanos, materiales y financieros imputados a cada proyecto. La normativa no exige la existencia de estructuras organizativas específicas, como departamentos formales de I+D, pero sí el cumplimiento de los criterios técnicos y formales definidos para la calificación de los proyectos.</w:t>
      </w:r>
    </w:p>
    <w:p w14:paraId="45C10E10" w14:textId="6DBD9C6E" w:rsidR="01FC00B7" w:rsidRDefault="01FC00B7" w:rsidP="01FC00B7">
      <w:pPr>
        <w:jc w:val="both"/>
        <w:rPr>
          <w:rFonts w:ascii="Arial Narrow" w:hAnsi="Arial Narrow"/>
          <w:sz w:val="22"/>
          <w:szCs w:val="22"/>
          <w:lang w:val="es-CO"/>
        </w:rPr>
      </w:pPr>
    </w:p>
    <w:p w14:paraId="56AA96BC" w14:textId="77777777" w:rsidR="00B32C61" w:rsidRPr="00012D3F" w:rsidRDefault="01FC00B7" w:rsidP="00B32C61">
      <w:pPr>
        <w:jc w:val="both"/>
        <w:rPr>
          <w:ins w:id="1482" w:author="Usuario invitado" w:date="2026-05-25T22:14:00Z" w16du:dateUtc="2026-05-25T22:14:08Z"/>
          <w:lang w:val="es-ES"/>
          <w:rPrChange w:id="1483" w:author="Gonzalo Castellanos" w:date="2026-05-29T12:04:00Z" w16du:dateUtc="2026-05-29T16:04:00Z">
            <w:rPr>
              <w:ins w:id="1484" w:author="Usuario invitado" w:date="2026-05-25T22:14:00Z" w16du:dateUtc="2026-05-25T22:14:08Z"/>
            </w:rPr>
          </w:rPrChange>
        </w:rPr>
      </w:pPr>
      <w:r w:rsidRPr="01FC00B7">
        <w:rPr>
          <w:rFonts w:ascii="Arial Narrow" w:hAnsi="Arial Narrow"/>
          <w:sz w:val="22"/>
          <w:szCs w:val="22"/>
          <w:lang w:val="es-CO"/>
        </w:rPr>
        <w:t xml:space="preserve">En situaciones de insuficiencia de cuota, es decir, cuando el importe del Impuesto sobre Sociedades a pagar es inferior al monto de la deducción por I+D+i generada, la empresa no puede aplicar el beneficio en su autoliquidación ordinaria. Este escenario es frecuente en startups y empresas de reciente creación, que suelen concentrar elevados gastos en I+D+i en sus primeros años sin generar aún beneficios suficientes. </w:t>
      </w:r>
    </w:p>
    <w:p w14:paraId="4C367CF2" w14:textId="4A173F64" w:rsidR="01FC00B7" w:rsidRDefault="01FC00B7" w:rsidP="01FC00B7">
      <w:pPr>
        <w:jc w:val="both"/>
        <w:rPr>
          <w:rFonts w:ascii="Arial Narrow" w:hAnsi="Arial Narrow"/>
          <w:sz w:val="22"/>
          <w:szCs w:val="22"/>
          <w:lang w:val="es-CO"/>
        </w:rPr>
      </w:pPr>
    </w:p>
    <w:p w14:paraId="69659B23" w14:textId="77777777" w:rsidR="00B32C61" w:rsidRPr="00012D3F" w:rsidRDefault="01FC00B7" w:rsidP="00B32C61">
      <w:pPr>
        <w:jc w:val="both"/>
        <w:rPr>
          <w:ins w:id="1485" w:author="Usuario invitado" w:date="2026-05-25T22:14:00Z" w16du:dateUtc="2026-05-25T22:14:10Z"/>
          <w:lang w:val="es-ES"/>
          <w:rPrChange w:id="1486" w:author="Gonzalo Castellanos" w:date="2026-05-29T12:04:00Z" w16du:dateUtc="2026-05-29T16:04:00Z">
            <w:rPr>
              <w:ins w:id="1487" w:author="Usuario invitado" w:date="2026-05-25T22:14:00Z" w16du:dateUtc="2026-05-25T22:14:10Z"/>
            </w:rPr>
          </w:rPrChange>
        </w:rPr>
      </w:pPr>
      <w:r w:rsidRPr="01FC00B7">
        <w:rPr>
          <w:rFonts w:ascii="Arial Narrow" w:hAnsi="Arial Narrow"/>
          <w:sz w:val="22"/>
          <w:szCs w:val="22"/>
          <w:lang w:val="es-CO"/>
        </w:rPr>
        <w:t>Frente a esta situación, la normativa contempla dos alternativas. La primera es el arrastre del crédito fiscal, que permite aplicar las deducciones no utilizadas en los dieciocho ejercicios fiscales siguientes. La segunda es el régimen opcional de monetización, introducido en 2013, que habilita el abono directo de la deducción generada, aun en ausencia de beneficios, a cambio de un descuento del 20% sobre el importe devengado. El acceso a esta modalidad está condicionado al mantenimiento de la plantilla media durante veinticuatro meses, a la reinversión íntegra del importe recibido en nuevas actividades o inversiones de I+D+i dentro del mismo plazo, y a la obtención previa de un Informe Motivado Vinculante que certifique la naturaleza técnica de las actividades. La elección entre arrastre o monetización constituye un punto decisional explícito del proceso, con implicaciones directas sobre los controles posteriores aplicables.</w:t>
      </w:r>
    </w:p>
    <w:p w14:paraId="6E3605E4" w14:textId="1C2C4A65" w:rsidR="01FC00B7" w:rsidRDefault="01FC00B7" w:rsidP="01FC00B7">
      <w:pPr>
        <w:jc w:val="both"/>
        <w:rPr>
          <w:rFonts w:ascii="Arial Narrow" w:hAnsi="Arial Narrow"/>
          <w:sz w:val="22"/>
          <w:szCs w:val="22"/>
          <w:lang w:val="es-CO"/>
        </w:rPr>
      </w:pPr>
    </w:p>
    <w:p w14:paraId="79FD7CAE" w14:textId="77777777" w:rsidR="00B32C61" w:rsidRPr="00012D3F" w:rsidRDefault="7B69D6C6" w:rsidP="00B32C61">
      <w:pPr>
        <w:jc w:val="both"/>
        <w:rPr>
          <w:ins w:id="1488" w:author="Usuario invitado" w:date="2026-05-26T19:17:00Z" w16du:dateUtc="2026-05-26T19:17:32Z"/>
          <w:lang w:val="es-ES"/>
          <w:rPrChange w:id="1489" w:author="Gonzalo Castellanos" w:date="2026-05-29T12:04:00Z" w16du:dateUtc="2026-05-29T16:04:00Z">
            <w:rPr>
              <w:ins w:id="1490" w:author="Usuario invitado" w:date="2026-05-26T19:17:00Z" w16du:dateUtc="2026-05-26T19:17:32Z"/>
            </w:rPr>
          </w:rPrChange>
        </w:rPr>
      </w:pPr>
      <w:r w:rsidRPr="7B69D6C6">
        <w:rPr>
          <w:rFonts w:ascii="Arial Narrow" w:hAnsi="Arial Narrow"/>
          <w:b/>
          <w:bCs/>
          <w:sz w:val="22"/>
          <w:szCs w:val="22"/>
          <w:lang w:val="es-CO"/>
        </w:rPr>
        <w:t xml:space="preserve">3.2. Modalidades de </w:t>
      </w:r>
      <w:commentRangeStart w:id="1491"/>
      <w:r w:rsidRPr="7B69D6C6">
        <w:rPr>
          <w:rFonts w:ascii="Arial Narrow" w:hAnsi="Arial Narrow"/>
          <w:b/>
          <w:bCs/>
          <w:sz w:val="22"/>
          <w:szCs w:val="22"/>
          <w:lang w:val="es-CO"/>
        </w:rPr>
        <w:t>acceso</w:t>
      </w:r>
      <w:commentRangeEnd w:id="1491"/>
      <w:r w:rsidR="00B32C61" w:rsidRPr="00012D3F">
        <w:rPr>
          <w:rStyle w:val="CommentReference"/>
          <w:sz w:val="24"/>
          <w:szCs w:val="24"/>
          <w:lang w:val="es-ES"/>
          <w:rPrChange w:id="1492" w:author="Gonzalo Castellanos" w:date="2026-05-29T12:04:00Z" w16du:dateUtc="2026-05-29T16:04:00Z">
            <w:rPr>
              <w:rStyle w:val="CommentReference"/>
              <w:sz w:val="24"/>
              <w:szCs w:val="24"/>
            </w:rPr>
          </w:rPrChange>
        </w:rPr>
        <w:commentReference w:id="1491"/>
      </w:r>
    </w:p>
    <w:p w14:paraId="7E15913C" w14:textId="4C47424B" w:rsidR="7B69D6C6" w:rsidRDefault="7B69D6C6" w:rsidP="7B69D6C6">
      <w:pPr>
        <w:jc w:val="both"/>
        <w:rPr>
          <w:rFonts w:ascii="Arial Narrow" w:hAnsi="Arial Narrow"/>
          <w:b/>
          <w:bCs/>
          <w:sz w:val="22"/>
          <w:szCs w:val="22"/>
          <w:lang w:val="es-CO"/>
        </w:rPr>
      </w:pPr>
    </w:p>
    <w:p w14:paraId="11FD80EB" w14:textId="5A1FA4AD" w:rsidR="01FC00B7" w:rsidRDefault="01FC00B7" w:rsidP="01FC00B7">
      <w:pPr>
        <w:jc w:val="both"/>
        <w:rPr>
          <w:del w:id="1493" w:author="Usuario invitado" w:date="2026-05-25T22:19:00Z" w16du:dateUtc="2026-05-25T22:19:40Z"/>
          <w:rFonts w:ascii="Arial Narrow" w:hAnsi="Arial Narrow"/>
          <w:sz w:val="22"/>
          <w:szCs w:val="22"/>
          <w:lang w:val="es-CO"/>
        </w:rPr>
      </w:pPr>
      <w:del w:id="1494" w:author="Usuario invitado" w:date="2026-05-25T22:19:00Z" w16du:dateUtc="2026-05-25T22:19:40Z">
        <w:r w:rsidRPr="01FC00B7" w:rsidDel="01FC00B7">
          <w:rPr>
            <w:rFonts w:ascii="Arial Narrow" w:hAnsi="Arial Narrow"/>
            <w:sz w:val="22"/>
            <w:szCs w:val="22"/>
            <w:lang w:val="es-CO"/>
          </w:rPr>
          <w:delText>Las empresas pueden acceder al incentivo tributario a la I+D+i a través de distintas modalidades, que difieren según el grado de certidumbre técnica y seguridad jurídica que el contribuyente desea obtener antes o después de realizar la inversión. La modalidad más inmediata es la autoliquidación directa, en la cual la empresa aplica la deducción en su declaración del Impuesto sobre Sociedades bajo su propio criterio y responsabilidad. En este caso, el contribuyente asume el riesgo fiscal asociado a la correcta calificación de las actividades como I+D o innovación tecnológica y a la adecuada imputación de los gastos. Para reducir este riesgo, es habitual el uso de certificaciones técnicas emitidas por entidades acreditadas por la Entidad Nacional de Acreditación, aunque estas certificaciones, por sí solas, no tienen carácter vinculante para la administración tributaria.</w:delText>
        </w:r>
      </w:del>
    </w:p>
    <w:p w14:paraId="6B1F65AB" w14:textId="75790C74" w:rsidR="01FC00B7" w:rsidRDefault="01FC00B7" w:rsidP="01FC00B7">
      <w:pPr>
        <w:jc w:val="both"/>
        <w:rPr>
          <w:del w:id="1495" w:author="Usuario invitado" w:date="2026-05-25T22:19:00Z" w16du:dateUtc="2026-05-25T22:19:40Z"/>
          <w:rFonts w:ascii="Arial Narrow" w:hAnsi="Arial Narrow"/>
          <w:sz w:val="22"/>
          <w:szCs w:val="22"/>
          <w:lang w:val="es-CO"/>
        </w:rPr>
      </w:pPr>
      <w:del w:id="1496" w:author="Usuario invitado" w:date="2026-05-25T22:19:00Z" w16du:dateUtc="2026-05-25T22:19:40Z">
        <w:r w:rsidRPr="01FC00B7" w:rsidDel="01FC00B7">
          <w:rPr>
            <w:rFonts w:ascii="Arial Narrow" w:hAnsi="Arial Narrow"/>
            <w:sz w:val="22"/>
            <w:szCs w:val="22"/>
            <w:lang w:val="es-CO"/>
          </w:rPr>
          <w:delText>Una segunda vía corresponde a las consultas vinculantes ante la Dirección General de Tributos, mediante las cuales las empresas solicitan una interpretación oficial sobre la calificación fiscal de sus actividades antes de aplicar la deducción. La respuesta tiene carácter vinculante para la Administración y debe emitirse en un plazo de seis meses; sin embargo, el procedimiento se rige por el principio de silencio administrativo negativo, por lo que la ausencia de respuesta no implica la aceptación del criterio planteado por la empresa. En esta modalidad es frecuente la presentación de un Informe Motivado Vinculante de tipo B, que respalda técnicamente la consulta y facilita la interpretación fiscal del proyecto.</w:delText>
        </w:r>
      </w:del>
    </w:p>
    <w:p w14:paraId="082C5424" w14:textId="18F7CACF" w:rsidR="01FC00B7" w:rsidRDefault="01FC00B7" w:rsidP="01FC00B7">
      <w:pPr>
        <w:jc w:val="both"/>
        <w:rPr>
          <w:del w:id="1497" w:author="Usuario invitado" w:date="2026-05-25T22:19:00Z" w16du:dateUtc="2026-05-25T22:19:40Z"/>
          <w:rFonts w:ascii="Arial Narrow" w:hAnsi="Arial Narrow"/>
          <w:sz w:val="22"/>
          <w:szCs w:val="22"/>
          <w:lang w:val="es-CO"/>
        </w:rPr>
      </w:pPr>
      <w:del w:id="1498" w:author="Usuario invitado" w:date="2026-05-25T22:19:00Z" w16du:dateUtc="2026-05-25T22:19:40Z">
        <w:r w:rsidRPr="01FC00B7" w:rsidDel="01FC00B7">
          <w:rPr>
            <w:rFonts w:ascii="Arial Narrow" w:hAnsi="Arial Narrow"/>
            <w:sz w:val="22"/>
            <w:szCs w:val="22"/>
            <w:lang w:val="es-CO"/>
          </w:rPr>
          <w:delText>La tercera modalidad son los Acuerdos Previos de Valoración, que permiten pactar con la Administración Tributaria la valoración de los gastos e inversiones de un proyecto antes de su ejecución. A diferencia de las consultas vinculantes, este procedimiento se rige por el silencio administrativo positivo, de modo que, si no existe respuesta en el plazo de seis meses, se entienden aceptados los valores propuestos por el contribuyente. Para tramitar un acuerdo previo de valoración es requisito contar con un Informe Motivado Vinculante de tipo C, que valida tanto la naturaleza técnica de la actividad como la coherencia del presupuesto planificado. La resolución del APV formaliza la calificación vinculante para el fisco antes de la ejecución del gasto.</w:delText>
        </w:r>
      </w:del>
    </w:p>
    <w:p w14:paraId="696648FC" w14:textId="687A223C" w:rsidR="01FC00B7" w:rsidRPr="00012D3F" w:rsidRDefault="01FC00B7" w:rsidP="01FC00B7">
      <w:pPr>
        <w:jc w:val="both"/>
        <w:rPr>
          <w:ins w:id="1499" w:author="Usuario invitado" w:date="2026-05-25T22:19:00Z" w16du:dateUtc="2026-05-25T22:19:54Z"/>
          <w:lang w:val="es-ES"/>
          <w:rPrChange w:id="1500" w:author="Gonzalo Castellanos" w:date="2026-05-29T12:04:00Z" w16du:dateUtc="2026-05-29T16:04:00Z">
            <w:rPr>
              <w:ins w:id="1501" w:author="Usuario invitado" w:date="2026-05-25T22:19:00Z" w16du:dateUtc="2026-05-25T22:19:54Z"/>
            </w:rPr>
          </w:rPrChange>
        </w:rPr>
      </w:pPr>
      <w:del w:id="1502" w:author="Usuario invitado" w:date="2026-05-25T22:19:00Z" w16du:dateUtc="2026-05-25T22:19:40Z">
        <w:r w:rsidRPr="01FC00B7" w:rsidDel="01FC00B7">
          <w:rPr>
            <w:rFonts w:ascii="Arial Narrow" w:hAnsi="Arial Narrow"/>
            <w:sz w:val="22"/>
            <w:szCs w:val="22"/>
            <w:lang w:val="es-CO"/>
          </w:rPr>
          <w:delText>En la práctica, la complejidad técnica y económica de estas modalidades ha impulsado el uso de consultoras especializadas que apoyan a las empresas en la estructuración de memorias técnicas y presupuestarias conforme a los estándares exigidos por el MICIU y las entidades certificadoras. Este esquema de intermediación actúa como un mecanismo de aseguramiento de calidad que se refleja en una elevada tasa de aprobación de los informes, cercana al 97,2 % en 2023, aunque implica costos administrativos y de consultoría que condicionan el acceso efectivo de algunas empresas, especialmente de menor tamaño.</w:delText>
        </w:r>
      </w:del>
      <w:ins w:id="1503" w:author="Usuario invitado" w:date="2026-05-25T22:19:00Z" w16du:dateUtc="2026-05-25T22:19:40Z">
        <w:r w:rsidRPr="01FC00B7">
          <w:rPr>
            <w:rFonts w:ascii="Arial Narrow" w:eastAsia="Arial Narrow" w:hAnsi="Arial Narrow" w:cs="Arial Narrow"/>
            <w:sz w:val="22"/>
            <w:szCs w:val="22"/>
            <w:lang w:val="es-CO"/>
          </w:rPr>
          <w:t xml:space="preserve"> </w:t>
        </w:r>
      </w:ins>
    </w:p>
    <w:p w14:paraId="052A1BCF" w14:textId="6FE25DEB" w:rsidR="01FC00B7" w:rsidRPr="00012D3F" w:rsidRDefault="01FC00B7">
      <w:pPr>
        <w:jc w:val="both"/>
        <w:rPr>
          <w:ins w:id="1504" w:author="Usuario invitado" w:date="2026-05-25T22:22:00Z" w16du:dateUtc="2026-05-25T22:22:48Z"/>
          <w:lang w:val="es-ES"/>
          <w:rPrChange w:id="1505" w:author="Gonzalo Castellanos" w:date="2026-05-29T12:04:00Z" w16du:dateUtc="2026-05-29T16:04:00Z">
            <w:rPr>
              <w:ins w:id="1506" w:author="Usuario invitado" w:date="2026-05-25T22:22:00Z" w16du:dateUtc="2026-05-25T22:22:48Z"/>
            </w:rPr>
          </w:rPrChange>
        </w:rPr>
        <w:pPrChange w:id="1507" w:author="Usuario invitado" w:date="2026-05-25T22:22:00Z">
          <w:pPr/>
        </w:pPrChange>
      </w:pPr>
      <w:ins w:id="1508" w:author="Usuario invitado" w:date="2026-05-25T22:22:00Z" w16du:dateUtc="2026-05-25T22:22:35Z">
        <w:r w:rsidRPr="01FC00B7">
          <w:rPr>
            <w:rFonts w:ascii="Arial Narrow" w:eastAsia="Arial Narrow" w:hAnsi="Arial Narrow" w:cs="Arial Narrow"/>
            <w:sz w:val="22"/>
            <w:szCs w:val="22"/>
            <w:lang w:val="es-CO"/>
          </w:rPr>
          <w:t>Las empresas pueden acceder al incentivo tributario a la I+D+i en España a través de distintas modalidades, que se diferencian por el momento en que se solicita la validación, el grado de certidumbre técnica y fiscal que ofrecen, y el nivel de riesgo que asume el contribuyente antes o después de realizar la inversión. En términos operativos, el sistema contempla una vía directa de autoliquidación y mecanismos de consulta, valoración y certificación técnica que permiten reducir la incertidumbre antes o después de aplicar la deducción.</w:t>
        </w:r>
      </w:ins>
    </w:p>
    <w:p w14:paraId="2FC61A17" w14:textId="336FB2D9" w:rsidR="01FC00B7" w:rsidRDefault="01FC00B7" w:rsidP="01FC00B7">
      <w:pPr>
        <w:jc w:val="both"/>
        <w:rPr>
          <w:ins w:id="1509" w:author="Usuario invitado" w:date="2026-05-25T22:22:00Z" w16du:dateUtc="2026-05-25T22:22:35Z"/>
          <w:rFonts w:ascii="Arial Narrow" w:eastAsia="Arial Narrow" w:hAnsi="Arial Narrow" w:cs="Arial Narrow"/>
          <w:sz w:val="22"/>
          <w:szCs w:val="22"/>
          <w:lang w:val="es-CO"/>
        </w:rPr>
      </w:pPr>
    </w:p>
    <w:p w14:paraId="2BD20C33" w14:textId="4056182A" w:rsidR="01FC00B7" w:rsidRPr="00012D3F" w:rsidRDefault="01FC00B7">
      <w:pPr>
        <w:jc w:val="both"/>
        <w:rPr>
          <w:ins w:id="1510" w:author="Usuario invitado" w:date="2026-05-25T22:22:00Z" w16du:dateUtc="2026-05-25T22:22:49Z"/>
          <w:lang w:val="es-ES"/>
          <w:rPrChange w:id="1511" w:author="Gonzalo Castellanos" w:date="2026-05-29T12:04:00Z" w16du:dateUtc="2026-05-29T16:04:00Z">
            <w:rPr>
              <w:ins w:id="1512" w:author="Usuario invitado" w:date="2026-05-25T22:22:00Z" w16du:dateUtc="2026-05-25T22:22:49Z"/>
            </w:rPr>
          </w:rPrChange>
        </w:rPr>
        <w:pPrChange w:id="1513" w:author="Usuario invitado" w:date="2026-05-25T22:22:00Z">
          <w:pPr/>
        </w:pPrChange>
      </w:pPr>
      <w:ins w:id="1514" w:author="Usuario invitado" w:date="2026-05-25T22:22:00Z" w16du:dateUtc="2026-05-25T22:22:35Z">
        <w:r w:rsidRPr="01FC00B7">
          <w:rPr>
            <w:rFonts w:ascii="Arial Narrow" w:eastAsia="Arial Narrow" w:hAnsi="Arial Narrow" w:cs="Arial Narrow"/>
            <w:sz w:val="22"/>
            <w:szCs w:val="22"/>
            <w:lang w:val="es-CO"/>
          </w:rPr>
          <w:t>La modalidad más inmediata es la autoliquidación directa, mediante la cual la empresa aplica la deducción en su declaración del Impuesto sobre Sociedades bajo su propio criterio y responsabilidad. En este caso, el contribuyente asume el riesgo fiscal asociado a la correcta calificación de las actividades como I+D o innovación tecnológica, así como a la adecuada imputación de los gastos. Para mitigar este riesgo, es habitual que las empresas recurran a certificaciones técnicas emitidas por entidades acreditadas por la Entidad Nacional de Acreditación (ENAC). Estas certificaciones permiten ordenar y respaldar técnicamente el expediente, aunque por sí solas no tienen carácter vinculante para la administración tributaria.</w:t>
        </w:r>
      </w:ins>
    </w:p>
    <w:p w14:paraId="20628474" w14:textId="142AAA26" w:rsidR="01FC00B7" w:rsidRDefault="01FC00B7" w:rsidP="01FC00B7">
      <w:pPr>
        <w:jc w:val="both"/>
        <w:rPr>
          <w:ins w:id="1515" w:author="Usuario invitado" w:date="2026-05-25T22:22:00Z" w16du:dateUtc="2026-05-25T22:22:35Z"/>
          <w:rFonts w:ascii="Arial Narrow" w:eastAsia="Arial Narrow" w:hAnsi="Arial Narrow" w:cs="Arial Narrow"/>
          <w:sz w:val="22"/>
          <w:szCs w:val="22"/>
          <w:lang w:val="es-CO"/>
        </w:rPr>
      </w:pPr>
    </w:p>
    <w:p w14:paraId="68506005" w14:textId="4EDF1071" w:rsidR="01FC00B7" w:rsidRPr="00012D3F" w:rsidRDefault="01FC00B7">
      <w:pPr>
        <w:jc w:val="both"/>
        <w:rPr>
          <w:ins w:id="1516" w:author="Usuario invitado" w:date="2026-05-25T22:22:00Z" w16du:dateUtc="2026-05-25T22:22:50Z"/>
          <w:lang w:val="es-ES"/>
          <w:rPrChange w:id="1517" w:author="Gonzalo Castellanos" w:date="2026-05-29T12:04:00Z" w16du:dateUtc="2026-05-29T16:04:00Z">
            <w:rPr>
              <w:ins w:id="1518" w:author="Usuario invitado" w:date="2026-05-25T22:22:00Z" w16du:dateUtc="2026-05-25T22:22:50Z"/>
            </w:rPr>
          </w:rPrChange>
        </w:rPr>
        <w:pPrChange w:id="1519" w:author="Usuario invitado" w:date="2026-05-25T22:22:00Z">
          <w:pPr/>
        </w:pPrChange>
      </w:pPr>
      <w:ins w:id="1520" w:author="Usuario invitado" w:date="2026-05-25T22:22:00Z" w16du:dateUtc="2026-05-25T22:22:35Z">
        <w:r w:rsidRPr="01FC00B7">
          <w:rPr>
            <w:rFonts w:ascii="Arial Narrow" w:eastAsia="Arial Narrow" w:hAnsi="Arial Narrow" w:cs="Arial Narrow"/>
            <w:sz w:val="22"/>
            <w:szCs w:val="22"/>
            <w:lang w:val="es-CO"/>
          </w:rPr>
          <w:t>Una segunda vía corresponde a las consultas vinculantes ante la Dirección General de Tributos (DGT), mediante las cuales las empresas solicitan una interpretación oficial sobre la calificación fiscal de sus actividades antes de aplicar la deducción. La respuesta tiene carácter vinculante para la Administración y debe emitirse dentro del plazo legal establecido. Sin embargo, el procedimiento se rige por el principio de silencio administrativo negativo, por lo que la ausencia de respuesta no implica la aceptación del criterio planteado por la empresa. En esta modalidad puede presentarse un Informe Motivado Vinculante (IMV) de tipo B, que acredita el cumplimiento de los requisitos científicos y tecnológicos del proyecto y aporta un soporte técnico para la interpretación fiscal.</w:t>
        </w:r>
      </w:ins>
    </w:p>
    <w:p w14:paraId="2CCE2543" w14:textId="4D037E11" w:rsidR="01FC00B7" w:rsidRDefault="01FC00B7" w:rsidP="01FC00B7">
      <w:pPr>
        <w:jc w:val="both"/>
        <w:rPr>
          <w:ins w:id="1521" w:author="Usuario invitado" w:date="2026-05-25T22:22:00Z" w16du:dateUtc="2026-05-25T22:22:35Z"/>
          <w:rFonts w:ascii="Arial Narrow" w:eastAsia="Arial Narrow" w:hAnsi="Arial Narrow" w:cs="Arial Narrow"/>
          <w:sz w:val="22"/>
          <w:szCs w:val="22"/>
          <w:lang w:val="es-CO"/>
        </w:rPr>
      </w:pPr>
    </w:p>
    <w:p w14:paraId="629AA980" w14:textId="2C2D6C39" w:rsidR="01FC00B7" w:rsidRDefault="01FC00B7">
      <w:pPr>
        <w:jc w:val="both"/>
        <w:rPr>
          <w:ins w:id="1522" w:author="Usuario invitado" w:date="2026-05-25T22:22:00Z" w16du:dateUtc="2026-05-25T22:22:38Z"/>
          <w:rFonts w:ascii="Arial Narrow" w:eastAsia="Arial Narrow" w:hAnsi="Arial Narrow" w:cs="Arial Narrow"/>
          <w:sz w:val="22"/>
          <w:szCs w:val="22"/>
          <w:lang w:val="es-CO"/>
          <w:rPrChange w:id="1523" w:author="Usuario invitado" w:date="2026-05-25T22:22:00Z">
            <w:rPr>
              <w:ins w:id="1524" w:author="Usuario invitado" w:date="2026-05-25T22:22:00Z" w16du:dateUtc="2026-05-25T22:22:38Z"/>
              <w:rFonts w:ascii="Arial Narrow" w:eastAsia="Arial Narrow" w:hAnsi="Arial Narrow" w:cs="Arial Narrow"/>
              <w:b/>
              <w:bCs/>
              <w:sz w:val="22"/>
              <w:szCs w:val="22"/>
              <w:lang w:val="es-CO"/>
            </w:rPr>
          </w:rPrChange>
        </w:rPr>
        <w:pPrChange w:id="1525" w:author="Usuario invitado" w:date="2026-05-25T22:22:00Z">
          <w:pPr/>
        </w:pPrChange>
      </w:pPr>
      <w:ins w:id="1526" w:author="Usuario invitado" w:date="2026-05-25T22:22:00Z" w16du:dateUtc="2026-05-25T22:22:35Z">
        <w:r w:rsidRPr="01FC00B7">
          <w:rPr>
            <w:rFonts w:ascii="Arial Narrow" w:eastAsia="Arial Narrow" w:hAnsi="Arial Narrow" w:cs="Arial Narrow"/>
            <w:sz w:val="22"/>
            <w:szCs w:val="22"/>
            <w:lang w:val="es-CO"/>
          </w:rPr>
          <w:t>La tercera modalidad son los Acuerdos Previos de Valoración (APV), que permiten pactar con la Administración Tributaria la valoración de los gastos e inversiones de un proyecto antes de su ejecución. A diferencia de las consultas vinculantes, este procedimiento se rige por el silencio administrativo positivo, de modo que la falta de respuesta dentro del plazo legal puede implicar la aceptación de los valores propuestos por el contribuyente. Para tramitar un APV es obligatorio contar con un IMV de tipo C, que valida tanto la naturaleza técnica de la actividad como la coherencia del presupuesto planificado. Este informe amplía el alcance del tipo B, al incorporar la identificación y validación de los gastos e inversiones asociados al proyecto, lo que permite anticipar la base de la deducción y reducir el riesgo de discrepancias posteriores.</w:t>
        </w:r>
      </w:ins>
    </w:p>
    <w:p w14:paraId="657900C1" w14:textId="5BFB3138" w:rsidR="01FC00B7" w:rsidRDefault="01FC00B7" w:rsidP="01FC00B7">
      <w:pPr>
        <w:jc w:val="both"/>
        <w:rPr>
          <w:ins w:id="1527" w:author="Usuario invitado" w:date="2026-05-25T22:22:00Z" w16du:dateUtc="2026-05-25T22:22:35Z"/>
          <w:rFonts w:ascii="Arial Narrow" w:eastAsia="Arial Narrow" w:hAnsi="Arial Narrow" w:cs="Arial Narrow"/>
          <w:sz w:val="22"/>
          <w:szCs w:val="22"/>
          <w:lang w:val="es-CO"/>
        </w:rPr>
      </w:pPr>
    </w:p>
    <w:p w14:paraId="701FD322" w14:textId="2BBFB92C" w:rsidR="01FC00B7" w:rsidRDefault="01FC00B7">
      <w:pPr>
        <w:jc w:val="both"/>
        <w:rPr>
          <w:ins w:id="1528" w:author="Usuario invitado" w:date="2026-05-25T22:22:00Z" w16du:dateUtc="2026-05-25T22:22:39Z"/>
          <w:rFonts w:ascii="Arial Narrow" w:eastAsia="Arial Narrow" w:hAnsi="Arial Narrow" w:cs="Arial Narrow"/>
          <w:sz w:val="22"/>
          <w:szCs w:val="22"/>
          <w:lang w:val="es-CO"/>
          <w:rPrChange w:id="1529" w:author="Usuario invitado" w:date="2026-05-25T22:22:00Z">
            <w:rPr>
              <w:ins w:id="1530" w:author="Usuario invitado" w:date="2026-05-25T22:22:00Z" w16du:dateUtc="2026-05-25T22:22:39Z"/>
              <w:rFonts w:ascii="Arial Narrow" w:eastAsia="Arial Narrow" w:hAnsi="Arial Narrow" w:cs="Arial Narrow"/>
              <w:b/>
              <w:bCs/>
              <w:sz w:val="22"/>
              <w:szCs w:val="22"/>
              <w:lang w:val="es-CO"/>
            </w:rPr>
          </w:rPrChange>
        </w:rPr>
        <w:pPrChange w:id="1531" w:author="Usuario invitado" w:date="2026-05-25T22:22:00Z">
          <w:pPr/>
        </w:pPrChange>
      </w:pPr>
      <w:ins w:id="1532" w:author="Usuario invitado" w:date="2026-05-25T22:22:00Z" w16du:dateUtc="2026-05-25T22:22:35Z">
        <w:r w:rsidRPr="01FC00B7">
          <w:rPr>
            <w:rFonts w:ascii="Arial Narrow" w:eastAsia="Arial Narrow" w:hAnsi="Arial Narrow" w:cs="Arial Narrow"/>
            <w:sz w:val="22"/>
            <w:szCs w:val="22"/>
            <w:lang w:val="es-CO"/>
          </w:rPr>
          <w:t>La cuarta vía corresponde al IMV de tipo A, que se emite de forma ex post, una vez ejecutadas las actividades o finalizada cada anualidad del proyecto. Aunque no opera como certificación previa, constituye una modalidad relevante para aplicar la deducción con mayor seguridad jurídica después de realizada la inversión, ya que valida la calificación científica y tecnológica de las actividades ejecutadas y vincula a la Agencia Tributaria en esta materia.</w:t>
        </w:r>
      </w:ins>
    </w:p>
    <w:p w14:paraId="7CF874DC" w14:textId="662F1D52" w:rsidR="01FC00B7" w:rsidRDefault="01FC00B7" w:rsidP="01FC00B7">
      <w:pPr>
        <w:jc w:val="both"/>
        <w:rPr>
          <w:ins w:id="1533" w:author="Usuario invitado" w:date="2026-05-25T22:22:00Z" w16du:dateUtc="2026-05-25T22:22:35Z"/>
          <w:rFonts w:ascii="Arial Narrow" w:eastAsia="Arial Narrow" w:hAnsi="Arial Narrow" w:cs="Arial Narrow"/>
          <w:sz w:val="22"/>
          <w:szCs w:val="22"/>
          <w:lang w:val="es-CO"/>
        </w:rPr>
      </w:pPr>
    </w:p>
    <w:p w14:paraId="2DB86C4F" w14:textId="27E99CED" w:rsidR="01FC00B7" w:rsidRDefault="01FC00B7">
      <w:pPr>
        <w:jc w:val="both"/>
        <w:rPr>
          <w:ins w:id="1534" w:author="Usuario invitado" w:date="2026-05-25T22:22:00Z" w16du:dateUtc="2026-05-25T22:22:35Z"/>
          <w:rFonts w:ascii="Arial Narrow" w:eastAsia="Arial Narrow" w:hAnsi="Arial Narrow" w:cs="Arial Narrow"/>
          <w:sz w:val="22"/>
          <w:szCs w:val="22"/>
          <w:lang w:val="es-CO"/>
        </w:rPr>
        <w:pPrChange w:id="1535" w:author="Usuario invitado" w:date="2026-05-25T22:22:00Z">
          <w:pPr/>
        </w:pPrChange>
      </w:pPr>
      <w:ins w:id="1536" w:author="Usuario invitado" w:date="2026-05-25T22:22:00Z" w16du:dateUtc="2026-05-25T22:22:35Z">
        <w:r w:rsidRPr="01FC00B7">
          <w:rPr>
            <w:rFonts w:ascii="Arial Narrow" w:eastAsia="Arial Narrow" w:hAnsi="Arial Narrow" w:cs="Arial Narrow"/>
            <w:sz w:val="22"/>
            <w:szCs w:val="22"/>
            <w:lang w:val="es-CO"/>
          </w:rPr>
          <w:t>En todos los casos, la emisión de los IMV se notifica formalmente tanto a la empresa como a la Agencia Tributaria, constituyendo un hito operativo dentro del proceso de aplicación del incentivo. En la práctica, la complejidad técnica y económica de estas modalidades ha impulsado el uso de consultoras especializadas, que apoyan a las empresas en la estructuración de memorias técnicas y presupuestarias conforme a los estándares exigidos por el MICIU y las entidades certificadoras. Este esquema de intermediación puede mejorar la calidad de los expedientes y facilitar el acceso al incentivo, pero también introduce costos administrativos y de consultoría que pueden condicionar su uso efectivo, especialmente entre empresas de menor tamaño.</w:t>
        </w:r>
      </w:ins>
    </w:p>
    <w:p w14:paraId="08A405A4" w14:textId="6829E491" w:rsidR="01FC00B7" w:rsidRDefault="01FC00B7" w:rsidP="01FC00B7">
      <w:pPr>
        <w:jc w:val="both"/>
        <w:rPr>
          <w:ins w:id="1537" w:author="Usuario invitado" w:date="2026-05-25T22:19:00Z" w16du:dateUtc="2026-05-25T22:19:40Z"/>
          <w:rFonts w:ascii="Arial Narrow" w:eastAsia="Arial Narrow" w:hAnsi="Arial Narrow" w:cs="Arial Narrow"/>
          <w:sz w:val="22"/>
          <w:szCs w:val="22"/>
          <w:lang w:val="es-CO"/>
        </w:rPr>
      </w:pPr>
    </w:p>
    <w:p w14:paraId="5B9F873A" w14:textId="41EEC72D" w:rsidR="01FC00B7" w:rsidRDefault="01FC00B7" w:rsidP="01FC00B7">
      <w:pPr>
        <w:jc w:val="both"/>
        <w:rPr>
          <w:rFonts w:ascii="Arial Narrow" w:hAnsi="Arial Narrow"/>
          <w:sz w:val="22"/>
          <w:szCs w:val="22"/>
          <w:lang w:val="es-CO"/>
        </w:rPr>
      </w:pPr>
    </w:p>
    <w:p w14:paraId="162ACF16" w14:textId="59B51802" w:rsidR="00B32C61" w:rsidRPr="00012D3F" w:rsidRDefault="01FC00B7" w:rsidP="00B32C61">
      <w:pPr>
        <w:jc w:val="both"/>
        <w:rPr>
          <w:lang w:val="es-ES"/>
          <w:rPrChange w:id="1538" w:author="Gonzalo Castellanos" w:date="2026-05-29T12:04:00Z" w16du:dateUtc="2026-05-29T16:04:00Z">
            <w:rPr/>
          </w:rPrChange>
        </w:rPr>
      </w:pPr>
      <w:r w:rsidRPr="01FC00B7">
        <w:rPr>
          <w:rFonts w:ascii="Arial Narrow" w:hAnsi="Arial Narrow"/>
          <w:b/>
          <w:bCs/>
          <w:sz w:val="22"/>
          <w:szCs w:val="22"/>
          <w:lang w:val="es-CO"/>
        </w:rPr>
        <w:t xml:space="preserve">3.3. </w:t>
      </w:r>
      <w:del w:id="1539" w:author="Usuario invitado" w:date="2026-05-25T22:23:00Z" w16du:dateUtc="2026-05-25T22:23:31Z">
        <w:r w:rsidR="00B32C61" w:rsidRPr="01FC00B7" w:rsidDel="01FC00B7">
          <w:rPr>
            <w:rFonts w:ascii="Arial Narrow" w:hAnsi="Arial Narrow"/>
            <w:b/>
            <w:bCs/>
            <w:sz w:val="22"/>
            <w:szCs w:val="22"/>
            <w:lang w:val="es-CO"/>
          </w:rPr>
          <w:delText>Verificación y certificación</w:delText>
        </w:r>
      </w:del>
      <w:ins w:id="1540" w:author="Usuario invitado" w:date="2026-05-25T22:23:00Z" w16du:dateUtc="2026-05-25T22:23:29Z">
        <w:r w:rsidRPr="01FC00B7">
          <w:rPr>
            <w:rFonts w:ascii="Arial Narrow" w:hAnsi="Arial Narrow"/>
            <w:b/>
            <w:bCs/>
            <w:sz w:val="22"/>
            <w:szCs w:val="22"/>
            <w:lang w:val="es-CO"/>
          </w:rPr>
          <w:t>Control fiscal y auditorías</w:t>
        </w:r>
      </w:ins>
    </w:p>
    <w:p w14:paraId="035730AD" w14:textId="77777777" w:rsidR="00B32C61" w:rsidRPr="00164F49" w:rsidRDefault="00B32C61" w:rsidP="00B32C61">
      <w:pPr>
        <w:jc w:val="both"/>
        <w:rPr>
          <w:del w:id="1541" w:author="Usuario invitado" w:date="2026-05-25T22:23:00Z" w16du:dateUtc="2026-05-25T22:23:04Z"/>
          <w:rFonts w:ascii="Arial Narrow" w:hAnsi="Arial Narrow"/>
          <w:sz w:val="22"/>
          <w:szCs w:val="22"/>
          <w:lang w:val="es-CO"/>
        </w:rPr>
      </w:pPr>
      <w:del w:id="1542" w:author="Usuario invitado" w:date="2026-05-25T22:23:00Z" w16du:dateUtc="2026-05-25T22:23:04Z">
        <w:r w:rsidRPr="01FC00B7" w:rsidDel="01FC00B7">
          <w:rPr>
            <w:rFonts w:ascii="Arial Narrow" w:hAnsi="Arial Narrow"/>
            <w:sz w:val="22"/>
            <w:szCs w:val="22"/>
            <w:lang w:val="es-CO"/>
          </w:rPr>
          <w:delText>La verificación técnica previa del incentivo se articula mediante los Informes Motivados Vinculantes (IMV) de tipo B y C, que constituyen los principales instrumentos de validación ex ante del sistema. Estos informes permiten a las empresas obtener certidumbre sobre la calificación científica y tecnológica de sus proyectos antes de que las actividades se ejecuten completamente, diferenciándose del informe tipo A, que se emite una vez realizadas las actividades y se utiliza para la aplicación ex post de la deducción. En conjunto, los IMV ex ante evalúan la planificación técnica y económica de los proyectos con el objetivo de garantizar que los incentivos fiscales se apliquen con seguridad jurídica.</w:delText>
        </w:r>
      </w:del>
    </w:p>
    <w:p w14:paraId="42F3115F" w14:textId="77777777" w:rsidR="00B32C61" w:rsidRPr="00164F49" w:rsidRDefault="00B32C61" w:rsidP="00B32C61">
      <w:pPr>
        <w:jc w:val="both"/>
        <w:rPr>
          <w:del w:id="1543" w:author="Usuario invitado" w:date="2026-05-25T22:23:00Z" w16du:dateUtc="2026-05-25T22:23:04Z"/>
          <w:rFonts w:ascii="Arial Narrow" w:hAnsi="Arial Narrow"/>
          <w:sz w:val="22"/>
          <w:szCs w:val="22"/>
          <w:lang w:val="es-CO"/>
        </w:rPr>
      </w:pPr>
      <w:del w:id="1544" w:author="Usuario invitado" w:date="2026-05-25T22:23:00Z" w16du:dateUtc="2026-05-25T22:23:04Z">
        <w:r w:rsidRPr="01FC00B7" w:rsidDel="01FC00B7">
          <w:rPr>
            <w:rFonts w:ascii="Arial Narrow" w:hAnsi="Arial Narrow"/>
            <w:sz w:val="22"/>
            <w:szCs w:val="22"/>
            <w:lang w:val="es-CO"/>
          </w:rPr>
          <w:delText>El Informe Motivado de tipo B tiene como finalidad acreditar el cumplimiento de los requisitos científicos y tecnológicos necesarios para calificar una actividad como investigación y desarrollo o innovación tecnológica. Su alcance se centra en la evaluación técnica del contenido del proyecto desde una perspectiva formal y científica, asegurando que la naturaleza de la actividad sea correcta antes de iniciar el gasto. Este informe está diseñado específicamente para respaldar las consultas vinculantes que las empresas presentan ante la Dirección General de Tributos, aportando un criterio técnico cualificado que orienta la interpretación y aplicación de la normativa fiscal.</w:delText>
        </w:r>
      </w:del>
    </w:p>
    <w:p w14:paraId="01EE5005" w14:textId="77777777" w:rsidR="00B32C61" w:rsidRPr="00E15941" w:rsidRDefault="00B32C61" w:rsidP="00B32C61">
      <w:pPr>
        <w:jc w:val="both"/>
        <w:rPr>
          <w:del w:id="1545" w:author="Usuario invitado" w:date="2026-05-25T22:23:00Z" w16du:dateUtc="2026-05-25T22:23:04Z"/>
          <w:rFonts w:ascii="Arial Narrow" w:hAnsi="Arial Narrow"/>
          <w:sz w:val="22"/>
          <w:szCs w:val="22"/>
          <w:lang w:val="es-CO"/>
        </w:rPr>
      </w:pPr>
      <w:del w:id="1546" w:author="Usuario invitado" w:date="2026-05-25T22:23:00Z" w16du:dateUtc="2026-05-25T22:23:04Z">
        <w:r w:rsidRPr="01FC00B7" w:rsidDel="01FC00B7">
          <w:rPr>
            <w:rFonts w:ascii="Arial Narrow" w:hAnsi="Arial Narrow"/>
            <w:sz w:val="22"/>
            <w:szCs w:val="22"/>
            <w:lang w:val="es-CO"/>
          </w:rPr>
          <w:delText>El Informe Motivado de tipo C amplía el alcance del tipo B al incorporar, además de la calificación técnica de la actividad, la identificación y validación del presupuesto de gastos e inversiones asociados al proyecto. Este informe es preceptivo cuando la empresa desea solicitar un Acuerdo Previo de Valoración ante la Administración Tributaria, ya que permite pactar ex ante la valoración fiscal de los gastos planificados. Al validar las cuantías presupuestadas antes de la ejecución, el informe tipo C elimina el riesgo de discrepancias posteriores sobre la base de la deducción, siempre que los gastos se realicen efectivamente y coincidan con los importes aprobados en el informe. La emisión de los IMV B o C se notifica formalmente tanto a la empresa como a la Agencia Tributaria, constituyendo un hito operativo que habilita la siguiente etapa del proceso.</w:delText>
        </w:r>
      </w:del>
    </w:p>
    <w:p w14:paraId="7C9A9356" w14:textId="72598305" w:rsidR="01FC00B7" w:rsidRPr="00012D3F" w:rsidRDefault="01FC00B7" w:rsidP="01FC00B7">
      <w:pPr>
        <w:jc w:val="both"/>
        <w:rPr>
          <w:ins w:id="1547" w:author="Usuario invitado" w:date="2026-05-25T22:23:00Z" w16du:dateUtc="2026-05-25T22:23:11Z"/>
          <w:lang w:val="es-ES"/>
          <w:rPrChange w:id="1548" w:author="Gonzalo Castellanos" w:date="2026-05-29T12:04:00Z" w16du:dateUtc="2026-05-29T16:04:00Z">
            <w:rPr>
              <w:ins w:id="1549" w:author="Usuario invitado" w:date="2026-05-25T22:23:00Z" w16du:dateUtc="2026-05-25T22:23:11Z"/>
            </w:rPr>
          </w:rPrChange>
        </w:rPr>
      </w:pPr>
      <w:del w:id="1550" w:author="Usuario invitado" w:date="2026-05-25T22:23:00Z" w16du:dateUtc="2026-05-25T22:23:04Z">
        <w:r w:rsidRPr="01FC00B7" w:rsidDel="01FC00B7">
          <w:rPr>
            <w:rFonts w:ascii="Arial Narrow" w:hAnsi="Arial Narrow"/>
            <w:sz w:val="22"/>
            <w:szCs w:val="22"/>
            <w:lang w:val="es-CO"/>
          </w:rPr>
          <w:delText>La competencia para la emisión de los Informes Motivados Vinculantes recae en el Ministerio de Ciencia, Innovación y Universidades, aunque puede delegarse en organismos especializados según la naturaleza del proyecto, como el CDTI en el caso de iniciativas con financiación pública previa o el IDAE para proyectos vinculados a eficiencia energética. El procedimiento se apoya en informes técnicos elaborados por entidades certificadoras acreditadas, y su tramitación suele contar con el acompañamiento de consultoras especializadas que actúan como filtro de calidad para asegurar la coherencia técnica y presupuestaria de las propuestas. El resultado del IMV produce una calificación técnica vinculante para el fisco, que condiciona los controles posteriores a la verificación de los gastos.</w:delText>
        </w:r>
      </w:del>
      <w:ins w:id="1551" w:author="Usuario invitado" w:date="2026-05-25T22:23:00Z" w16du:dateUtc="2026-05-25T22:23:04Z">
        <w:r w:rsidRPr="01FC00B7">
          <w:rPr>
            <w:rFonts w:ascii="Arial Narrow" w:eastAsia="Arial Narrow" w:hAnsi="Arial Narrow" w:cs="Arial Narrow"/>
            <w:sz w:val="22"/>
            <w:szCs w:val="22"/>
            <w:lang w:val="es-CO"/>
          </w:rPr>
          <w:t xml:space="preserve"> </w:t>
        </w:r>
      </w:ins>
    </w:p>
    <w:p w14:paraId="0D6DA3F3" w14:textId="0BCFB452" w:rsidR="01FC00B7" w:rsidRPr="00012D3F" w:rsidRDefault="01FC00B7" w:rsidP="01FC00B7">
      <w:pPr>
        <w:jc w:val="both"/>
        <w:rPr>
          <w:ins w:id="1552" w:author="Usuario invitado" w:date="2026-05-25T22:23:00Z" w16du:dateUtc="2026-05-25T22:23:09Z"/>
          <w:lang w:val="es-ES"/>
          <w:rPrChange w:id="1553" w:author="Gonzalo Castellanos" w:date="2026-05-29T12:04:00Z" w16du:dateUtc="2026-05-29T16:04:00Z">
            <w:rPr>
              <w:ins w:id="1554" w:author="Usuario invitado" w:date="2026-05-25T22:23:00Z" w16du:dateUtc="2026-05-25T22:23:09Z"/>
            </w:rPr>
          </w:rPrChange>
        </w:rPr>
      </w:pPr>
      <w:ins w:id="1555" w:author="Usuario invitado" w:date="2026-05-25T22:23:00Z" w16du:dateUtc="2026-05-25T22:23:04Z">
        <w:r w:rsidRPr="01FC00B7">
          <w:rPr>
            <w:rFonts w:ascii="Arial Narrow" w:eastAsia="Arial Narrow" w:hAnsi="Arial Narrow" w:cs="Arial Narrow"/>
            <w:sz w:val="22"/>
            <w:szCs w:val="22"/>
            <w:lang w:val="es-CO"/>
          </w:rPr>
          <w:t>El control fiscal del incentivo tributario a la I+D+i en España se basa en una separación funcional entre la validación técnica de las actividades y la verificación tributaria de los gastos declarados. El Ministerio de Ciencia, Innovación y Universidades conserva la competencia para la calificación científica y tecnológica de los proyectos, mientras que la Agencia Estatal de Administración Tributaria ejerce la función de inspección y control sobre la realidad, trazabilidad y cuantía de los gastos e inversiones efectivamente incurridos.</w:t>
        </w:r>
      </w:ins>
    </w:p>
    <w:p w14:paraId="294D2E22" w14:textId="7EAA66BB" w:rsidR="01FC00B7" w:rsidRDefault="01FC00B7" w:rsidP="01FC00B7">
      <w:pPr>
        <w:jc w:val="both"/>
        <w:rPr>
          <w:ins w:id="1556" w:author="Usuario invitado" w:date="2026-05-25T22:23:00Z" w16du:dateUtc="2026-05-25T22:23:04Z"/>
          <w:rFonts w:ascii="Arial Narrow" w:eastAsia="Arial Narrow" w:hAnsi="Arial Narrow" w:cs="Arial Narrow"/>
          <w:sz w:val="22"/>
          <w:szCs w:val="22"/>
          <w:lang w:val="es-CO"/>
        </w:rPr>
      </w:pPr>
    </w:p>
    <w:p w14:paraId="57C0D10A" w14:textId="2560999D" w:rsidR="01FC00B7" w:rsidRDefault="01FC00B7">
      <w:pPr>
        <w:jc w:val="both"/>
        <w:rPr>
          <w:ins w:id="1557" w:author="Usuario invitado" w:date="2026-05-25T22:23:00Z" w16du:dateUtc="2026-05-25T22:23:04Z"/>
          <w:rFonts w:ascii="Arial Narrow" w:eastAsia="Arial Narrow" w:hAnsi="Arial Narrow" w:cs="Arial Narrow"/>
          <w:sz w:val="22"/>
          <w:szCs w:val="22"/>
          <w:lang w:val="es-CO"/>
        </w:rPr>
        <w:pPrChange w:id="1558" w:author="Usuario invitado" w:date="2026-05-25T22:23:00Z">
          <w:pPr/>
        </w:pPrChange>
      </w:pPr>
      <w:ins w:id="1559" w:author="Usuario invitado" w:date="2026-05-25T22:23:00Z" w16du:dateUtc="2026-05-25T22:23:04Z">
        <w:r w:rsidRPr="01FC00B7">
          <w:rPr>
            <w:rFonts w:ascii="Arial Narrow" w:eastAsia="Arial Narrow" w:hAnsi="Arial Narrow" w:cs="Arial Narrow"/>
            <w:sz w:val="22"/>
            <w:szCs w:val="22"/>
            <w:lang w:val="es-CO"/>
          </w:rPr>
          <w:t>Cuando existe un IMV, la calificación técnica resulta vinculante para la Agencia Tributaria. En consecuencia, la administración fiscal no puede cuestionar si la actividad corresponde a I+D+i, pero sí conserva la potestad de auditar la correcta imputación de los gastos, la existencia de soportes documentales, la correspondencia entre los importes declarados y los efectivamente ejecutados, y el cumplimiento de los requisitos fiscales aplicables. De esta forma, el control posterior no reabre la discusión técnica sobre la naturaleza del proyecto, sino que se concentra en verificar la consistencia fiscal de la deducción aplicada.</w:t>
        </w:r>
      </w:ins>
    </w:p>
    <w:p w14:paraId="2DF3533D" w14:textId="5C564939" w:rsidR="01FC00B7" w:rsidRPr="00012D3F" w:rsidRDefault="01FC00B7">
      <w:pPr>
        <w:jc w:val="both"/>
        <w:rPr>
          <w:ins w:id="1560" w:author="Usuario invitado" w:date="2026-05-25T22:23:00Z" w16du:dateUtc="2026-05-25T22:23:14Z"/>
          <w:lang w:val="es-ES"/>
          <w:rPrChange w:id="1561" w:author="Gonzalo Castellanos" w:date="2026-05-29T12:04:00Z" w16du:dateUtc="2026-05-29T16:04:00Z">
            <w:rPr>
              <w:ins w:id="1562" w:author="Usuario invitado" w:date="2026-05-25T22:23:00Z" w16du:dateUtc="2026-05-25T22:23:14Z"/>
            </w:rPr>
          </w:rPrChange>
        </w:rPr>
        <w:pPrChange w:id="1563" w:author="Usuario invitado" w:date="2026-05-25T22:23:00Z">
          <w:pPr/>
        </w:pPrChange>
      </w:pPr>
      <w:ins w:id="1564" w:author="Usuario invitado" w:date="2026-05-25T22:23:00Z" w16du:dateUtc="2026-05-25T22:23:04Z">
        <w:r w:rsidRPr="01FC00B7">
          <w:rPr>
            <w:rFonts w:ascii="Arial Narrow" w:eastAsia="Arial Narrow" w:hAnsi="Arial Narrow" w:cs="Arial Narrow"/>
            <w:sz w:val="22"/>
            <w:szCs w:val="22"/>
            <w:lang w:val="es-CO"/>
          </w:rPr>
          <w:t>En los proyectos que cuentan con validación previa mediante IMV de tipo C, la aplicación definitiva del beneficio queda condicionada a que los gastos efectivamente realizados correspondan con los importes previamente presupuestados y aprobados. Si se identifican diferencias entre los valores planificados y los efectivamente facturados, la empresa debe realizar los ajustes correspondientes en la base de la deducción. Por tanto, la certificación ex ante reduce la incertidumbre, pero no elimina la posibilidad de fiscalización posterior.</w:t>
        </w:r>
      </w:ins>
    </w:p>
    <w:p w14:paraId="33CDCCB3" w14:textId="0617B321" w:rsidR="01FC00B7" w:rsidRDefault="01FC00B7" w:rsidP="01FC00B7">
      <w:pPr>
        <w:jc w:val="both"/>
        <w:rPr>
          <w:ins w:id="1565" w:author="Usuario invitado" w:date="2026-05-25T22:23:00Z" w16du:dateUtc="2026-05-25T22:23:04Z"/>
          <w:rFonts w:ascii="Arial Narrow" w:eastAsia="Arial Narrow" w:hAnsi="Arial Narrow" w:cs="Arial Narrow"/>
          <w:sz w:val="22"/>
          <w:szCs w:val="22"/>
          <w:lang w:val="es-CO"/>
        </w:rPr>
      </w:pPr>
    </w:p>
    <w:p w14:paraId="45EC69A2" w14:textId="571F2077" w:rsidR="01FC00B7" w:rsidRPr="00012D3F" w:rsidRDefault="01FC00B7">
      <w:pPr>
        <w:jc w:val="both"/>
        <w:rPr>
          <w:ins w:id="1566" w:author="Usuario invitado" w:date="2026-05-25T22:23:00Z" w16du:dateUtc="2026-05-25T22:23:15Z"/>
          <w:lang w:val="es-ES"/>
          <w:rPrChange w:id="1567" w:author="Gonzalo Castellanos" w:date="2026-05-29T12:04:00Z" w16du:dateUtc="2026-05-29T16:04:00Z">
            <w:rPr>
              <w:ins w:id="1568" w:author="Usuario invitado" w:date="2026-05-25T22:23:00Z" w16du:dateUtc="2026-05-25T22:23:15Z"/>
            </w:rPr>
          </w:rPrChange>
        </w:rPr>
        <w:pPrChange w:id="1569" w:author="Usuario invitado" w:date="2026-05-25T22:23:00Z">
          <w:pPr/>
        </w:pPrChange>
      </w:pPr>
      <w:ins w:id="1570" w:author="Usuario invitado" w:date="2026-05-25T22:23:00Z" w16du:dateUtc="2026-05-25T22:23:04Z">
        <w:r w:rsidRPr="01FC00B7">
          <w:rPr>
            <w:rFonts w:ascii="Arial Narrow" w:eastAsia="Arial Narrow" w:hAnsi="Arial Narrow" w:cs="Arial Narrow"/>
            <w:sz w:val="22"/>
            <w:szCs w:val="22"/>
            <w:lang w:val="es-CO"/>
          </w:rPr>
          <w:t>Para las empresas que acceden al régimen de monetización del incentivo, el sistema incorpora controles adicionales orientados a asegurar el cumplimiento de las condiciones asociadas al beneficio. En estos casos, se verifica el mantenimiento de la plantilla media durante los veinticuatro meses posteriores al ejercicio en que se aplicó o abonó la deducción, así como la obligación de reinvertir el importe obtenido en nuevas actividades de I+D+i dentro del mismo plazo. El incumplimiento de estas condiciones da lugar al reintegro de las cantidades deducidas o abonadas, junto con los intereses de demora correspondientes.</w:t>
        </w:r>
      </w:ins>
    </w:p>
    <w:p w14:paraId="1300E005" w14:textId="16A55A33" w:rsidR="01FC00B7" w:rsidRDefault="01FC00B7" w:rsidP="01FC00B7">
      <w:pPr>
        <w:jc w:val="both"/>
        <w:rPr>
          <w:ins w:id="1571" w:author="Usuario invitado" w:date="2026-05-25T22:23:00Z" w16du:dateUtc="2026-05-25T22:23:04Z"/>
          <w:rFonts w:ascii="Arial Narrow" w:eastAsia="Arial Narrow" w:hAnsi="Arial Narrow" w:cs="Arial Narrow"/>
          <w:sz w:val="22"/>
          <w:szCs w:val="22"/>
          <w:lang w:val="es-CO"/>
        </w:rPr>
      </w:pPr>
    </w:p>
    <w:p w14:paraId="688638C2" w14:textId="557BA86E" w:rsidR="01FC00B7" w:rsidRDefault="01FC00B7">
      <w:pPr>
        <w:jc w:val="both"/>
        <w:rPr>
          <w:ins w:id="1572" w:author="Usuario invitado" w:date="2026-05-25T22:23:00Z" w16du:dateUtc="2026-05-25T22:23:04Z"/>
          <w:rFonts w:ascii="Arial Narrow" w:eastAsia="Arial Narrow" w:hAnsi="Arial Narrow" w:cs="Arial Narrow"/>
          <w:sz w:val="22"/>
          <w:szCs w:val="22"/>
          <w:lang w:val="es-CO"/>
        </w:rPr>
        <w:pPrChange w:id="1573" w:author="Usuario invitado" w:date="2026-05-25T22:23:00Z">
          <w:pPr/>
        </w:pPrChange>
      </w:pPr>
      <w:ins w:id="1574" w:author="Usuario invitado" w:date="2026-05-25T22:23:00Z" w16du:dateUtc="2026-05-25T22:23:04Z">
        <w:r w:rsidRPr="01FC00B7">
          <w:rPr>
            <w:rFonts w:ascii="Arial Narrow" w:eastAsia="Arial Narrow" w:hAnsi="Arial Narrow" w:cs="Arial Narrow"/>
            <w:sz w:val="22"/>
            <w:szCs w:val="22"/>
            <w:lang w:val="es-CO"/>
          </w:rPr>
          <w:t>Este esquema de auditoría combina controles técnicos y fiscales a lo largo del ciclo del incentivo. Las entidades certificadoras acreditadas revisan la coherencia técnica y financiera de los proyectos; el Ministerio valida la calificación científica y tecnológica cuando corresponde; y la Agencia Tributaria conserva la competencia final para verificar la procedencia fiscal de la deducción. Esta arquitectura permite otorgar seguridad jurídica sobre la naturaleza de las actividades sin renunciar al control tributario sobre los gastos declarados.</w:t>
        </w:r>
      </w:ins>
    </w:p>
    <w:p w14:paraId="63694F19" w14:textId="208B27DD" w:rsidR="01FC00B7" w:rsidRDefault="01FC00B7" w:rsidP="01FC00B7">
      <w:pPr>
        <w:jc w:val="both"/>
        <w:rPr>
          <w:rFonts w:ascii="Arial Narrow" w:hAnsi="Arial Narrow"/>
          <w:sz w:val="22"/>
          <w:szCs w:val="22"/>
          <w:lang w:val="es-CO"/>
        </w:rPr>
      </w:pPr>
    </w:p>
    <w:p w14:paraId="1042C811" w14:textId="46168541" w:rsidR="00B32C61" w:rsidRPr="00012D3F" w:rsidRDefault="7B69D6C6" w:rsidP="00B32C61">
      <w:pPr>
        <w:jc w:val="both"/>
        <w:rPr>
          <w:ins w:id="1575" w:author="Usuario invitado" w:date="2026-05-26T19:17:00Z" w16du:dateUtc="2026-05-26T19:17:41Z"/>
          <w:lang w:val="es-ES"/>
          <w:rPrChange w:id="1576" w:author="Gonzalo Castellanos" w:date="2026-05-29T12:04:00Z" w16du:dateUtc="2026-05-29T16:04:00Z">
            <w:rPr>
              <w:ins w:id="1577" w:author="Usuario invitado" w:date="2026-05-26T19:17:00Z" w16du:dateUtc="2026-05-26T19:17:41Z"/>
            </w:rPr>
          </w:rPrChange>
        </w:rPr>
      </w:pPr>
      <w:r w:rsidRPr="7B69D6C6">
        <w:rPr>
          <w:rFonts w:ascii="Arial Narrow" w:hAnsi="Arial Narrow"/>
          <w:b/>
          <w:bCs/>
          <w:sz w:val="22"/>
          <w:szCs w:val="22"/>
          <w:lang w:val="es-CO"/>
        </w:rPr>
        <w:t xml:space="preserve">3.4. Monitoreo y </w:t>
      </w:r>
      <w:del w:id="1578" w:author="Usuario invitado" w:date="2026-05-25T22:24:00Z" w16du:dateUtc="2026-05-25T22:24:05Z">
        <w:r w:rsidR="00B32C61" w:rsidRPr="7B69D6C6" w:rsidDel="7B69D6C6">
          <w:rPr>
            <w:rFonts w:ascii="Arial Narrow" w:hAnsi="Arial Narrow"/>
            <w:b/>
            <w:bCs/>
            <w:sz w:val="22"/>
            <w:szCs w:val="22"/>
            <w:lang w:val="es-CO"/>
          </w:rPr>
          <w:delText>control</w:delText>
        </w:r>
      </w:del>
      <w:ins w:id="1579" w:author="Usuario invitado" w:date="2026-05-25T22:24:00Z" w16du:dateUtc="2026-05-25T22:24:07Z">
        <w:r w:rsidRPr="7B69D6C6">
          <w:rPr>
            <w:rFonts w:ascii="Arial Narrow" w:hAnsi="Arial Narrow"/>
            <w:b/>
            <w:bCs/>
            <w:sz w:val="22"/>
            <w:szCs w:val="22"/>
            <w:lang w:val="es-CO"/>
          </w:rPr>
          <w:t>evaluación</w:t>
        </w:r>
      </w:ins>
    </w:p>
    <w:p w14:paraId="322E2040" w14:textId="623F4A04" w:rsidR="7B69D6C6" w:rsidRDefault="7B69D6C6" w:rsidP="7B69D6C6">
      <w:pPr>
        <w:jc w:val="both"/>
        <w:rPr>
          <w:rFonts w:ascii="Arial Narrow" w:hAnsi="Arial Narrow"/>
          <w:b/>
          <w:bCs/>
          <w:sz w:val="22"/>
          <w:szCs w:val="22"/>
          <w:lang w:val="es-CO"/>
        </w:rPr>
      </w:pPr>
    </w:p>
    <w:p w14:paraId="6D01E5A0" w14:textId="77777777" w:rsidR="00B32C61" w:rsidRPr="000E1EC3" w:rsidRDefault="00B32C61" w:rsidP="00B32C61">
      <w:pPr>
        <w:jc w:val="both"/>
        <w:rPr>
          <w:del w:id="1580" w:author="Usuario invitado" w:date="2026-05-25T22:23:00Z" w16du:dateUtc="2026-05-25T22:23:46Z"/>
          <w:rFonts w:ascii="Arial Narrow" w:hAnsi="Arial Narrow"/>
          <w:sz w:val="22"/>
          <w:szCs w:val="22"/>
          <w:lang w:val="es-CO"/>
        </w:rPr>
      </w:pPr>
      <w:del w:id="1581" w:author="Usuario invitado" w:date="2026-05-25T22:23:00Z" w16du:dateUtc="2026-05-25T22:23:46Z">
        <w:r w:rsidRPr="01FC00B7" w:rsidDel="01FC00B7">
          <w:rPr>
            <w:rFonts w:ascii="Arial Narrow" w:hAnsi="Arial Narrow"/>
            <w:sz w:val="22"/>
            <w:szCs w:val="22"/>
            <w:lang w:val="es-CO"/>
          </w:rPr>
          <w:delText>El sistema de monitoreo y control posterior del incentivo tributario a la I+D+i en España se basa en una distribución clara de responsabilidades entre el Ministerio de Ciencia, Innovación y Universidades y la Agencia Estatal de Administración Tributaria, que distingue la validación técnica de la fiscal. El Ministerio conserva la competencia exclusiva para la calificación científica y tecnológica de las actividades, mientras que la administración tributaria ejerce la función soberana de inspección y control de los gastos e inversiones efectivamente incurridos. Cuando existe un Informe Motivado Vinculante, la calificación técnica resulta vinculante para la Agencia Tributaria, que no puede cuestionar la naturaleza científica del proyecto y centra su actuación en la verificación de la realidad, trazabilidad y cuantía de los gastos declarados.</w:delText>
        </w:r>
      </w:del>
    </w:p>
    <w:p w14:paraId="7CD326D4" w14:textId="77777777" w:rsidR="00B32C61" w:rsidRPr="000E1EC3" w:rsidRDefault="00B32C61" w:rsidP="00B32C61">
      <w:pPr>
        <w:jc w:val="both"/>
        <w:rPr>
          <w:del w:id="1582" w:author="Usuario invitado" w:date="2026-05-25T22:23:00Z" w16du:dateUtc="2026-05-25T22:23:46Z"/>
          <w:rFonts w:ascii="Arial Narrow" w:hAnsi="Arial Narrow"/>
          <w:sz w:val="22"/>
          <w:szCs w:val="22"/>
          <w:lang w:val="es-CO"/>
        </w:rPr>
      </w:pPr>
      <w:del w:id="1583" w:author="Usuario invitado" w:date="2026-05-25T22:23:00Z" w16du:dateUtc="2026-05-25T22:23:46Z">
        <w:r w:rsidRPr="01FC00B7" w:rsidDel="01FC00B7">
          <w:rPr>
            <w:rFonts w:ascii="Arial Narrow" w:hAnsi="Arial Narrow"/>
            <w:sz w:val="22"/>
            <w:szCs w:val="22"/>
            <w:lang w:val="es-CO"/>
          </w:rPr>
          <w:delText>El principal instrumento de control ex post son los Informes Motivados Vinculantes de tipo A, que se emiten una vez ejecutadas las actividades o finalizada cada anualidad del proyecto. Estos informes incorporan una revisión técnica y financiera realizada por entidades certificadoras acreditadas, que comprueba la coherencia entre las actividades ejecutadas y los gastos imputados. En el caso de proyectos plurianuales, el sistema contempla mecanismos de seguimiento anual que permiten verificar de manera progresiva la ejecución de las actividades y la efectiva realización de los gastos. Cuando existe una validación previa mediante informes de tipo C, la aplicación definitiva del beneficio queda condicionada a la correspondencia entre los importes presupuestados y los efectivamente facturados, debiendo realizarse los ajustes correspondientes en la base de la deducción si se identifican discrepancias.</w:delText>
        </w:r>
      </w:del>
    </w:p>
    <w:p w14:paraId="0A633416" w14:textId="4AC01950" w:rsidR="00B32C61" w:rsidRPr="00012D3F" w:rsidRDefault="00B32C61" w:rsidP="00B32C61">
      <w:pPr>
        <w:jc w:val="both"/>
        <w:rPr>
          <w:ins w:id="1584" w:author="Usuario invitado" w:date="2026-05-25T22:23:00Z" w16du:dateUtc="2026-05-25T22:23:51Z"/>
          <w:lang w:val="es-ES"/>
          <w:rPrChange w:id="1585" w:author="Gonzalo Castellanos" w:date="2026-05-29T12:04:00Z" w16du:dateUtc="2026-05-29T16:04:00Z">
            <w:rPr>
              <w:ins w:id="1586" w:author="Usuario invitado" w:date="2026-05-25T22:23:00Z" w16du:dateUtc="2026-05-25T22:23:51Z"/>
            </w:rPr>
          </w:rPrChange>
        </w:rPr>
      </w:pPr>
      <w:del w:id="1587" w:author="Usuario invitado" w:date="2026-05-25T22:23:00Z" w16du:dateUtc="2026-05-25T22:23:46Z">
        <w:r w:rsidRPr="01FC00B7" w:rsidDel="01FC00B7">
          <w:rPr>
            <w:rFonts w:ascii="Arial Narrow" w:hAnsi="Arial Narrow"/>
            <w:sz w:val="22"/>
            <w:szCs w:val="22"/>
            <w:lang w:val="es-CO"/>
          </w:rPr>
          <w:delText>Para las empresas que acceden al régimen de monetización del incentivo, el sistema incorpora controles adicionales orientados a asegurar la sostenibilidad del esfuerzo innovador. En estos casos, se verifica el mantenimiento de la plantilla media durante los veinticuatro meses posteriores al ejercicio en que se aplicó o abonó la deducción, así como el cumplimiento de la obligación de reinvertir el importe obtenido en nuevas actividades de I+D+i dentro del mismo plazo. El incumplimiento de estas condiciones da lugar a la obligación de reintegrar las cantidades deducidas o abonadas, junto con los intereses de demora correspondientes. Este esquema de fiscalización se apoya en un sistema de múltiples filtros que combina la intervención de entidades certificadoras acreditadas, consultoras especializadas y la revisión final de los expedientes por parte de la autoridad científica, permitiendo además la recopilación de información administrativa relevante para el seguimiento estadístico del instrumento</w:delText>
        </w:r>
      </w:del>
      <w:ins w:id="1588" w:author="Usuario invitado" w:date="2026-05-25T22:23:00Z" w16du:dateUtc="2026-05-25T22:23:46Z">
        <w:r w:rsidR="01FC00B7" w:rsidRPr="01FC00B7">
          <w:rPr>
            <w:rFonts w:ascii="Arial Narrow" w:eastAsia="Arial Narrow" w:hAnsi="Arial Narrow" w:cs="Arial Narrow"/>
            <w:sz w:val="22"/>
            <w:szCs w:val="22"/>
            <w:lang w:val="es-CO"/>
          </w:rPr>
          <w:t xml:space="preserve"> </w:t>
        </w:r>
      </w:ins>
    </w:p>
    <w:p w14:paraId="38D55F0F" w14:textId="578C5A78" w:rsidR="00B32C61" w:rsidRPr="00012D3F" w:rsidRDefault="01FC00B7" w:rsidP="00B32C61">
      <w:pPr>
        <w:jc w:val="both"/>
        <w:rPr>
          <w:ins w:id="1589" w:author="Usuario invitado" w:date="2026-05-25T22:23:00Z" w16du:dateUtc="2026-05-25T22:23:53Z"/>
          <w:lang w:val="es-ES"/>
          <w:rPrChange w:id="1590" w:author="Gonzalo Castellanos" w:date="2026-05-29T12:04:00Z" w16du:dateUtc="2026-05-29T16:04:00Z">
            <w:rPr>
              <w:ins w:id="1591" w:author="Usuario invitado" w:date="2026-05-25T22:23:00Z" w16du:dateUtc="2026-05-25T22:23:53Z"/>
            </w:rPr>
          </w:rPrChange>
        </w:rPr>
      </w:pPr>
      <w:ins w:id="1592" w:author="Usuario invitado" w:date="2026-05-25T22:23:00Z" w16du:dateUtc="2026-05-25T22:23:46Z">
        <w:r w:rsidRPr="01FC00B7">
          <w:rPr>
            <w:rFonts w:ascii="Arial Narrow" w:eastAsia="Arial Narrow" w:hAnsi="Arial Narrow" w:cs="Arial Narrow"/>
            <w:sz w:val="22"/>
            <w:szCs w:val="22"/>
            <w:lang w:val="es-CO"/>
          </w:rPr>
          <w:t>Además del control fiscal aplicado a nivel de empresa, el modelo español genera información administrativa relevante para el monitoreo y la evaluación estratégica de la política pública de incentivos a la I+D+i. La tramitación de certificaciones, IMV, consultas vinculantes, APV y solicitudes de monetización permite recopilar datos sobre el uso del instrumento, los perfiles de empresas beneficiarias, la tipología de proyectos apoyados y los gastos declarados.</w:t>
        </w:r>
      </w:ins>
    </w:p>
    <w:p w14:paraId="697D3506" w14:textId="2B0789B8" w:rsidR="00B32C61" w:rsidRPr="00776B47" w:rsidRDefault="00B32C61" w:rsidP="01FC00B7">
      <w:pPr>
        <w:jc w:val="both"/>
        <w:rPr>
          <w:ins w:id="1593" w:author="Usuario invitado" w:date="2026-05-25T22:23:00Z" w16du:dateUtc="2026-05-25T22:23:46Z"/>
          <w:rFonts w:ascii="Arial Narrow" w:eastAsia="Arial Narrow" w:hAnsi="Arial Narrow" w:cs="Arial Narrow"/>
          <w:sz w:val="22"/>
          <w:szCs w:val="22"/>
          <w:lang w:val="es-CO"/>
        </w:rPr>
      </w:pPr>
    </w:p>
    <w:p w14:paraId="45BDE081" w14:textId="6C9E7FD1" w:rsidR="00B32C61" w:rsidRPr="00012D3F" w:rsidRDefault="01FC00B7">
      <w:pPr>
        <w:jc w:val="both"/>
        <w:rPr>
          <w:ins w:id="1594" w:author="Usuario invitado" w:date="2026-05-25T22:23:00Z" w16du:dateUtc="2026-05-25T22:23:54Z"/>
          <w:lang w:val="es-ES"/>
          <w:rPrChange w:id="1595" w:author="Gonzalo Castellanos" w:date="2026-05-29T12:04:00Z" w16du:dateUtc="2026-05-29T16:04:00Z">
            <w:rPr>
              <w:ins w:id="1596" w:author="Usuario invitado" w:date="2026-05-25T22:23:00Z" w16du:dateUtc="2026-05-25T22:23:54Z"/>
            </w:rPr>
          </w:rPrChange>
        </w:rPr>
        <w:pPrChange w:id="1597" w:author="Usuario invitado" w:date="2026-05-25T22:23:00Z">
          <w:pPr/>
        </w:pPrChange>
      </w:pPr>
      <w:ins w:id="1598" w:author="Usuario invitado" w:date="2026-05-25T22:23:00Z" w16du:dateUtc="2026-05-25T22:23:46Z">
        <w:r w:rsidRPr="01FC00B7">
          <w:rPr>
            <w:rFonts w:ascii="Arial Narrow" w:eastAsia="Arial Narrow" w:hAnsi="Arial Narrow" w:cs="Arial Narrow"/>
            <w:sz w:val="22"/>
            <w:szCs w:val="22"/>
            <w:lang w:val="es-CO"/>
          </w:rPr>
          <w:t>Esta información puede ser utilizada para cuantificar el alcance de la política y valorar si el incentivo contribuye efectivamente a aumentar la inversión privada en I+D+i. Desde esta perspectiva, el monitoreo no se limita a comprobar el cumplimiento individual de los beneficiarios, sino que permite analizar patrones de uso, barreras de acceso, tiempos de tramitación, diferencias por tamaño empresarial y posibles sesgos derivados de la complejidad técnica o administrativa del procedimiento.</w:t>
        </w:r>
      </w:ins>
    </w:p>
    <w:p w14:paraId="03514BD5" w14:textId="7A37A149" w:rsidR="00B32C61" w:rsidRPr="00776B47" w:rsidRDefault="00B32C61" w:rsidP="01FC00B7">
      <w:pPr>
        <w:jc w:val="both"/>
        <w:rPr>
          <w:ins w:id="1599" w:author="Usuario invitado" w:date="2026-05-25T22:23:00Z" w16du:dateUtc="2026-05-25T22:23:46Z"/>
          <w:rFonts w:ascii="Arial Narrow" w:eastAsia="Arial Narrow" w:hAnsi="Arial Narrow" w:cs="Arial Narrow"/>
          <w:sz w:val="22"/>
          <w:szCs w:val="22"/>
          <w:lang w:val="es-CO"/>
        </w:rPr>
      </w:pPr>
    </w:p>
    <w:p w14:paraId="5C66E01C" w14:textId="69024913" w:rsidR="00B32C61" w:rsidRPr="00012D3F" w:rsidRDefault="01FC00B7">
      <w:pPr>
        <w:jc w:val="both"/>
        <w:rPr>
          <w:ins w:id="1600" w:author="Usuario invitado" w:date="2026-05-25T22:23:00Z" w16du:dateUtc="2026-05-25T22:23:56Z"/>
          <w:lang w:val="es-ES"/>
          <w:rPrChange w:id="1601" w:author="Gonzalo Castellanos" w:date="2026-05-29T12:04:00Z" w16du:dateUtc="2026-05-29T16:04:00Z">
            <w:rPr>
              <w:ins w:id="1602" w:author="Usuario invitado" w:date="2026-05-25T22:23:00Z" w16du:dateUtc="2026-05-25T22:23:56Z"/>
            </w:rPr>
          </w:rPrChange>
        </w:rPr>
        <w:pPrChange w:id="1603" w:author="Usuario invitado" w:date="2026-05-25T22:23:00Z">
          <w:pPr/>
        </w:pPrChange>
      </w:pPr>
      <w:ins w:id="1604" w:author="Usuario invitado" w:date="2026-05-25T22:23:00Z" w16du:dateUtc="2026-05-25T22:23:46Z">
        <w:r w:rsidRPr="01FC00B7">
          <w:rPr>
            <w:rFonts w:ascii="Arial Narrow" w:eastAsia="Arial Narrow" w:hAnsi="Arial Narrow" w:cs="Arial Narrow"/>
            <w:sz w:val="22"/>
            <w:szCs w:val="22"/>
            <w:lang w:val="es-CO"/>
          </w:rPr>
          <w:t>El seguimiento estratégico también permite evaluar la complementariedad del incentivo fiscal con otros instrumentos de apoyo a la innovación, como subvenciones directas, financiación pública o programas sectoriales. En particular, la información generada por el sistema puede ayudar a identificar si el beneficio está llegando a pymes, empresas de nueva creación y sectores intensivos en conocimiento, o si su aprovechamiento se concentra en empresas con mayor capacidad técnica, financiera y administrativa para estructurar expedientes complejos.</w:t>
        </w:r>
      </w:ins>
    </w:p>
    <w:p w14:paraId="5D955BDF" w14:textId="414E0208" w:rsidR="00B32C61" w:rsidRPr="00776B47" w:rsidRDefault="00B32C61" w:rsidP="01FC00B7">
      <w:pPr>
        <w:jc w:val="both"/>
        <w:rPr>
          <w:ins w:id="1605" w:author="Usuario invitado" w:date="2026-05-25T22:23:00Z" w16du:dateUtc="2026-05-25T22:23:46Z"/>
          <w:rFonts w:ascii="Arial Narrow" w:eastAsia="Arial Narrow" w:hAnsi="Arial Narrow" w:cs="Arial Narrow"/>
          <w:sz w:val="22"/>
          <w:szCs w:val="22"/>
          <w:lang w:val="es-CO"/>
        </w:rPr>
      </w:pPr>
    </w:p>
    <w:p w14:paraId="0B334DA0" w14:textId="2ABC6C40" w:rsidR="00B32C61" w:rsidRPr="00776B47" w:rsidRDefault="01FC00B7">
      <w:pPr>
        <w:jc w:val="both"/>
        <w:rPr>
          <w:ins w:id="1606" w:author="Usuario invitado" w:date="2026-05-25T22:23:00Z" w16du:dateUtc="2026-05-25T22:23:46Z"/>
          <w:rFonts w:ascii="Arial Narrow" w:eastAsia="Arial Narrow" w:hAnsi="Arial Narrow" w:cs="Arial Narrow"/>
          <w:sz w:val="22"/>
          <w:szCs w:val="22"/>
          <w:lang w:val="es-CO"/>
        </w:rPr>
        <w:pPrChange w:id="1607" w:author="Usuario invitado" w:date="2026-05-25T22:23:00Z">
          <w:pPr/>
        </w:pPrChange>
      </w:pPr>
      <w:ins w:id="1608" w:author="Usuario invitado" w:date="2026-05-25T22:23:00Z" w16du:dateUtc="2026-05-25T22:23:46Z">
        <w:r w:rsidRPr="01FC00B7">
          <w:rPr>
            <w:rFonts w:ascii="Arial Narrow" w:eastAsia="Arial Narrow" w:hAnsi="Arial Narrow" w:cs="Arial Narrow"/>
            <w:sz w:val="22"/>
            <w:szCs w:val="22"/>
            <w:lang w:val="es-CO"/>
          </w:rPr>
          <w:t>En este sentido, el sistema de múltiples filtros, compuesto por entidades certificadoras acreditadas, consultoras especializadas, autoridades científicas y administración tributaria, cumple una doble función. Por una parte, fortalece la calidad y trazabilidad de los expedientes; por otra, genera insumos para el seguimiento estadístico y la mejora continua del instrumento. La disponibilidad de información sistemática sobre solicitudes, aprobaciones, gastos declarados y resultados observables constituye una condición clave para evaluar la eficiencia, cobertura y orientación estratégica del incentivo dentro de la política nacional de I+D+i.</w:t>
        </w:r>
      </w:ins>
    </w:p>
    <w:p w14:paraId="4B858F06" w14:textId="06D39336" w:rsidR="00B32C61" w:rsidRPr="00776B47" w:rsidRDefault="00B32C61" w:rsidP="00B32C61">
      <w:pPr>
        <w:jc w:val="both"/>
        <w:rPr>
          <w:rFonts w:ascii="Arial Narrow" w:hAnsi="Arial Narrow"/>
          <w:sz w:val="22"/>
          <w:szCs w:val="22"/>
          <w:lang w:val="es-CO"/>
        </w:rPr>
      </w:pPr>
      <w:del w:id="1609" w:author="Usuario invitado" w:date="2026-05-25T22:23:00Z" w16du:dateUtc="2026-05-25T22:23:47Z">
        <w:r w:rsidRPr="01FC00B7" w:rsidDel="01FC00B7">
          <w:rPr>
            <w:rFonts w:ascii="Arial Narrow" w:hAnsi="Arial Narrow"/>
            <w:sz w:val="22"/>
            <w:szCs w:val="22"/>
            <w:lang w:val="es-CO"/>
          </w:rPr>
          <w:delText>.</w:delText>
        </w:r>
      </w:del>
    </w:p>
    <w:p w14:paraId="5DCCA455" w14:textId="77777777" w:rsidR="00B32C61" w:rsidRDefault="00B32C61" w:rsidP="00B32C61">
      <w:pPr>
        <w:jc w:val="center"/>
        <w:rPr>
          <w:rFonts w:ascii="Arial Narrow" w:hAnsi="Arial Narrow"/>
          <w:b/>
          <w:bCs/>
          <w:noProof/>
          <w:sz w:val="22"/>
          <w:szCs w:val="22"/>
          <w:lang w:val="es-CO"/>
        </w:rPr>
      </w:pPr>
      <w:r w:rsidRPr="00776B47">
        <w:rPr>
          <w:rFonts w:ascii="Arial Narrow" w:hAnsi="Arial Narrow"/>
          <w:b/>
          <w:bCs/>
          <w:sz w:val="22"/>
          <w:szCs w:val="22"/>
          <w:lang w:val="es-CO"/>
        </w:rPr>
        <w:t>Gráfico 1. Procedimiento de aplicación del Beneficio Tributario</w:t>
      </w:r>
    </w:p>
    <w:p w14:paraId="0EC931D7" w14:textId="0BDC284F" w:rsidR="00B32C61" w:rsidRPr="00B06C22" w:rsidRDefault="00B32C61" w:rsidP="00B32C61">
      <w:pPr>
        <w:jc w:val="center"/>
        <w:rPr>
          <w:rFonts w:ascii="Arial Narrow" w:hAnsi="Arial Narrow"/>
          <w:sz w:val="22"/>
          <w:szCs w:val="22"/>
          <w:lang w:val="es-CO"/>
        </w:rPr>
      </w:pPr>
      <w:ins w:id="1610" w:author="Usuario invitado" w:date="2026-05-25T22:16:00Z" w16du:dateUtc="2026-05-25T22:16:18Z">
        <w:r>
          <w:rPr>
            <w:noProof/>
          </w:rPr>
          <w:drawing>
            <wp:inline distT="0" distB="0" distL="0" distR="0" wp14:anchorId="3FD849BD" wp14:editId="108445D8">
              <wp:extent cx="5943600" cy="3124200"/>
              <wp:effectExtent l="0" t="0" r="0" b="0"/>
              <wp:docPr id="1748077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7340" name="Picture 1748077340"/>
                      <pic:cNvPicPr/>
                    </pic:nvPicPr>
                    <pic:blipFill>
                      <a:blip r:embed="rId1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ins>
      <w:del w:id="1611" w:author="Usuario invitado" w:date="2026-05-25T22:16:00Z" w16du:dateUtc="2026-05-25T22:16:14Z">
        <w:r>
          <w:rPr>
            <w:noProof/>
          </w:rPr>
          <w:drawing>
            <wp:inline distT="0" distB="0" distL="0" distR="0" wp14:anchorId="35244F43" wp14:editId="201B05AC">
              <wp:extent cx="6898990" cy="3893212"/>
              <wp:effectExtent l="0" t="0" r="0" b="0"/>
              <wp:docPr id="3886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7160" name="Picture 3886571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19684" cy="3904890"/>
                      </a:xfrm>
                      <a:prstGeom prst="rect">
                        <a:avLst/>
                      </a:prstGeom>
                    </pic:spPr>
                  </pic:pic>
                </a:graphicData>
              </a:graphic>
            </wp:inline>
          </w:drawing>
        </w:r>
      </w:del>
    </w:p>
    <w:p w14:paraId="5789BA3B" w14:textId="77777777" w:rsidR="00B32C61" w:rsidRPr="003A285D" w:rsidRDefault="00B32C61" w:rsidP="00B32C61">
      <w:pPr>
        <w:jc w:val="center"/>
        <w:rPr>
          <w:rFonts w:ascii="Arial Narrow" w:hAnsi="Arial Narrow"/>
          <w:sz w:val="18"/>
          <w:szCs w:val="18"/>
          <w:lang w:val="es-CO"/>
        </w:rPr>
      </w:pPr>
      <w:r w:rsidRPr="003A285D">
        <w:rPr>
          <w:rFonts w:ascii="Arial Narrow" w:hAnsi="Arial Narrow"/>
          <w:sz w:val="18"/>
          <w:szCs w:val="18"/>
          <w:lang w:val="es-CO"/>
        </w:rPr>
        <w:t xml:space="preserve">Fuente: Elaboración propia con base en el Real Decreto 1432/2003, </w:t>
      </w:r>
      <w:sdt>
        <w:sdtPr>
          <w:rPr>
            <w:rFonts w:ascii="Arial Narrow" w:hAnsi="Arial Narrow"/>
            <w:sz w:val="18"/>
            <w:szCs w:val="18"/>
            <w:lang w:val="es-CO"/>
          </w:rPr>
          <w:id w:val="-1516144645"/>
          <w:citation/>
        </w:sdtPr>
        <w:sdtEndPr/>
        <w:sdtContent>
          <w:r w:rsidRPr="003A285D">
            <w:rPr>
              <w:rFonts w:ascii="Arial Narrow" w:hAnsi="Arial Narrow"/>
              <w:sz w:val="18"/>
              <w:szCs w:val="18"/>
              <w:lang w:val="es-CO"/>
            </w:rPr>
            <w:fldChar w:fldCharType="begin"/>
          </w:r>
          <w:r w:rsidRPr="003A285D">
            <w:rPr>
              <w:rFonts w:ascii="Arial Narrow" w:hAnsi="Arial Narrow"/>
              <w:sz w:val="18"/>
              <w:szCs w:val="18"/>
              <w:lang w:val="es-CO"/>
            </w:rPr>
            <w:instrText xml:space="preserve"> CITATION AIR20 \l 1033 </w:instrText>
          </w:r>
          <w:r w:rsidRPr="003A285D">
            <w:rPr>
              <w:rFonts w:ascii="Arial Narrow" w:hAnsi="Arial Narrow"/>
              <w:sz w:val="18"/>
              <w:szCs w:val="18"/>
              <w:lang w:val="es-CO"/>
            </w:rPr>
            <w:fldChar w:fldCharType="separate"/>
          </w:r>
          <w:r w:rsidRPr="00AA5565">
            <w:rPr>
              <w:rFonts w:ascii="Arial Narrow" w:hAnsi="Arial Narrow"/>
              <w:noProof/>
              <w:sz w:val="18"/>
              <w:szCs w:val="18"/>
              <w:lang w:val="es-CO"/>
            </w:rPr>
            <w:t>(AIReF, 2020)</w:t>
          </w:r>
          <w:r w:rsidRPr="003A285D">
            <w:rPr>
              <w:rFonts w:ascii="Arial Narrow" w:hAnsi="Arial Narrow"/>
              <w:sz w:val="18"/>
              <w:szCs w:val="18"/>
              <w:lang w:val="es-CO"/>
            </w:rPr>
            <w:fldChar w:fldCharType="end"/>
          </w:r>
        </w:sdtContent>
      </w:sdt>
      <w:r w:rsidRPr="003A285D">
        <w:rPr>
          <w:rFonts w:ascii="Arial Narrow" w:hAnsi="Arial Narrow"/>
          <w:sz w:val="18"/>
          <w:szCs w:val="18"/>
          <w:lang w:val="es-CO"/>
        </w:rPr>
        <w:t xml:space="preserve">, </w:t>
      </w:r>
      <w:sdt>
        <w:sdtPr>
          <w:rPr>
            <w:rFonts w:ascii="Arial Narrow" w:hAnsi="Arial Narrow"/>
            <w:sz w:val="18"/>
            <w:szCs w:val="18"/>
            <w:lang w:val="es-CO"/>
          </w:rPr>
          <w:id w:val="-1096554917"/>
          <w:citation/>
        </w:sdtPr>
        <w:sdtEndPr/>
        <w:sdtContent>
          <w:r w:rsidRPr="003A285D">
            <w:rPr>
              <w:rFonts w:ascii="Arial Narrow" w:hAnsi="Arial Narrow"/>
              <w:sz w:val="18"/>
              <w:szCs w:val="18"/>
              <w:lang w:val="es-CO"/>
            </w:rPr>
            <w:fldChar w:fldCharType="begin"/>
          </w:r>
          <w:r w:rsidRPr="003A285D">
            <w:rPr>
              <w:rFonts w:ascii="Arial Narrow" w:hAnsi="Arial Narrow"/>
              <w:sz w:val="18"/>
              <w:szCs w:val="18"/>
              <w:lang w:val="es-CO"/>
            </w:rPr>
            <w:instrText xml:space="preserve"> CITATION Cám24 \l 1033 </w:instrText>
          </w:r>
          <w:r w:rsidRPr="003A285D">
            <w:rPr>
              <w:rFonts w:ascii="Arial Narrow" w:hAnsi="Arial Narrow"/>
              <w:sz w:val="18"/>
              <w:szCs w:val="18"/>
              <w:lang w:val="es-CO"/>
            </w:rPr>
            <w:fldChar w:fldCharType="separate"/>
          </w:r>
          <w:r w:rsidRPr="00AA5565">
            <w:rPr>
              <w:rFonts w:ascii="Arial Narrow" w:hAnsi="Arial Narrow"/>
              <w:noProof/>
              <w:sz w:val="18"/>
              <w:szCs w:val="18"/>
              <w:lang w:val="es-CO"/>
            </w:rPr>
            <w:t>(Cámara de Comercio de España, 2024)</w:t>
          </w:r>
          <w:r w:rsidRPr="003A285D">
            <w:rPr>
              <w:rFonts w:ascii="Arial Narrow" w:hAnsi="Arial Narrow"/>
              <w:sz w:val="18"/>
              <w:szCs w:val="18"/>
              <w:lang w:val="es-CO"/>
            </w:rPr>
            <w:fldChar w:fldCharType="end"/>
          </w:r>
        </w:sdtContent>
      </w:sdt>
    </w:p>
    <w:p w14:paraId="59BA3AF4" w14:textId="77777777" w:rsidR="00B32C61" w:rsidRPr="00776B47" w:rsidRDefault="00B32C61" w:rsidP="00B32C61">
      <w:pPr>
        <w:jc w:val="both"/>
        <w:rPr>
          <w:rFonts w:ascii="Arial Narrow" w:hAnsi="Arial Narrow"/>
          <w:b/>
          <w:bCs/>
          <w:sz w:val="22"/>
          <w:szCs w:val="22"/>
          <w:lang w:val="es-CO"/>
        </w:rPr>
      </w:pPr>
      <w:r w:rsidRPr="00776B47">
        <w:rPr>
          <w:rFonts w:ascii="Arial Narrow" w:hAnsi="Arial Narrow"/>
          <w:b/>
          <w:bCs/>
          <w:sz w:val="22"/>
          <w:szCs w:val="22"/>
          <w:lang w:val="es-CO"/>
        </w:rPr>
        <w:t>4. Evidencia y resultados observados</w:t>
      </w:r>
    </w:p>
    <w:p w14:paraId="58749475" w14:textId="361FE898" w:rsidR="00B32C61" w:rsidRPr="00776B47" w:rsidRDefault="00B32C61" w:rsidP="00B32C61">
      <w:pPr>
        <w:jc w:val="both"/>
        <w:rPr>
          <w:rFonts w:ascii="Arial Narrow" w:hAnsi="Arial Narrow"/>
          <w:b/>
          <w:bCs/>
          <w:sz w:val="22"/>
          <w:szCs w:val="22"/>
          <w:lang w:val="es-CO"/>
        </w:rPr>
      </w:pPr>
      <w:r w:rsidRPr="00776B47">
        <w:rPr>
          <w:rFonts w:ascii="Arial Narrow" w:hAnsi="Arial Narrow"/>
          <w:b/>
          <w:bCs/>
          <w:sz w:val="22"/>
          <w:szCs w:val="22"/>
          <w:lang w:val="es-CO"/>
        </w:rPr>
        <w:t xml:space="preserve">4.1. Uso del </w:t>
      </w:r>
      <w:commentRangeStart w:id="1612"/>
      <w:r w:rsidRPr="00776B47">
        <w:rPr>
          <w:rFonts w:ascii="Arial Narrow" w:hAnsi="Arial Narrow"/>
          <w:b/>
          <w:bCs/>
          <w:sz w:val="22"/>
          <w:szCs w:val="22"/>
          <w:lang w:val="es-CO"/>
        </w:rPr>
        <w:t>instrumento</w:t>
      </w:r>
      <w:commentRangeEnd w:id="1612"/>
      <w:r w:rsidR="00080AD2" w:rsidRPr="00776B47">
        <w:rPr>
          <w:rStyle w:val="CommentReference"/>
          <w:rFonts w:ascii="Arial Narrow" w:hAnsi="Arial Narrow"/>
          <w:b/>
          <w:bCs/>
          <w:sz w:val="22"/>
          <w:szCs w:val="22"/>
          <w:lang w:val="es-CO"/>
        </w:rPr>
        <w:commentReference w:id="1612"/>
      </w:r>
    </w:p>
    <w:p w14:paraId="7A5426BB" w14:textId="6B0E283E" w:rsidR="00B32C61" w:rsidRPr="00012D3F" w:rsidRDefault="00B32C61" w:rsidP="01FC00B7">
      <w:pPr>
        <w:jc w:val="both"/>
        <w:rPr>
          <w:ins w:id="1613" w:author="Usuario invitado" w:date="2026-05-25T22:24:00Z" w16du:dateUtc="2026-05-25T22:24:16Z"/>
          <w:lang w:val="es-ES"/>
          <w:rPrChange w:id="1614" w:author="Gonzalo Castellanos" w:date="2026-05-29T12:04:00Z" w16du:dateUtc="2026-05-29T16:04:00Z">
            <w:rPr>
              <w:ins w:id="1615" w:author="Usuario invitado" w:date="2026-05-25T22:24:00Z" w16du:dateUtc="2026-05-25T22:24:16Z"/>
            </w:rPr>
          </w:rPrChange>
        </w:rPr>
      </w:pPr>
      <w:r w:rsidRPr="000B1595">
        <w:rPr>
          <w:rFonts w:ascii="Arial Narrow" w:hAnsi="Arial Narrow"/>
          <w:b/>
          <w:bCs/>
          <w:sz w:val="22"/>
          <w:szCs w:val="22"/>
          <w:lang w:val="es-CO"/>
        </w:rPr>
        <w:t xml:space="preserve">El incentivo tributario a la I+D+i en España ha alcanzado una escala operativa elevada y un uso creciente a lo largo del tiempo. </w:t>
      </w:r>
      <w:r w:rsidRPr="000B1595">
        <w:rPr>
          <w:rFonts w:ascii="Arial Narrow" w:hAnsi="Arial Narrow"/>
          <w:sz w:val="22"/>
          <w:szCs w:val="22"/>
          <w:lang w:val="es-CO"/>
        </w:rPr>
        <w:t xml:space="preserve">El número de solicitudes pasó de 298 en 2004 a 10.959 en 2023, con un crecimiento interanual del 7% en el último ejercicio. En 2023 se emitieron 9.244 informes motivados, lo que equivale a una tasa de aprobación del 84%. Desde su puesta en marcha, el sistema ha gestionado 106.142 solicitudes y </w:t>
      </w:r>
      <w:commentRangeStart w:id="1616"/>
      <w:commentRangeStart w:id="1617"/>
      <w:commentRangeStart w:id="1618"/>
      <w:r w:rsidRPr="000B1595">
        <w:rPr>
          <w:rFonts w:ascii="Arial Narrow" w:hAnsi="Arial Narrow"/>
          <w:sz w:val="22"/>
          <w:szCs w:val="22"/>
          <w:lang w:val="es-CO"/>
        </w:rPr>
        <w:t>ha movilizado cerca de 6.995 millones de euros (</w:t>
      </w:r>
      <w:r>
        <w:rPr>
          <w:rFonts w:ascii="Arial Narrow" w:hAnsi="Arial Narrow"/>
          <w:sz w:val="22"/>
          <w:szCs w:val="22"/>
          <w:lang w:val="es-CO"/>
        </w:rPr>
        <w:t>aprox.</w:t>
      </w:r>
      <w:r w:rsidRPr="000B1595">
        <w:rPr>
          <w:rFonts w:ascii="Arial Narrow" w:hAnsi="Arial Narrow"/>
          <w:sz w:val="22"/>
          <w:szCs w:val="22"/>
          <w:lang w:val="es-CO"/>
        </w:rPr>
        <w:t xml:space="preserve"> USD 7.555 millones) en proyectos certificados</w:t>
      </w:r>
      <w:commentRangeEnd w:id="1616"/>
      <w:r w:rsidR="005006FE" w:rsidRPr="000B1595">
        <w:rPr>
          <w:rStyle w:val="CommentReference"/>
          <w:rFonts w:ascii="Arial Narrow" w:hAnsi="Arial Narrow"/>
          <w:sz w:val="22"/>
          <w:szCs w:val="22"/>
          <w:lang w:val="es-CO"/>
        </w:rPr>
        <w:commentReference w:id="1616"/>
      </w:r>
      <w:commentRangeEnd w:id="1617"/>
      <w:r w:rsidRPr="000B1595">
        <w:rPr>
          <w:rStyle w:val="CommentReference"/>
          <w:rFonts w:ascii="Arial Narrow" w:hAnsi="Arial Narrow"/>
          <w:sz w:val="22"/>
          <w:szCs w:val="22"/>
          <w:lang w:val="es-CO"/>
        </w:rPr>
        <w:commentReference w:id="1617"/>
      </w:r>
      <w:commentRangeEnd w:id="1618"/>
      <w:r w:rsidRPr="000B1595">
        <w:rPr>
          <w:rStyle w:val="CommentReference"/>
          <w:rFonts w:ascii="Arial Narrow" w:hAnsi="Arial Narrow"/>
          <w:sz w:val="22"/>
          <w:szCs w:val="22"/>
          <w:lang w:val="es-CO"/>
        </w:rPr>
        <w:commentReference w:id="1618"/>
      </w:r>
      <w:r w:rsidRPr="000B1595">
        <w:rPr>
          <w:rFonts w:ascii="Arial Narrow" w:hAnsi="Arial Narrow"/>
          <w:sz w:val="22"/>
          <w:szCs w:val="22"/>
          <w:lang w:val="es-CO"/>
        </w:rPr>
        <w:t xml:space="preserve">, específicamente para el año 2023 (correspondiente al ejercicio fiscal 2022), el costo fiscal real para el Estado ascendió a 650,3 millones de euro. Es así como el incentivo se ha consolidado </w:t>
      </w:r>
      <w:r w:rsidR="01FC00B7" w:rsidRPr="01FC00B7">
        <w:rPr>
          <w:rFonts w:ascii="Arial Narrow" w:hAnsi="Arial Narrow"/>
          <w:sz w:val="22"/>
          <w:szCs w:val="22"/>
          <w:lang w:val="es-CO"/>
        </w:rPr>
        <w:t>como uno de los principales instrumentos fiscales de apoyo a la innovación empresarial en España. (</w:t>
      </w:r>
      <w:r w:rsidRPr="01FC00B7">
        <w:rPr>
          <w:rFonts w:ascii="Arial Narrow" w:hAnsi="Arial Narrow"/>
          <w:sz w:val="22"/>
          <w:szCs w:val="22"/>
          <w:lang w:val="es-CO"/>
        </w:rPr>
        <w:fldChar w:fldCharType="begin"/>
      </w:r>
      <w:r w:rsidRPr="01FC00B7">
        <w:rPr>
          <w:rFonts w:ascii="Arial Narrow" w:hAnsi="Arial Narrow"/>
          <w:sz w:val="22"/>
          <w:szCs w:val="22"/>
          <w:lang w:val="es-CO"/>
        </w:rPr>
        <w:instrText xml:space="preserve">CITATION MIC25 \t  \l 1033 </w:instrText>
      </w:r>
      <w:r w:rsidRPr="01FC00B7">
        <w:rPr>
          <w:rFonts w:ascii="Arial Narrow" w:hAnsi="Arial Narrow"/>
          <w:sz w:val="22"/>
          <w:szCs w:val="22"/>
          <w:lang w:val="es-CO"/>
        </w:rPr>
        <w:fldChar w:fldCharType="separate"/>
      </w:r>
      <w:r w:rsidR="01FC00B7" w:rsidRPr="01FC00B7">
        <w:rPr>
          <w:rFonts w:ascii="Arial Narrow" w:hAnsi="Arial Narrow"/>
          <w:noProof/>
          <w:sz w:val="22"/>
          <w:szCs w:val="22"/>
          <w:lang w:val="es-CO"/>
        </w:rPr>
        <w:t xml:space="preserve"> (MICIU, 2025)</w:t>
      </w:r>
      <w:r w:rsidRPr="01FC00B7">
        <w:rPr>
          <w:rFonts w:ascii="Arial Narrow" w:hAnsi="Arial Narrow"/>
          <w:sz w:val="22"/>
          <w:szCs w:val="22"/>
          <w:lang w:val="es-CO"/>
        </w:rPr>
        <w:fldChar w:fldCharType="end"/>
      </w:r>
      <w:sdt>
        <w:sdtPr>
          <w:rPr>
            <w:rFonts w:ascii="Arial Narrow" w:hAnsi="Arial Narrow"/>
            <w:sz w:val="22"/>
            <w:szCs w:val="22"/>
            <w:lang w:val="es-CO"/>
          </w:rPr>
          <w:id w:val="-900974052"/>
        </w:sdtPr>
        <w:sdtEndPr/>
        <w:sdtContent/>
      </w:sdt>
      <w:r w:rsidR="01FC00B7" w:rsidRPr="01FC00B7">
        <w:rPr>
          <w:rFonts w:ascii="Arial Narrow" w:hAnsi="Arial Narrow"/>
          <w:sz w:val="22"/>
          <w:szCs w:val="22"/>
          <w:lang w:val="es-CO"/>
        </w:rPr>
        <w:t xml:space="preserve"> </w:t>
      </w:r>
      <w:r w:rsidR="01FC00B7" w:rsidRPr="01FC00B7">
        <w:rPr>
          <w:rFonts w:ascii="Arial Narrow" w:hAnsi="Arial Narrow"/>
          <w:sz w:val="22"/>
          <w:szCs w:val="22"/>
          <w:highlight w:val="yellow"/>
          <w:lang w:val="es-CO"/>
        </w:rPr>
        <w:t>BD construida FI</w:t>
      </w:r>
      <w:r w:rsidR="01FC00B7" w:rsidRPr="01FC00B7">
        <w:rPr>
          <w:rFonts w:ascii="Arial Narrow" w:hAnsi="Arial Narrow"/>
          <w:sz w:val="22"/>
          <w:szCs w:val="22"/>
          <w:lang w:val="es-CO"/>
        </w:rPr>
        <w:t>).</w:t>
      </w:r>
    </w:p>
    <w:p w14:paraId="20ADA2FC" w14:textId="73FCB88E" w:rsidR="01FC00B7" w:rsidRDefault="01FC00B7" w:rsidP="01FC00B7">
      <w:pPr>
        <w:jc w:val="both"/>
        <w:rPr>
          <w:rFonts w:ascii="Arial Narrow" w:hAnsi="Arial Narrow"/>
          <w:sz w:val="22"/>
          <w:szCs w:val="22"/>
          <w:lang w:val="es-CO"/>
        </w:rPr>
      </w:pPr>
    </w:p>
    <w:p w14:paraId="67FA7575" w14:textId="77777777" w:rsidR="00B32C61" w:rsidRPr="00012D3F" w:rsidRDefault="00B32C61" w:rsidP="00B32C61">
      <w:pPr>
        <w:jc w:val="both"/>
        <w:rPr>
          <w:ins w:id="1619" w:author="Usuario invitado" w:date="2026-05-25T22:24:00Z" w16du:dateUtc="2026-05-25T22:24:17Z"/>
          <w:lang w:val="es-ES"/>
          <w:rPrChange w:id="1620" w:author="Gonzalo Castellanos" w:date="2026-05-29T12:04:00Z" w16du:dateUtc="2026-05-29T16:04:00Z">
            <w:rPr>
              <w:ins w:id="1621" w:author="Usuario invitado" w:date="2026-05-25T22:24:00Z" w16du:dateUtc="2026-05-25T22:24:17Z"/>
            </w:rPr>
          </w:rPrChange>
        </w:rPr>
      </w:pPr>
      <w:r w:rsidRPr="000B1595">
        <w:rPr>
          <w:rFonts w:ascii="Arial Narrow" w:hAnsi="Arial Narrow"/>
          <w:b/>
          <w:bCs/>
          <w:sz w:val="22"/>
          <w:szCs w:val="22"/>
          <w:lang w:val="es-CO"/>
        </w:rPr>
        <w:t xml:space="preserve">El uso del instrumento se caracteriza por una marcada preferencia por el control ex post. </w:t>
      </w:r>
      <w:r w:rsidRPr="000B1595">
        <w:rPr>
          <w:rFonts w:ascii="Arial Narrow" w:hAnsi="Arial Narrow"/>
          <w:sz w:val="22"/>
          <w:szCs w:val="22"/>
          <w:lang w:val="es-CO"/>
        </w:rPr>
        <w:t>En 2023, el 81,8% de los informes emitidos correspondieron a Informes Motivados Vinculantes de tipo A, presentados una vez ejecutado el gasto, mientras que los informes ex ante (tipos B y C) representaron una proporción minoritaria. Este patrón indica que la mayoría de las empresas opta por aplicar la deducción tras la ejecución de los proyectos, utilizando la certificación técnica principalmente como respaldo para la aplicación efectiva del beneficio tributario (</w:t>
      </w:r>
      <w:sdt>
        <w:sdtPr>
          <w:rPr>
            <w:rFonts w:ascii="Arial Narrow" w:hAnsi="Arial Narrow"/>
            <w:sz w:val="22"/>
            <w:szCs w:val="22"/>
            <w:lang w:val="es-CO"/>
          </w:rPr>
          <w:id w:val="858937351"/>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Pr>
          <w:rFonts w:ascii="Arial Narrow" w:hAnsi="Arial Narrow"/>
          <w:sz w:val="22"/>
          <w:szCs w:val="22"/>
          <w:lang w:val="es-CO"/>
        </w:rPr>
        <w:t xml:space="preserve"> </w:t>
      </w:r>
      <w:r w:rsidRPr="00632EF6">
        <w:rPr>
          <w:rFonts w:ascii="Arial Narrow" w:hAnsi="Arial Narrow"/>
          <w:sz w:val="22"/>
          <w:szCs w:val="22"/>
          <w:highlight w:val="yellow"/>
          <w:lang w:val="es-CO"/>
        </w:rPr>
        <w:t>BD construida FI</w:t>
      </w:r>
      <w:r w:rsidRPr="000B1595">
        <w:rPr>
          <w:rFonts w:ascii="Arial Narrow" w:hAnsi="Arial Narrow"/>
          <w:sz w:val="22"/>
          <w:szCs w:val="22"/>
          <w:lang w:val="es-CO"/>
        </w:rPr>
        <w:t>).</w:t>
      </w:r>
    </w:p>
    <w:p w14:paraId="404853E7" w14:textId="34364ABF" w:rsidR="01FC00B7" w:rsidRDefault="01FC00B7" w:rsidP="01FC00B7">
      <w:pPr>
        <w:jc w:val="both"/>
        <w:rPr>
          <w:rFonts w:ascii="Arial Narrow" w:hAnsi="Arial Narrow"/>
          <w:sz w:val="22"/>
          <w:szCs w:val="22"/>
          <w:lang w:val="es-CO"/>
        </w:rPr>
      </w:pPr>
    </w:p>
    <w:p w14:paraId="0E7902E4" w14:textId="77777777" w:rsidR="00B32C61" w:rsidRPr="00012D3F" w:rsidRDefault="00B32C61" w:rsidP="00B32C61">
      <w:pPr>
        <w:jc w:val="both"/>
        <w:rPr>
          <w:ins w:id="1622" w:author="Usuario invitado" w:date="2026-05-25T22:24:00Z" w16du:dateUtc="2026-05-25T22:24:18Z"/>
          <w:lang w:val="es-ES"/>
          <w:rPrChange w:id="1623" w:author="Gonzalo Castellanos" w:date="2026-05-29T12:04:00Z" w16du:dateUtc="2026-05-29T16:04:00Z">
            <w:rPr>
              <w:ins w:id="1624" w:author="Usuario invitado" w:date="2026-05-25T22:24:00Z" w16du:dateUtc="2026-05-25T22:24:18Z"/>
            </w:rPr>
          </w:rPrChange>
        </w:rPr>
      </w:pPr>
      <w:r w:rsidRPr="000B1595">
        <w:rPr>
          <w:rFonts w:ascii="Arial Narrow" w:hAnsi="Arial Narrow"/>
          <w:b/>
          <w:bCs/>
          <w:sz w:val="22"/>
          <w:szCs w:val="22"/>
          <w:lang w:val="es-CO"/>
        </w:rPr>
        <w:t xml:space="preserve">En términos económicos, el incentivo moviliza volúmenes significativos de inversión privada, con predominio de la innovación tecnológica frente a la I+D. </w:t>
      </w:r>
      <w:r w:rsidRPr="000B1595">
        <w:rPr>
          <w:rFonts w:ascii="Arial Narrow" w:hAnsi="Arial Narrow"/>
          <w:sz w:val="22"/>
          <w:szCs w:val="22"/>
          <w:lang w:val="es-CO"/>
        </w:rPr>
        <w:t>En 2023, los proyectos con informe tipo A registraron un importe total incurrido de 6.385,3 millones de euros (</w:t>
      </w:r>
      <w:r>
        <w:rPr>
          <w:rFonts w:ascii="Arial Narrow" w:hAnsi="Arial Narrow"/>
          <w:sz w:val="22"/>
          <w:szCs w:val="22"/>
          <w:lang w:val="es-CO"/>
        </w:rPr>
        <w:t>aprox.</w:t>
      </w:r>
      <w:r w:rsidRPr="000B1595">
        <w:rPr>
          <w:rFonts w:ascii="Arial Narrow" w:hAnsi="Arial Narrow"/>
          <w:sz w:val="22"/>
          <w:szCs w:val="22"/>
          <w:lang w:val="es-CO"/>
        </w:rPr>
        <w:t xml:space="preserve"> USD 6.894 millones). De este monto, 4.883,3 millones correspondieron a innovación tecnológica (</w:t>
      </w:r>
      <w:r>
        <w:rPr>
          <w:rFonts w:ascii="Arial Narrow" w:hAnsi="Arial Narrow"/>
          <w:sz w:val="22"/>
          <w:szCs w:val="22"/>
          <w:lang w:val="es-CO"/>
        </w:rPr>
        <w:t xml:space="preserve">aprox. </w:t>
      </w:r>
      <w:r w:rsidRPr="000B1595">
        <w:rPr>
          <w:rFonts w:ascii="Arial Narrow" w:hAnsi="Arial Narrow"/>
          <w:sz w:val="22"/>
          <w:szCs w:val="22"/>
          <w:lang w:val="es-CO"/>
        </w:rPr>
        <w:t>USD 5.273 millones) y 1.502 millones a actividades de I+D (</w:t>
      </w:r>
      <w:r>
        <w:rPr>
          <w:rFonts w:ascii="Arial Narrow" w:hAnsi="Arial Narrow"/>
          <w:sz w:val="22"/>
          <w:szCs w:val="22"/>
          <w:lang w:val="es-CO"/>
        </w:rPr>
        <w:t>aprox.</w:t>
      </w:r>
      <w:r w:rsidRPr="000B1595">
        <w:rPr>
          <w:rFonts w:ascii="Arial Narrow" w:hAnsi="Arial Narrow"/>
          <w:sz w:val="22"/>
          <w:szCs w:val="22"/>
          <w:lang w:val="es-CO"/>
        </w:rPr>
        <w:t xml:space="preserve"> USD 1.622 millones). Los proyectos de innovación tecnológica presentan un coste medio de 1.002.115 euros (</w:t>
      </w:r>
      <w:r>
        <w:rPr>
          <w:rFonts w:ascii="Arial Narrow" w:hAnsi="Arial Narrow"/>
          <w:sz w:val="22"/>
          <w:szCs w:val="22"/>
          <w:lang w:val="es-CO"/>
        </w:rPr>
        <w:t xml:space="preserve">aprox. </w:t>
      </w:r>
      <w:r w:rsidRPr="000B1595">
        <w:rPr>
          <w:rFonts w:ascii="Arial Narrow" w:hAnsi="Arial Narrow"/>
          <w:sz w:val="22"/>
          <w:szCs w:val="22"/>
          <w:lang w:val="es-CO"/>
        </w:rPr>
        <w:t>USD 1.082.000), casi el doble del promedio de los proyectos de I+D, que asciende a 534.911 euros (</w:t>
      </w:r>
      <w:r>
        <w:rPr>
          <w:rFonts w:ascii="Arial Narrow" w:hAnsi="Arial Narrow"/>
          <w:sz w:val="22"/>
          <w:szCs w:val="22"/>
          <w:lang w:val="es-CO"/>
        </w:rPr>
        <w:t>aprox.</w:t>
      </w:r>
      <w:r w:rsidRPr="000B1595">
        <w:rPr>
          <w:rFonts w:ascii="Arial Narrow" w:hAnsi="Arial Narrow"/>
          <w:sz w:val="22"/>
          <w:szCs w:val="22"/>
          <w:lang w:val="es-CO"/>
        </w:rPr>
        <w:t xml:space="preserve">  USD 578.000). Aunque los proyectos de gran tamaño son pocos, se identifican 202 proyectos con importes superiores a 5 millones de euros (</w:t>
      </w:r>
      <w:r>
        <w:rPr>
          <w:rFonts w:ascii="Arial Narrow" w:hAnsi="Arial Narrow"/>
          <w:sz w:val="22"/>
          <w:szCs w:val="22"/>
          <w:lang w:val="es-CO"/>
        </w:rPr>
        <w:t>aprox.</w:t>
      </w:r>
      <w:r w:rsidRPr="000B1595">
        <w:rPr>
          <w:rFonts w:ascii="Arial Narrow" w:hAnsi="Arial Narrow"/>
          <w:sz w:val="22"/>
          <w:szCs w:val="22"/>
          <w:lang w:val="es-CO"/>
        </w:rPr>
        <w:t xml:space="preserve"> USD 5,4 millones) que, representando el 2,6% del total, concentran el 31,2% del importe calificado (</w:t>
      </w:r>
      <w:sdt>
        <w:sdtPr>
          <w:rPr>
            <w:rFonts w:ascii="Arial Narrow" w:hAnsi="Arial Narrow"/>
            <w:sz w:val="22"/>
            <w:szCs w:val="22"/>
            <w:lang w:val="es-CO"/>
          </w:rPr>
          <w:id w:val="92461591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Pr>
          <w:rFonts w:ascii="Arial Narrow" w:hAnsi="Arial Narrow"/>
          <w:sz w:val="22"/>
          <w:szCs w:val="22"/>
          <w:lang w:val="es-CO"/>
        </w:rPr>
        <w:t xml:space="preserve"> </w:t>
      </w:r>
      <w:r w:rsidRPr="00632EF6">
        <w:rPr>
          <w:rFonts w:ascii="Arial Narrow" w:hAnsi="Arial Narrow"/>
          <w:sz w:val="22"/>
          <w:szCs w:val="22"/>
          <w:highlight w:val="yellow"/>
          <w:lang w:val="es-CO"/>
        </w:rPr>
        <w:t>BD construida FI</w:t>
      </w:r>
      <w:r w:rsidRPr="000B1595">
        <w:rPr>
          <w:rFonts w:ascii="Arial Narrow" w:hAnsi="Arial Narrow"/>
          <w:sz w:val="22"/>
          <w:szCs w:val="22"/>
          <w:lang w:val="es-CO"/>
        </w:rPr>
        <w:t>).</w:t>
      </w:r>
    </w:p>
    <w:p w14:paraId="4C9BC0C1" w14:textId="5286C9B3" w:rsidR="01FC00B7" w:rsidRDefault="01FC00B7" w:rsidP="01FC00B7">
      <w:pPr>
        <w:jc w:val="both"/>
        <w:rPr>
          <w:rFonts w:ascii="Arial Narrow" w:hAnsi="Arial Narrow"/>
          <w:sz w:val="22"/>
          <w:szCs w:val="22"/>
          <w:lang w:val="es-CO"/>
        </w:rPr>
      </w:pPr>
    </w:p>
    <w:p w14:paraId="5370A232" w14:textId="77777777" w:rsidR="00B32C61" w:rsidRPr="00012D3F" w:rsidRDefault="00B32C61" w:rsidP="00B32C61">
      <w:pPr>
        <w:jc w:val="both"/>
        <w:rPr>
          <w:ins w:id="1625" w:author="Usuario invitado" w:date="2026-05-25T22:24:00Z" w16du:dateUtc="2026-05-25T22:24:19Z"/>
          <w:lang w:val="es-ES"/>
          <w:rPrChange w:id="1626" w:author="Gonzalo Castellanos" w:date="2026-05-29T12:04:00Z" w16du:dateUtc="2026-05-29T16:04:00Z">
            <w:rPr>
              <w:ins w:id="1627" w:author="Usuario invitado" w:date="2026-05-25T22:24:00Z" w16du:dateUtc="2026-05-25T22:24:19Z"/>
            </w:rPr>
          </w:rPrChange>
        </w:rPr>
      </w:pPr>
      <w:r w:rsidRPr="000B1595">
        <w:rPr>
          <w:rFonts w:ascii="Arial Narrow" w:hAnsi="Arial Narrow"/>
          <w:b/>
          <w:bCs/>
          <w:sz w:val="22"/>
          <w:szCs w:val="22"/>
          <w:lang w:val="es-CO"/>
        </w:rPr>
        <w:t xml:space="preserve">La distribución por tamaño empresarial revela un patrón dual entre número de beneficiarios y volumen económico. </w:t>
      </w:r>
      <w:r w:rsidRPr="000B1595">
        <w:rPr>
          <w:rFonts w:ascii="Arial Narrow" w:hAnsi="Arial Narrow"/>
          <w:sz w:val="22"/>
          <w:szCs w:val="22"/>
          <w:lang w:val="es-CO"/>
        </w:rPr>
        <w:t>Las pymes predominan en número desde 2013 y representaron el 65,3% de los informes emitidos en 2023, frente al 34,7% de grandes empresas. Sin embargo, las grandes empresas concentran los proyectos de mayor escala: el 15,26% de sus informes superan el millón de euros (</w:t>
      </w:r>
      <w:r>
        <w:rPr>
          <w:rFonts w:ascii="Arial Narrow" w:hAnsi="Arial Narrow"/>
          <w:sz w:val="22"/>
          <w:szCs w:val="22"/>
          <w:lang w:val="es-CO"/>
        </w:rPr>
        <w:t>aprox.</w:t>
      </w:r>
      <w:r w:rsidRPr="000B1595">
        <w:rPr>
          <w:rFonts w:ascii="Arial Narrow" w:hAnsi="Arial Narrow"/>
          <w:sz w:val="22"/>
          <w:szCs w:val="22"/>
          <w:lang w:val="es-CO"/>
        </w:rPr>
        <w:t xml:space="preserve"> USD 1,08 millones), frente al 5,87% en el caso de las pymes. Este contraste muestra que el instrumento es ampliamente utilizado por pymes, pero el grueso del volumen económico se concentra en un número reducido de grandes contribuyentes (</w:t>
      </w:r>
      <w:sdt>
        <w:sdtPr>
          <w:rPr>
            <w:rFonts w:ascii="Arial Narrow" w:hAnsi="Arial Narrow"/>
            <w:sz w:val="22"/>
            <w:szCs w:val="22"/>
            <w:lang w:val="es-CO"/>
          </w:rPr>
          <w:id w:val="1221094393"/>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Pr>
          <w:rFonts w:ascii="Arial Narrow" w:hAnsi="Arial Narrow"/>
          <w:sz w:val="22"/>
          <w:szCs w:val="22"/>
          <w:lang w:val="es-CO"/>
        </w:rPr>
        <w:t xml:space="preserve"> </w:t>
      </w:r>
      <w:r w:rsidRPr="00632EF6">
        <w:rPr>
          <w:rFonts w:ascii="Arial Narrow" w:hAnsi="Arial Narrow"/>
          <w:sz w:val="22"/>
          <w:szCs w:val="22"/>
          <w:highlight w:val="yellow"/>
          <w:lang w:val="es-CO"/>
        </w:rPr>
        <w:t>BD construida FI</w:t>
      </w:r>
      <w:r w:rsidRPr="000B1595">
        <w:rPr>
          <w:rFonts w:ascii="Arial Narrow" w:hAnsi="Arial Narrow"/>
          <w:sz w:val="22"/>
          <w:szCs w:val="22"/>
          <w:lang w:val="es-CO"/>
        </w:rPr>
        <w:t>).</w:t>
      </w:r>
    </w:p>
    <w:p w14:paraId="14D32531" w14:textId="55F0E039" w:rsidR="01FC00B7" w:rsidRDefault="01FC00B7" w:rsidP="01FC00B7">
      <w:pPr>
        <w:jc w:val="both"/>
        <w:rPr>
          <w:rFonts w:ascii="Arial Narrow" w:hAnsi="Arial Narrow"/>
          <w:sz w:val="22"/>
          <w:szCs w:val="22"/>
          <w:lang w:val="es-CO"/>
        </w:rPr>
      </w:pPr>
    </w:p>
    <w:p w14:paraId="230B28F0" w14:textId="77777777" w:rsidR="00B32C61" w:rsidRPr="00012D3F" w:rsidRDefault="00B32C61" w:rsidP="00B32C61">
      <w:pPr>
        <w:jc w:val="both"/>
        <w:rPr>
          <w:ins w:id="1628" w:author="Usuario invitado" w:date="2026-05-25T22:24:00Z" w16du:dateUtc="2026-05-25T22:24:20Z"/>
          <w:lang w:val="es-ES"/>
          <w:rPrChange w:id="1629" w:author="Gonzalo Castellanos" w:date="2026-05-29T12:04:00Z" w16du:dateUtc="2026-05-29T16:04:00Z">
            <w:rPr>
              <w:ins w:id="1630" w:author="Usuario invitado" w:date="2026-05-25T22:24:00Z" w16du:dateUtc="2026-05-25T22:24:20Z"/>
            </w:rPr>
          </w:rPrChange>
        </w:rPr>
      </w:pPr>
      <w:r w:rsidRPr="000B1595">
        <w:rPr>
          <w:rFonts w:ascii="Arial Narrow" w:hAnsi="Arial Narrow"/>
          <w:b/>
          <w:bCs/>
          <w:sz w:val="22"/>
          <w:szCs w:val="22"/>
          <w:lang w:val="es-CO"/>
        </w:rPr>
        <w:t xml:space="preserve">Sectorial y territorialmente, el uso del incentivo se concentra en actividades intensivas en conocimiento y en un número limitado de regiones. </w:t>
      </w:r>
      <w:r w:rsidRPr="000B1595">
        <w:rPr>
          <w:rFonts w:ascii="Arial Narrow" w:hAnsi="Arial Narrow"/>
          <w:sz w:val="22"/>
          <w:szCs w:val="22"/>
          <w:lang w:val="es-CO"/>
        </w:rPr>
        <w:t>Los sectores con mayor número de informes certificados son Programación y Consultoría Informática, con 1.435 informes y 875,2 millones de euros (</w:t>
      </w:r>
      <w:r>
        <w:rPr>
          <w:rFonts w:ascii="Arial Narrow" w:hAnsi="Arial Narrow"/>
          <w:sz w:val="22"/>
          <w:szCs w:val="22"/>
          <w:lang w:val="es-CO"/>
        </w:rPr>
        <w:t>aprox.</w:t>
      </w:r>
      <w:r w:rsidRPr="000B1595">
        <w:rPr>
          <w:rFonts w:ascii="Arial Narrow" w:hAnsi="Arial Narrow"/>
          <w:sz w:val="22"/>
          <w:szCs w:val="22"/>
          <w:lang w:val="es-CO"/>
        </w:rPr>
        <w:t xml:space="preserve"> USD 945 millones); Servicios de I+D, con 1.314 informes y 734,4 millones de euros (</w:t>
      </w:r>
      <w:r>
        <w:rPr>
          <w:rFonts w:ascii="Arial Narrow" w:hAnsi="Arial Narrow"/>
          <w:sz w:val="22"/>
          <w:szCs w:val="22"/>
          <w:lang w:val="es-CO"/>
        </w:rPr>
        <w:t>aprox.</w:t>
      </w:r>
      <w:r w:rsidRPr="000B1595">
        <w:rPr>
          <w:rFonts w:ascii="Arial Narrow" w:hAnsi="Arial Narrow"/>
          <w:sz w:val="22"/>
          <w:szCs w:val="22"/>
          <w:lang w:val="es-CO"/>
        </w:rPr>
        <w:t xml:space="preserve"> USD 793 millones); y Comercio al por mayor, con 541 informes y 308 millones de euros (</w:t>
      </w:r>
      <w:r>
        <w:rPr>
          <w:rFonts w:ascii="Arial Narrow" w:hAnsi="Arial Narrow"/>
          <w:sz w:val="22"/>
          <w:szCs w:val="22"/>
          <w:lang w:val="es-CO"/>
        </w:rPr>
        <w:t>aprox.</w:t>
      </w:r>
      <w:r w:rsidRPr="000B1595">
        <w:rPr>
          <w:rFonts w:ascii="Arial Narrow" w:hAnsi="Arial Narrow"/>
          <w:sz w:val="22"/>
          <w:szCs w:val="22"/>
          <w:lang w:val="es-CO"/>
        </w:rPr>
        <w:t xml:space="preserve"> USD 333 millones). Por áreas de conocimiento, la Ciencia de los Ordenadores concentra el 28,8% de los informes y un importe calificado de 3.523,6 millones de euros (</w:t>
      </w:r>
      <w:r>
        <w:rPr>
          <w:rFonts w:ascii="Arial Narrow" w:hAnsi="Arial Narrow"/>
          <w:sz w:val="22"/>
          <w:szCs w:val="22"/>
          <w:lang w:val="es-CO"/>
        </w:rPr>
        <w:t>aprox.</w:t>
      </w:r>
      <w:r w:rsidRPr="000B1595">
        <w:rPr>
          <w:rFonts w:ascii="Arial Narrow" w:hAnsi="Arial Narrow"/>
          <w:sz w:val="22"/>
          <w:szCs w:val="22"/>
          <w:lang w:val="es-CO"/>
        </w:rPr>
        <w:t xml:space="preserve"> USD 3.805 millones). Territorialmente, Madrid lidera con el 38,5% de los informes emitidos, seguida de Cataluña (21,5%), Comunidad Valenciana (11,1%) y Andalucía (5,9%), patrón coherente con la concentración regional de la inversión privada en I+D en España (</w:t>
      </w:r>
      <w:sdt>
        <w:sdtPr>
          <w:rPr>
            <w:rFonts w:ascii="Arial Narrow" w:hAnsi="Arial Narrow"/>
            <w:sz w:val="22"/>
            <w:szCs w:val="22"/>
            <w:lang w:val="es-CO"/>
          </w:rPr>
          <w:id w:val="1071154681"/>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MIC25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(MICIU, 2025)</w:t>
          </w:r>
          <w:r>
            <w:rPr>
              <w:rFonts w:ascii="Arial Narrow" w:hAnsi="Arial Narrow"/>
              <w:sz w:val="22"/>
              <w:szCs w:val="22"/>
              <w:lang w:val="es-CO"/>
            </w:rPr>
            <w:fldChar w:fldCharType="end"/>
          </w:r>
        </w:sdtContent>
      </w:sdt>
      <w:r>
        <w:rPr>
          <w:rFonts w:ascii="Arial Narrow" w:hAnsi="Arial Narrow"/>
          <w:sz w:val="22"/>
          <w:szCs w:val="22"/>
          <w:lang w:val="es-CO"/>
        </w:rPr>
        <w:t xml:space="preserve"> </w:t>
      </w:r>
      <w:r w:rsidRPr="00632EF6">
        <w:rPr>
          <w:rFonts w:ascii="Arial Narrow" w:hAnsi="Arial Narrow"/>
          <w:sz w:val="22"/>
          <w:szCs w:val="22"/>
          <w:highlight w:val="yellow"/>
          <w:lang w:val="es-CO"/>
        </w:rPr>
        <w:t>BD construida FI</w:t>
      </w:r>
      <w:r w:rsidRPr="000B1595">
        <w:rPr>
          <w:rFonts w:ascii="Arial Narrow" w:hAnsi="Arial Narrow"/>
          <w:sz w:val="22"/>
          <w:szCs w:val="22"/>
          <w:lang w:val="es-CO"/>
        </w:rPr>
        <w:t xml:space="preserve">; </w:t>
      </w:r>
      <w:sdt>
        <w:sdtPr>
          <w:rPr>
            <w:rFonts w:ascii="Arial Narrow" w:hAnsi="Arial Narrow"/>
            <w:sz w:val="22"/>
            <w:szCs w:val="22"/>
            <w:lang w:val="es-CO"/>
          </w:rPr>
          <w:id w:val="-231629162"/>
          <w:citation/>
        </w:sdtPr>
        <w:sdtEndPr/>
        <w:sdtContent>
          <w:r>
            <w:rPr>
              <w:rFonts w:ascii="Arial Narrow" w:hAnsi="Arial Narrow"/>
              <w:sz w:val="22"/>
              <w:szCs w:val="22"/>
              <w:lang w:val="es-CO"/>
            </w:rPr>
            <w:fldChar w:fldCharType="begin"/>
          </w:r>
          <w:r w:rsidRPr="00FB2B30">
            <w:rPr>
              <w:rFonts w:ascii="Arial Narrow" w:hAnsi="Arial Narrow"/>
              <w:sz w:val="22"/>
              <w:szCs w:val="22"/>
              <w:lang w:val="es-CO"/>
            </w:rPr>
            <w:instrText xml:space="preserve"> CITATION Fun24 \l 1033 </w:instrText>
          </w:r>
          <w:r>
            <w:rPr>
              <w:rFonts w:ascii="Arial Narrow" w:hAnsi="Arial Narrow"/>
              <w:sz w:val="22"/>
              <w:szCs w:val="22"/>
              <w:lang w:val="es-CO"/>
            </w:rPr>
            <w:fldChar w:fldCharType="separate"/>
          </w:r>
          <w:r w:rsidRPr="00AA5565">
            <w:rPr>
              <w:rFonts w:ascii="Arial Narrow" w:hAnsi="Arial Narrow"/>
              <w:noProof/>
              <w:sz w:val="22"/>
              <w:szCs w:val="22"/>
              <w:lang w:val="es-CO"/>
            </w:rPr>
            <w:t>(Fundación COTEC, 2024)</w:t>
          </w:r>
          <w:r>
            <w:rPr>
              <w:rFonts w:ascii="Arial Narrow" w:hAnsi="Arial Narrow"/>
              <w:sz w:val="22"/>
              <w:szCs w:val="22"/>
              <w:lang w:val="es-CO"/>
            </w:rPr>
            <w:fldChar w:fldCharType="end"/>
          </w:r>
        </w:sdtContent>
      </w:sdt>
      <w:r w:rsidRPr="000B1595">
        <w:rPr>
          <w:rFonts w:ascii="Arial Narrow" w:hAnsi="Arial Narrow"/>
          <w:sz w:val="22"/>
          <w:szCs w:val="22"/>
          <w:lang w:val="es-CO"/>
        </w:rPr>
        <w:t>).</w:t>
      </w:r>
    </w:p>
    <w:p w14:paraId="371FEA45" w14:textId="2F5F8AF5" w:rsidR="01FC00B7" w:rsidRDefault="01FC00B7" w:rsidP="01FC00B7">
      <w:pPr>
        <w:jc w:val="both"/>
        <w:rPr>
          <w:rFonts w:ascii="Arial Narrow" w:hAnsi="Arial Narrow"/>
          <w:sz w:val="22"/>
          <w:szCs w:val="22"/>
          <w:lang w:val="es-CO"/>
        </w:rPr>
      </w:pPr>
    </w:p>
    <w:p w14:paraId="7E2E51AE" w14:textId="77777777" w:rsidR="00B32C61" w:rsidRDefault="00B32C61" w:rsidP="00B32C61">
      <w:pPr>
        <w:jc w:val="both"/>
        <w:rPr>
          <w:rFonts w:ascii="Arial Narrow" w:hAnsi="Arial Narrow"/>
          <w:sz w:val="22"/>
          <w:szCs w:val="22"/>
          <w:lang w:val="es-CO"/>
        </w:rPr>
      </w:pPr>
      <w:r w:rsidRPr="000B1595">
        <w:rPr>
          <w:rFonts w:ascii="Arial Narrow" w:hAnsi="Arial Narrow"/>
          <w:b/>
          <w:bCs/>
          <w:sz w:val="22"/>
          <w:szCs w:val="22"/>
          <w:lang w:val="es-CO"/>
        </w:rPr>
        <w:t xml:space="preserve">Finalmente, el régimen de monetización ha ampliado el acceso efectivo al incentivo para empresas sin beneficios suficientes. </w:t>
      </w:r>
      <w:r w:rsidRPr="000B1595">
        <w:rPr>
          <w:rFonts w:ascii="Arial Narrow" w:hAnsi="Arial Narrow"/>
          <w:sz w:val="22"/>
          <w:szCs w:val="22"/>
          <w:lang w:val="es-CO"/>
        </w:rPr>
        <w:t>El importe monetizado pasó de 44,2 millones de euros en 2014 (</w:t>
      </w:r>
      <w:r>
        <w:rPr>
          <w:rFonts w:ascii="Arial Narrow" w:hAnsi="Arial Narrow"/>
          <w:sz w:val="22"/>
          <w:szCs w:val="22"/>
          <w:lang w:val="es-CO"/>
        </w:rPr>
        <w:t>aprox.</w:t>
      </w:r>
      <w:r w:rsidRPr="000B1595">
        <w:rPr>
          <w:rFonts w:ascii="Arial Narrow" w:hAnsi="Arial Narrow"/>
          <w:sz w:val="22"/>
          <w:szCs w:val="22"/>
          <w:lang w:val="es-CO"/>
        </w:rPr>
        <w:t xml:space="preserve"> USD 48 millones) a 226,7 millones de euros en 2022 (</w:t>
      </w:r>
      <w:r>
        <w:rPr>
          <w:rFonts w:ascii="Arial Narrow" w:hAnsi="Arial Narrow"/>
          <w:sz w:val="22"/>
          <w:szCs w:val="22"/>
          <w:lang w:val="es-CO"/>
        </w:rPr>
        <w:t>aprox.</w:t>
      </w:r>
      <w:r w:rsidRPr="000B1595">
        <w:rPr>
          <w:rFonts w:ascii="Arial Narrow" w:hAnsi="Arial Narrow"/>
          <w:sz w:val="22"/>
          <w:szCs w:val="22"/>
          <w:lang w:val="es-CO"/>
        </w:rPr>
        <w:t xml:space="preserve"> USD 245 millones), reflejando un uso creciente del “cheque fiscal” como mecanismo de liquidez para startups y empresas en fases tempranas, que enfrentan insuficiencia de cuota para aplicar la deducción por la vía ordinaria (</w:t>
      </w:r>
      <w:r w:rsidRPr="00632EF6">
        <w:rPr>
          <w:rFonts w:ascii="Arial Narrow" w:hAnsi="Arial Narrow"/>
          <w:sz w:val="22"/>
          <w:szCs w:val="22"/>
          <w:highlight w:val="yellow"/>
          <w:lang w:val="es-CO"/>
        </w:rPr>
        <w:t>BD construida FI</w:t>
      </w:r>
      <w:r w:rsidRPr="000B1595">
        <w:rPr>
          <w:rFonts w:ascii="Arial Narrow" w:hAnsi="Arial Narrow"/>
          <w:sz w:val="22"/>
          <w:szCs w:val="22"/>
          <w:lang w:val="es-CO"/>
        </w:rPr>
        <w:t>).</w:t>
      </w:r>
    </w:p>
    <w:p w14:paraId="52007FE3" w14:textId="77777777" w:rsidR="00B32C61" w:rsidRDefault="00B32C61" w:rsidP="00B32C61">
      <w:pPr>
        <w:jc w:val="both"/>
        <w:rPr>
          <w:rFonts w:ascii="Arial Narrow" w:hAnsi="Arial Narrow"/>
          <w:sz w:val="22"/>
          <w:szCs w:val="22"/>
          <w:lang w:val="es-CO"/>
        </w:rPr>
      </w:pPr>
    </w:p>
    <w:p w14:paraId="78371515" w14:textId="77777777" w:rsidR="00B32C61" w:rsidRPr="00776B47" w:rsidRDefault="00B32C61" w:rsidP="00B32C61">
      <w:pPr>
        <w:jc w:val="both"/>
        <w:rPr>
          <w:rFonts w:ascii="Arial Narrow" w:hAnsi="Arial Narrow"/>
          <w:b/>
          <w:bCs/>
          <w:sz w:val="22"/>
          <w:szCs w:val="22"/>
          <w:lang w:val="es-CO"/>
        </w:rPr>
      </w:pPr>
      <w:r w:rsidRPr="00776B47">
        <w:rPr>
          <w:rFonts w:ascii="Arial Narrow" w:hAnsi="Arial Narrow"/>
          <w:b/>
          <w:bCs/>
          <w:sz w:val="22"/>
          <w:szCs w:val="22"/>
          <w:lang w:val="es-CO"/>
        </w:rPr>
        <w:t>4.2. Resultados observables según la evidencia empírica</w:t>
      </w:r>
    </w:p>
    <w:p w14:paraId="7430BCDD" w14:textId="77777777" w:rsidR="00B32C61" w:rsidRPr="00012D3F" w:rsidRDefault="00B32C61" w:rsidP="00B32C61">
      <w:pPr>
        <w:jc w:val="both"/>
        <w:rPr>
          <w:lang w:val="es-ES"/>
          <w:rPrChange w:id="1631" w:author="Gonzalo Castellanos" w:date="2026-05-29T12:04:00Z" w16du:dateUtc="2026-05-29T16:04:00Z">
            <w:rPr/>
          </w:rPrChange>
        </w:rPr>
      </w:pPr>
      <w:r w:rsidRPr="009E4BCB">
        <w:rPr>
          <w:rFonts w:ascii="Arial Narrow" w:hAnsi="Arial Narrow"/>
          <w:sz w:val="22"/>
          <w:szCs w:val="22"/>
          <w:lang w:val="es-CO"/>
        </w:rPr>
        <w:t xml:space="preserve">La evidencia empírica disponible para España indica que el incentivo tributario a la I+D+i genera adicionalidad positiva del gasto privado, con magnitudes relevantes desde una perspectiva de eficiencia del gasto público. La evaluación oficial de la Autoridad Independiente de Responsabilidad Fiscal (AIReF) estima que por cada euro de recaudación que el Estado deja de percibir a través del incentivo fiscal, las empresas incrementan su gasto en I+D+i en aproximadamente 1,5 euros </w:t>
      </w:r>
      <w:sdt>
        <w:sdtPr>
          <w:rPr>
            <w:rFonts w:ascii="Arial Narrow" w:hAnsi="Arial Narrow"/>
            <w:sz w:val="22"/>
            <w:szCs w:val="22"/>
            <w:lang w:val="es-CO"/>
          </w:rPr>
          <w:id w:val="1542792617"/>
          <w:citation/>
        </w:sdtPr>
        <w:sdtEndPr/>
        <w:sdtContent>
          <w:r>
            <w:rPr>
              <w:rFonts w:ascii="Arial Narrow" w:hAnsi="Arial Narrow"/>
              <w:sz w:val="22"/>
              <w:szCs w:val="22"/>
              <w:lang w:val="es-CO"/>
            </w:rPr>
            <w:fldChar w:fldCharType="begin"/>
          </w:r>
          <w:r w:rsidRPr="00E13869">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sidRPr="009E4BCB">
        <w:rPr>
          <w:rFonts w:ascii="Arial Narrow" w:hAnsi="Arial Narrow"/>
          <w:sz w:val="22"/>
          <w:szCs w:val="22"/>
          <w:lang w:val="es-CO"/>
        </w:rPr>
        <w:t>. Este resultado se obtiene a partir de una estrategia de identificación basada en variables instrumentales, que corrige la endogeneidad entre decisiones de inversión y uso del incentivo, utilizando microdatos combinados de la Encuesta sobre Innovación del INE y del Impuesto sobre Sociedades para el periodo 2010–2017. La adicionalidad se explica principalmente por el gasto con derecho a deducción, que representa cerca de 1,3 euros del incremento total estimado, mientras que el resto se asocia a gastos complementarios inducidos por el menor coste del capital innovador.</w:t>
      </w:r>
    </w:p>
    <w:p w14:paraId="41D9C9AD" w14:textId="6941D419" w:rsidR="01FC00B7" w:rsidRDefault="01FC00B7" w:rsidP="01FC00B7">
      <w:pPr>
        <w:jc w:val="both"/>
        <w:rPr>
          <w:rFonts w:ascii="Arial Narrow" w:hAnsi="Arial Narrow"/>
          <w:sz w:val="22"/>
          <w:szCs w:val="22"/>
          <w:lang w:val="es-CO"/>
        </w:rPr>
      </w:pPr>
    </w:p>
    <w:p w14:paraId="0CCA5C41" w14:textId="77777777" w:rsidR="00B32C61" w:rsidRPr="00012D3F" w:rsidRDefault="00B32C61" w:rsidP="00B32C61">
      <w:pPr>
        <w:jc w:val="both"/>
        <w:rPr>
          <w:lang w:val="es-ES"/>
          <w:rPrChange w:id="1632" w:author="Gonzalo Castellanos" w:date="2026-05-29T12:04:00Z" w16du:dateUtc="2026-05-29T16:04:00Z">
            <w:rPr/>
          </w:rPrChange>
        </w:rPr>
      </w:pPr>
      <w:r w:rsidRPr="009E4BCB">
        <w:rPr>
          <w:rFonts w:ascii="Arial Narrow" w:hAnsi="Arial Narrow"/>
          <w:sz w:val="22"/>
          <w:szCs w:val="22"/>
          <w:lang w:val="es-CO"/>
        </w:rPr>
        <w:t>No obstante, la evidencia también muestra que la efectividad del incentivo es heterogénea según el tamaño de la empresa y el sector. Estudios previos basados en microdatos empresariales encuentran que el uso del incentivo y su impacto sobre el esfuerzo tecnológico son significativamente mayores en grandes empresas y en sectores de media y alta intensidad tecnológica (</w:t>
      </w:r>
      <w:sdt>
        <w:sdtPr>
          <w:rPr>
            <w:rFonts w:ascii="Arial Narrow" w:hAnsi="Arial Narrow"/>
            <w:sz w:val="22"/>
            <w:szCs w:val="22"/>
            <w:lang w:val="es-CO"/>
          </w:rPr>
          <w:id w:val="-1022246748"/>
          <w:citation/>
        </w:sdtPr>
        <w:sdtEndPr/>
        <w:sdtContent>
          <w:r>
            <w:rPr>
              <w:rFonts w:ascii="Arial Narrow" w:hAnsi="Arial Narrow"/>
              <w:sz w:val="22"/>
              <w:szCs w:val="22"/>
              <w:lang w:val="es-CO"/>
            </w:rPr>
            <w:fldChar w:fldCharType="begin"/>
          </w:r>
          <w:r w:rsidRPr="00CB178E">
            <w:rPr>
              <w:rFonts w:ascii="Arial Narrow" w:hAnsi="Arial Narrow"/>
              <w:sz w:val="22"/>
              <w:szCs w:val="22"/>
              <w:lang w:val="es-CO"/>
            </w:rPr>
            <w:instrText xml:space="preserve"> CITATION Cor09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(Corchuelo &amp; Martínez-Ros, Working Paper 09-23, The effects of fiscal incentives for R&amp;D in Spain , 2009)</w:t>
          </w:r>
          <w:r>
            <w:rPr>
              <w:rFonts w:ascii="Arial Narrow" w:hAnsi="Arial Narrow"/>
              <w:sz w:val="22"/>
              <w:szCs w:val="22"/>
              <w:lang w:val="es-CO"/>
            </w:rPr>
            <w:fldChar w:fldCharType="end"/>
          </w:r>
        </w:sdtContent>
      </w:sdt>
      <w:sdt>
        <w:sdtPr>
          <w:rPr>
            <w:rFonts w:ascii="Arial Narrow" w:hAnsi="Arial Narrow"/>
            <w:sz w:val="22"/>
            <w:szCs w:val="22"/>
            <w:lang w:val="es-CO"/>
          </w:rPr>
          <w:id w:val="-432285697"/>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Cor10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(Corchuelo &amp; Martínez-Ros, 2010)</w:t>
          </w:r>
          <w:r>
            <w:rPr>
              <w:rFonts w:ascii="Arial Narrow" w:hAnsi="Arial Narrow"/>
              <w:sz w:val="22"/>
              <w:szCs w:val="22"/>
              <w:lang w:val="es-CO"/>
            </w:rPr>
            <w:fldChar w:fldCharType="end"/>
          </w:r>
        </w:sdtContent>
      </w:sdt>
      <w:r w:rsidRPr="009E4BCB">
        <w:rPr>
          <w:rFonts w:ascii="Arial Narrow" w:hAnsi="Arial Narrow"/>
          <w:sz w:val="22"/>
          <w:szCs w:val="22"/>
          <w:lang w:val="es-CO"/>
        </w:rPr>
        <w:t>). En contraste, para las pymes los efectos estimados son débiles o no significativos, lo que se asocia a obstáculos operativos, menor conocimiento del instrumento y mayores costos relativos de acceso. Esta asimetría sugiere que, aunque el diseño del incentivo es formalmente horizontal, su aprovechamiento efectivo no es neutral entre tipos de empresas, especialmente en términos de intensidad del esfuerzo innovador.</w:t>
      </w:r>
    </w:p>
    <w:p w14:paraId="296A1EE7" w14:textId="599C4C44" w:rsidR="01FC00B7" w:rsidRDefault="01FC00B7" w:rsidP="01FC00B7">
      <w:pPr>
        <w:jc w:val="both"/>
        <w:rPr>
          <w:rFonts w:ascii="Arial Narrow" w:hAnsi="Arial Narrow"/>
          <w:sz w:val="22"/>
          <w:szCs w:val="22"/>
          <w:lang w:val="es-CO"/>
        </w:rPr>
      </w:pPr>
    </w:p>
    <w:p w14:paraId="4A41E7BB" w14:textId="77777777" w:rsidR="00B32C61" w:rsidRPr="00012D3F" w:rsidRDefault="01FC00B7" w:rsidP="00B32C61">
      <w:pPr>
        <w:jc w:val="both"/>
        <w:rPr>
          <w:lang w:val="es-ES"/>
          <w:rPrChange w:id="1633" w:author="Gonzalo Castellanos" w:date="2026-05-29T12:04:00Z" w16du:dateUtc="2026-05-29T16:04:00Z">
            <w:rPr/>
          </w:rPrChange>
        </w:rPr>
      </w:pPr>
      <w:r w:rsidRPr="01FC00B7">
        <w:rPr>
          <w:rFonts w:ascii="Arial Narrow" w:hAnsi="Arial Narrow"/>
          <w:sz w:val="22"/>
          <w:szCs w:val="22"/>
          <w:lang w:val="es-CO"/>
        </w:rPr>
        <w:t>La literatura más reciente aporta evidencia de efectos dinámicos positivos asociados al uso persistente del incentivo, particularmente en pymes. Labeaga et al. (2021) documentan que existe una dependencia de duración negativa en el uso del crédito fiscal, es decir, cuanto más tiempo una empresa utiliza el incentivo, menor es la probabilidad de que abandone su uso. Asimismo, la persistencia en la aplicación de las deducciones se asocia con un mayor número de innovaciones de producto, efecto que resulta estadísticamente significativo únicamente para las pymes. Este resultado sugiere que, una vez superadas las barreras iniciales de acceso, el uso continuado del incentivo puede traducirse en resultados innovadores más tangibles para empresas de menor tamaño.</w:t>
      </w:r>
    </w:p>
    <w:p w14:paraId="5991CF96" w14:textId="10F7BC60" w:rsidR="01FC00B7" w:rsidRDefault="01FC00B7" w:rsidP="01FC00B7">
      <w:pPr>
        <w:jc w:val="both"/>
        <w:rPr>
          <w:rFonts w:ascii="Arial Narrow" w:hAnsi="Arial Narrow"/>
          <w:sz w:val="22"/>
          <w:szCs w:val="22"/>
          <w:lang w:val="es-CO"/>
        </w:rPr>
      </w:pPr>
    </w:p>
    <w:p w14:paraId="5D63BAA9" w14:textId="77777777" w:rsidR="00B32C61" w:rsidRPr="009E4BCB" w:rsidRDefault="00B32C61" w:rsidP="00B32C61">
      <w:pPr>
        <w:jc w:val="both"/>
        <w:rPr>
          <w:rFonts w:ascii="Arial Narrow" w:hAnsi="Arial Narrow"/>
          <w:sz w:val="22"/>
          <w:szCs w:val="22"/>
          <w:lang w:val="es-CO"/>
        </w:rPr>
      </w:pPr>
      <w:r w:rsidRPr="009E4BCB">
        <w:rPr>
          <w:rFonts w:ascii="Arial Narrow" w:hAnsi="Arial Narrow"/>
          <w:sz w:val="22"/>
          <w:szCs w:val="22"/>
          <w:lang w:val="es-CO"/>
        </w:rPr>
        <w:t>Finalmente, la evidencia empírica también identifica efectos positivos del incentivo sobre el empleo, especialmente en empresas pequeñas. Martínez-Ros y Kunapatarawong (2019) encuentran que los créditos fiscales por I+D+i tienen un impacto positivo y significativo sobre el nivel de empleo en microempresas y pymes, utilizando microdatos del Impuesto sobre Sociedades y de la base SABI para el periodo 2008–2010. El efecto del incentivo de I+D+i sobre el empleo es más intenso que el observado para otros incentivos fiscales, como los asociados a inversiones ambientales, y opera de manera independiente, lo que sugiere que el instrumento no solo incentiva el gasto en innovación, sino que también contribuye a la expansión de la plantilla en empresas con menores capacidades financieras</w:t>
      </w:r>
      <w:sdt>
        <w:sdtPr>
          <w:rPr>
            <w:rFonts w:ascii="Arial Narrow" w:hAnsi="Arial Narrow"/>
            <w:sz w:val="22"/>
            <w:szCs w:val="22"/>
            <w:lang w:val="es-CO"/>
          </w:rPr>
          <w:id w:val="-494349254"/>
          <w:citation/>
        </w:sdtPr>
        <w:sdtEndPr/>
        <w:sdtContent>
          <w:r>
            <w:rPr>
              <w:rFonts w:ascii="Arial Narrow" w:hAnsi="Arial Narrow"/>
              <w:sz w:val="22"/>
              <w:szCs w:val="22"/>
              <w:lang w:val="es-CO"/>
            </w:rPr>
            <w:fldChar w:fldCharType="begin"/>
          </w:r>
          <w:r w:rsidRPr="00EB2A36">
            <w:rPr>
              <w:rFonts w:ascii="Arial Narrow" w:hAnsi="Arial Narrow"/>
              <w:sz w:val="22"/>
              <w:szCs w:val="22"/>
              <w:lang w:val="es-CO"/>
            </w:rPr>
            <w:instrText xml:space="preserve"> CITATION Mar191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(Martínez-Ros &amp; Kunapatarawong, 2019)</w:t>
          </w:r>
          <w:r>
            <w:rPr>
              <w:rFonts w:ascii="Arial Narrow" w:hAnsi="Arial Narrow"/>
              <w:sz w:val="22"/>
              <w:szCs w:val="22"/>
              <w:lang w:val="es-CO"/>
            </w:rPr>
            <w:fldChar w:fldCharType="end"/>
          </w:r>
        </w:sdtContent>
      </w:sdt>
      <w:r w:rsidRPr="009E4BCB">
        <w:rPr>
          <w:rFonts w:ascii="Arial Narrow" w:hAnsi="Arial Narrow"/>
          <w:sz w:val="22"/>
          <w:szCs w:val="22"/>
          <w:lang w:val="es-CO"/>
        </w:rPr>
        <w:t>.</w:t>
      </w:r>
    </w:p>
    <w:p w14:paraId="55FCDB68" w14:textId="77777777" w:rsidR="00B32C61" w:rsidRPr="00012D3F" w:rsidRDefault="00B32C61" w:rsidP="00B32C61">
      <w:pPr>
        <w:jc w:val="both"/>
        <w:rPr>
          <w:lang w:val="es-ES"/>
          <w:rPrChange w:id="1634" w:author="Gonzalo Castellanos" w:date="2026-05-29T12:04:00Z" w16du:dateUtc="2026-05-29T16:04:00Z">
            <w:rPr/>
          </w:rPrChange>
        </w:rPr>
      </w:pPr>
      <w:r w:rsidRPr="009E4BCB">
        <w:rPr>
          <w:rFonts w:ascii="Arial Narrow" w:hAnsi="Arial Narrow"/>
          <w:sz w:val="22"/>
          <w:szCs w:val="22"/>
          <w:lang w:val="es-CO"/>
        </w:rPr>
        <w:t>En conjunto, la evidencia empírica disponible confirma que el incentivo tributario a la I+D+i en España cumple su objetivo de movilizar inversión privada adicional, pero también revela una brecha entre su potencial normativo y su efectividad plena. Esta brecha se explica, por un lado, por los límites de cuota que restringen la aplicación efectiva del beneficio (con deducciones devengadas cercanas a 1.100 millones de euros frente a unos 300 millones efectivamente aplicados) y, por otro, por diferencias estructurales en la capacidad de las empresas para acceder y aprovechar el instrumento, especialmente en el caso de las pymes (</w:t>
      </w:r>
      <w:sdt>
        <w:sdtPr>
          <w:rPr>
            <w:rFonts w:ascii="Arial Narrow" w:hAnsi="Arial Narrow"/>
            <w:sz w:val="22"/>
            <w:szCs w:val="22"/>
            <w:lang w:val="es-CO"/>
          </w:rPr>
          <w:id w:val="2040002938"/>
          <w:citation/>
        </w:sdtPr>
        <w:sdtEndPr/>
        <w:sdtContent>
          <w:r>
            <w:rPr>
              <w:rFonts w:ascii="Arial Narrow" w:hAnsi="Arial Narrow"/>
              <w:sz w:val="22"/>
              <w:szCs w:val="22"/>
              <w:lang w:val="es-CO"/>
            </w:rPr>
            <w:fldChar w:fldCharType="begin"/>
          </w:r>
          <w:r w:rsidRPr="0057283C">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sidRPr="009E4BCB">
        <w:rPr>
          <w:rFonts w:ascii="Arial Narrow" w:hAnsi="Arial Narrow"/>
          <w:sz w:val="22"/>
          <w:szCs w:val="22"/>
          <w:lang w:val="es-CO"/>
        </w:rPr>
        <w:t xml:space="preserve">; </w:t>
      </w:r>
      <w:sdt>
        <w:sdtPr>
          <w:rPr>
            <w:rFonts w:ascii="Arial Narrow" w:hAnsi="Arial Narrow"/>
            <w:sz w:val="22"/>
            <w:szCs w:val="22"/>
            <w:lang w:val="es-CO"/>
          </w:rPr>
          <w:id w:val="-178501629"/>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Cor09 \t  \l 1033 </w:instrText>
          </w:r>
          <w:r>
            <w:rPr>
              <w:rFonts w:ascii="Arial Narrow" w:hAnsi="Arial Narrow"/>
              <w:sz w:val="22"/>
              <w:szCs w:val="22"/>
              <w:lang w:val="es-CO"/>
            </w:rPr>
            <w:fldChar w:fldCharType="separate"/>
          </w:r>
          <w:r w:rsidRPr="00AA5565">
            <w:rPr>
              <w:rFonts w:ascii="Arial Narrow" w:hAnsi="Arial Narrow"/>
              <w:noProof/>
              <w:sz w:val="22"/>
              <w:szCs w:val="22"/>
              <w:lang w:val="es-CO"/>
            </w:rPr>
            <w:t>(Corchuelo &amp; Martínez-Ros, 2009)</w:t>
          </w:r>
          <w:r>
            <w:rPr>
              <w:rFonts w:ascii="Arial Narrow" w:hAnsi="Arial Narrow"/>
              <w:sz w:val="22"/>
              <w:szCs w:val="22"/>
              <w:lang w:val="es-CO"/>
            </w:rPr>
            <w:fldChar w:fldCharType="end"/>
          </w:r>
        </w:sdtContent>
      </w:sdt>
      <w:r w:rsidRPr="009E4BCB">
        <w:rPr>
          <w:rFonts w:ascii="Arial Narrow" w:hAnsi="Arial Narrow"/>
          <w:sz w:val="22"/>
          <w:szCs w:val="22"/>
          <w:lang w:val="es-CO"/>
        </w:rPr>
        <w:t xml:space="preserve">; </w:t>
      </w:r>
      <w:sdt>
        <w:sdtPr>
          <w:rPr>
            <w:rFonts w:ascii="Arial Narrow" w:hAnsi="Arial Narrow"/>
            <w:sz w:val="22"/>
            <w:szCs w:val="22"/>
            <w:lang w:val="es-CO"/>
          </w:rPr>
          <w:id w:val="831337202"/>
          <w:citation/>
        </w:sdtPr>
        <w:sdtEndPr/>
        <w:sdtContent>
          <w:r>
            <w:rPr>
              <w:rFonts w:ascii="Arial Narrow" w:hAnsi="Arial Narrow"/>
              <w:sz w:val="22"/>
              <w:szCs w:val="22"/>
              <w:lang w:val="es-CO"/>
            </w:rPr>
            <w:fldChar w:fldCharType="begin"/>
          </w:r>
          <w:r w:rsidRPr="00A43162">
            <w:rPr>
              <w:rFonts w:ascii="Arial Narrow" w:hAnsi="Arial Narrow"/>
              <w:sz w:val="22"/>
              <w:szCs w:val="22"/>
              <w:lang w:val="es-CO"/>
            </w:rPr>
            <w:instrText xml:space="preserve"> CITATION Lab211 \l 1033 </w:instrText>
          </w:r>
          <w:r>
            <w:rPr>
              <w:rFonts w:ascii="Arial Narrow" w:hAnsi="Arial Narrow"/>
              <w:sz w:val="22"/>
              <w:szCs w:val="22"/>
              <w:lang w:val="es-CO"/>
            </w:rPr>
            <w:fldChar w:fldCharType="separate"/>
          </w:r>
          <w:r w:rsidRPr="00AA5565">
            <w:rPr>
              <w:rFonts w:ascii="Arial Narrow" w:hAnsi="Arial Narrow"/>
              <w:noProof/>
              <w:sz w:val="22"/>
              <w:szCs w:val="22"/>
              <w:lang w:val="es-CO"/>
            </w:rPr>
            <w:t>(Labeaga, Martínez-Ros, Sanchis, &amp; Sanchis, 2021)</w:t>
          </w:r>
          <w:r>
            <w:rPr>
              <w:rFonts w:ascii="Arial Narrow" w:hAnsi="Arial Narrow"/>
              <w:sz w:val="22"/>
              <w:szCs w:val="22"/>
              <w:lang w:val="es-CO"/>
            </w:rPr>
            <w:fldChar w:fldCharType="end"/>
          </w:r>
        </w:sdtContent>
      </w:sdt>
      <w:r w:rsidRPr="009E4BCB">
        <w:rPr>
          <w:rFonts w:ascii="Arial Narrow" w:hAnsi="Arial Narrow"/>
          <w:sz w:val="22"/>
          <w:szCs w:val="22"/>
          <w:lang w:val="es-CO"/>
        </w:rPr>
        <w:t>).</w:t>
      </w:r>
    </w:p>
    <w:p w14:paraId="3A451C6D" w14:textId="440BC66D" w:rsidR="01FC00B7" w:rsidRDefault="01FC00B7" w:rsidP="01FC00B7">
      <w:pPr>
        <w:jc w:val="both"/>
        <w:rPr>
          <w:rFonts w:ascii="Arial Narrow" w:hAnsi="Arial Narrow"/>
          <w:sz w:val="22"/>
          <w:szCs w:val="22"/>
          <w:lang w:val="es-CO"/>
        </w:rPr>
      </w:pPr>
    </w:p>
    <w:p w14:paraId="607A01D7" w14:textId="77777777" w:rsidR="00B32C61" w:rsidRPr="00776B47" w:rsidRDefault="00B32C61" w:rsidP="00B32C61">
      <w:pPr>
        <w:jc w:val="both"/>
        <w:rPr>
          <w:rFonts w:ascii="Arial Narrow" w:hAnsi="Arial Narrow"/>
          <w:b/>
          <w:bCs/>
          <w:sz w:val="22"/>
          <w:szCs w:val="22"/>
          <w:lang w:val="es-CO"/>
        </w:rPr>
      </w:pPr>
      <w:r w:rsidRPr="00776B47">
        <w:rPr>
          <w:rFonts w:ascii="Arial Narrow" w:hAnsi="Arial Narrow"/>
          <w:b/>
          <w:bCs/>
          <w:sz w:val="22"/>
          <w:szCs w:val="22"/>
          <w:lang w:val="es-CO"/>
        </w:rPr>
        <w:t>5. Lecciones e implicaciones de política pública</w:t>
      </w:r>
    </w:p>
    <w:p w14:paraId="43A585DF" w14:textId="77777777" w:rsidR="00B32C61" w:rsidRPr="00012D3F" w:rsidRDefault="01FC00B7" w:rsidP="00B32C61">
      <w:pPr>
        <w:jc w:val="both"/>
        <w:rPr>
          <w:lang w:val="es-ES"/>
          <w:rPrChange w:id="1635" w:author="Gonzalo Castellanos" w:date="2026-05-29T12:04:00Z" w16du:dateUtc="2026-05-29T16:04:00Z">
            <w:rPr/>
          </w:rPrChange>
        </w:rPr>
      </w:pPr>
      <w:r w:rsidRPr="01FC00B7">
        <w:rPr>
          <w:rFonts w:ascii="Arial Narrow" w:hAnsi="Arial Narrow"/>
          <w:sz w:val="22"/>
          <w:szCs w:val="22"/>
          <w:lang w:val="es-CO"/>
        </w:rPr>
        <w:t>La experiencia española muestra que los incentivos tributarios a la I+D+i pueden generar niveles elevados de movilización de inversión privada cuando se aplican en un marco institucional estable y con mecanismos de certificación técnica claros</w:t>
      </w:r>
      <w:r w:rsidRPr="01FC00B7">
        <w:rPr>
          <w:rFonts w:ascii="Arial Narrow" w:hAnsi="Arial Narrow"/>
          <w:b/>
          <w:bCs/>
          <w:sz w:val="22"/>
          <w:szCs w:val="22"/>
          <w:lang w:val="es-CO"/>
        </w:rPr>
        <w:t>.</w:t>
      </w:r>
      <w:r w:rsidRPr="01FC00B7">
        <w:rPr>
          <w:rFonts w:ascii="Arial Narrow" w:hAnsi="Arial Narrow"/>
          <w:sz w:val="22"/>
          <w:szCs w:val="22"/>
          <w:lang w:val="es-CO"/>
        </w:rPr>
        <w:t xml:space="preserve"> La evidencia empírica disponible confirma una adicionalidad positiva y significativa del gasto, con una elasticidad elevada que sitúa el retorno público dentro del rango superior observado en la literatura internacional. Este resultado indica que el instrumento ha operado como un mecanismo relevante de política de oferta para reducir el coste de la inversión innovadora y mitigar fallas de mercado asociadas al riesgo, la incertidumbre y los retornos no plenamente apropiables de la I+D+i.</w:t>
      </w:r>
    </w:p>
    <w:p w14:paraId="42342BB3" w14:textId="0D10F220" w:rsidR="01FC00B7" w:rsidRDefault="01FC00B7" w:rsidP="01FC00B7">
      <w:pPr>
        <w:jc w:val="both"/>
        <w:rPr>
          <w:rFonts w:ascii="Arial Narrow" w:hAnsi="Arial Narrow"/>
          <w:sz w:val="22"/>
          <w:szCs w:val="22"/>
          <w:lang w:val="es-CO"/>
        </w:rPr>
      </w:pPr>
    </w:p>
    <w:p w14:paraId="400DA403" w14:textId="77777777" w:rsidR="00B32C61" w:rsidRPr="00012D3F" w:rsidRDefault="00B32C61" w:rsidP="00B32C61">
      <w:pPr>
        <w:jc w:val="both"/>
        <w:rPr>
          <w:lang w:val="es-ES"/>
          <w:rPrChange w:id="1636" w:author="Gonzalo Castellanos" w:date="2026-05-29T12:04:00Z" w16du:dateUtc="2026-05-29T16:04:00Z">
            <w:rPr/>
          </w:rPrChange>
        </w:rPr>
      </w:pPr>
      <w:r w:rsidRPr="00E22313">
        <w:rPr>
          <w:rFonts w:ascii="Arial Narrow" w:hAnsi="Arial Narrow"/>
          <w:b/>
          <w:bCs/>
          <w:sz w:val="22"/>
          <w:szCs w:val="22"/>
          <w:lang w:val="es-CO"/>
        </w:rPr>
        <w:t xml:space="preserve">Sin embargo, la práctica revela </w:t>
      </w:r>
      <w:r w:rsidRPr="00A76A86">
        <w:rPr>
          <w:rFonts w:ascii="Arial Narrow" w:hAnsi="Arial Narrow"/>
          <w:b/>
          <w:bCs/>
          <w:sz w:val="22"/>
          <w:szCs w:val="22"/>
          <w:lang w:val="es-CO"/>
        </w:rPr>
        <w:t>una brecha persistente entre la amplitud del beneficio establecida en la normativa y su aplicación efectiva</w:t>
      </w:r>
      <w:r w:rsidRPr="00E22313">
        <w:rPr>
          <w:rFonts w:ascii="Arial Narrow" w:hAnsi="Arial Narrow"/>
          <w:b/>
          <w:bCs/>
          <w:sz w:val="22"/>
          <w:szCs w:val="22"/>
          <w:lang w:val="es-CO"/>
        </w:rPr>
        <w:t>.</w:t>
      </w:r>
      <w:r w:rsidRPr="00E22313">
        <w:rPr>
          <w:rFonts w:ascii="Arial Narrow" w:hAnsi="Arial Narrow"/>
          <w:sz w:val="22"/>
          <w:szCs w:val="22"/>
          <w:lang w:val="es-CO"/>
        </w:rPr>
        <w:t xml:space="preserve"> Aunque el diseño legal posiciona a España entre los sistemas más generosos según indicadores internacionales, una proporción significativa del beneficio devengado no llega a aplicarse, principalmente debido a los límites de cuota del Impuesto sobre Sociedades y a barreras operativas asociadas a la complejidad del sistema. Esta disonancia sugiere que la eficacia real del instrumento no depende únicamente de los porcentajes de deducción, sino de su capacidad para ser utilizado de manera efectiva por un conjunto amplio de empresas, especialmente aquellas con menores márgenes financieros y capacidades administrativas</w:t>
      </w:r>
      <w:r>
        <w:rPr>
          <w:rFonts w:ascii="Arial Narrow" w:hAnsi="Arial Narrow"/>
          <w:sz w:val="22"/>
          <w:szCs w:val="22"/>
          <w:lang w:val="es-CO"/>
        </w:rPr>
        <w:t xml:space="preserve"> </w:t>
      </w:r>
      <w:sdt>
        <w:sdtPr>
          <w:rPr>
            <w:rFonts w:ascii="Arial Narrow" w:hAnsi="Arial Narrow"/>
            <w:sz w:val="22"/>
            <w:szCs w:val="22"/>
            <w:lang w:val="es-CO"/>
          </w:rPr>
          <w:id w:val="1596122626"/>
          <w:citation/>
        </w:sdtPr>
        <w:sdtEndPr/>
        <w:sdtContent>
          <w:r>
            <w:rPr>
              <w:rFonts w:ascii="Arial Narrow" w:hAnsi="Arial Narrow"/>
              <w:sz w:val="22"/>
              <w:szCs w:val="22"/>
              <w:lang w:val="es-CO"/>
            </w:rPr>
            <w:fldChar w:fldCharType="begin"/>
          </w:r>
          <w:r w:rsidRPr="00284C6C">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sdt>
        <w:sdtPr>
          <w:rPr>
            <w:rFonts w:ascii="Arial Narrow" w:hAnsi="Arial Narrow"/>
            <w:sz w:val="22"/>
            <w:szCs w:val="22"/>
            <w:lang w:val="es-CO"/>
          </w:rPr>
          <w:id w:val="-125174262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Cor10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(Corchuelo &amp; Martínez-Ros, 2010)</w:t>
          </w:r>
          <w:r>
            <w:rPr>
              <w:rFonts w:ascii="Arial Narrow" w:hAnsi="Arial Narrow"/>
              <w:sz w:val="22"/>
              <w:szCs w:val="22"/>
              <w:lang w:val="es-CO"/>
            </w:rPr>
            <w:fldChar w:fldCharType="end"/>
          </w:r>
        </w:sdtContent>
      </w:sdt>
      <w:r w:rsidRPr="00E22313">
        <w:rPr>
          <w:rFonts w:ascii="Arial Narrow" w:hAnsi="Arial Narrow"/>
          <w:sz w:val="22"/>
          <w:szCs w:val="22"/>
          <w:lang w:val="es-CO"/>
        </w:rPr>
        <w:t>.</w:t>
      </w:r>
    </w:p>
    <w:p w14:paraId="03DE2479" w14:textId="615F94C9" w:rsidR="01FC00B7" w:rsidRDefault="01FC00B7" w:rsidP="01FC00B7">
      <w:pPr>
        <w:jc w:val="both"/>
        <w:rPr>
          <w:rFonts w:ascii="Arial Narrow" w:hAnsi="Arial Narrow"/>
          <w:sz w:val="22"/>
          <w:szCs w:val="22"/>
          <w:lang w:val="es-CO"/>
        </w:rPr>
      </w:pPr>
    </w:p>
    <w:p w14:paraId="6659E56C" w14:textId="77777777" w:rsidR="00B32C61" w:rsidRPr="00012D3F" w:rsidRDefault="01FC00B7" w:rsidP="00B32C61">
      <w:pPr>
        <w:jc w:val="both"/>
        <w:rPr>
          <w:lang w:val="es-ES"/>
          <w:rPrChange w:id="1637" w:author="Gonzalo Castellanos" w:date="2026-05-29T12:04:00Z" w16du:dateUtc="2026-05-29T16:04:00Z">
            <w:rPr/>
          </w:rPrChange>
        </w:rPr>
      </w:pPr>
      <w:r w:rsidRPr="01FC00B7">
        <w:rPr>
          <w:rFonts w:ascii="Arial Narrow" w:hAnsi="Arial Narrow"/>
          <w:b/>
          <w:bCs/>
          <w:sz w:val="22"/>
          <w:szCs w:val="22"/>
          <w:lang w:val="es-CO"/>
        </w:rPr>
        <w:t>Una lección central del caso español es el rol crítico de la seguridad jurídica como condición habilitante del uso del incentivo.</w:t>
      </w:r>
      <w:r w:rsidRPr="01FC00B7">
        <w:rPr>
          <w:rFonts w:ascii="Arial Narrow" w:hAnsi="Arial Narrow"/>
          <w:sz w:val="22"/>
          <w:szCs w:val="22"/>
          <w:lang w:val="es-CO"/>
        </w:rPr>
        <w:t xml:space="preserve"> La introducción de los Informes Motivados Vinculantes consolidó un esquema institucional en el que la calificación técnica de los proyectos recae en la autoridad científica y resulta vinculante para la administración tributaria. Este diseño ha permitido reducir disputas técnicas ex post y otorgar certidumbre a las decisiones de inversión, evidenciando que los incentivos fiscales en I+D+i requieren mecanismos explícitos de separación entre evaluación científica y control fiscal para funcionar de manera efectiva. El fortalecimiento y la simplificación operativa de estos mecanismos aparece como un área prioritaria de mejora sin necesidad de cambios legales de fondo.</w:t>
      </w:r>
    </w:p>
    <w:p w14:paraId="7BF06DB8" w14:textId="73E46A95" w:rsidR="01FC00B7" w:rsidRDefault="01FC00B7" w:rsidP="01FC00B7">
      <w:pPr>
        <w:jc w:val="both"/>
        <w:rPr>
          <w:rFonts w:ascii="Arial Narrow" w:hAnsi="Arial Narrow"/>
          <w:sz w:val="22"/>
          <w:szCs w:val="22"/>
          <w:lang w:val="es-CO"/>
        </w:rPr>
      </w:pPr>
    </w:p>
    <w:p w14:paraId="21C35460" w14:textId="77777777" w:rsidR="00B32C61" w:rsidRPr="00E22313" w:rsidRDefault="00B32C61" w:rsidP="00B32C61">
      <w:pPr>
        <w:jc w:val="both"/>
        <w:rPr>
          <w:rFonts w:ascii="Arial Narrow" w:hAnsi="Arial Narrow"/>
          <w:sz w:val="22"/>
          <w:szCs w:val="22"/>
          <w:lang w:val="es-CO"/>
        </w:rPr>
      </w:pPr>
      <w:r w:rsidRPr="00E22313">
        <w:rPr>
          <w:rFonts w:ascii="Arial Narrow" w:hAnsi="Arial Narrow"/>
          <w:b/>
          <w:bCs/>
          <w:sz w:val="22"/>
          <w:szCs w:val="22"/>
          <w:lang w:val="es-CO"/>
        </w:rPr>
        <w:t>La evidencia también muestra que los resultados del incentivo dependen de la persistencia en su uso, particularmente en el caso de las pymes.</w:t>
      </w:r>
      <w:r w:rsidRPr="00E22313">
        <w:rPr>
          <w:rFonts w:ascii="Arial Narrow" w:hAnsi="Arial Narrow"/>
          <w:sz w:val="22"/>
          <w:szCs w:val="22"/>
          <w:lang w:val="es-CO"/>
        </w:rPr>
        <w:t xml:space="preserve"> Una vez superados los costos iniciales de entrada, las empresas tienden a permanecer en el sistema y a obtener retornos crecientes en términos de innovación de producto. Esto sugiere que los costos administrativos y de aprendizaje actúan como una barrera inicial relevante, y que las políticas orientadas a facilitar el primer acceso pueden tener efectos dinámicos importantes sobre los resultados de innovación, incluso sin modificar la estructura del beneficio tributario</w:t>
      </w:r>
      <w:sdt>
        <w:sdtPr>
          <w:rPr>
            <w:rFonts w:ascii="Arial Narrow" w:hAnsi="Arial Narrow"/>
            <w:sz w:val="22"/>
            <w:szCs w:val="22"/>
            <w:lang w:val="es-CO"/>
          </w:rPr>
          <w:id w:val="210005371"/>
          <w:citation/>
        </w:sdtPr>
        <w:sdtEndPr/>
        <w:sdtContent>
          <w:r>
            <w:rPr>
              <w:rFonts w:ascii="Arial Narrow" w:hAnsi="Arial Narrow"/>
              <w:sz w:val="22"/>
              <w:szCs w:val="22"/>
              <w:lang w:val="es-CO"/>
            </w:rPr>
            <w:fldChar w:fldCharType="begin"/>
          </w:r>
          <w:r w:rsidRPr="003A7BAE">
            <w:rPr>
              <w:rFonts w:ascii="Arial Narrow" w:hAnsi="Arial Narrow"/>
              <w:sz w:val="22"/>
              <w:szCs w:val="22"/>
              <w:lang w:val="es-CO"/>
            </w:rPr>
            <w:instrText xml:space="preserve"> CITATION Lab211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(Labeaga, Martínez-Ros, Sanchis, &amp; Sanchis, 2021)</w:t>
          </w:r>
          <w:r>
            <w:rPr>
              <w:rFonts w:ascii="Arial Narrow" w:hAnsi="Arial Narrow"/>
              <w:sz w:val="22"/>
              <w:szCs w:val="22"/>
              <w:lang w:val="es-CO"/>
            </w:rPr>
            <w:fldChar w:fldCharType="end"/>
          </w:r>
        </w:sdtContent>
      </w:sdt>
      <w:sdt>
        <w:sdtPr>
          <w:rPr>
            <w:rFonts w:ascii="Arial Narrow" w:hAnsi="Arial Narrow"/>
            <w:sz w:val="22"/>
            <w:szCs w:val="22"/>
            <w:lang w:val="es-CO"/>
          </w:rPr>
          <w:id w:val="21208954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Cor09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AA5565">
            <w:rPr>
              <w:rFonts w:ascii="Arial Narrow" w:hAnsi="Arial Narrow"/>
              <w:noProof/>
              <w:sz w:val="22"/>
              <w:szCs w:val="22"/>
              <w:lang w:val="es-CO"/>
            </w:rPr>
            <w:t>(Corchuelo &amp; Martínez-Ros, 2009)</w:t>
          </w:r>
          <w:r>
            <w:rPr>
              <w:rFonts w:ascii="Arial Narrow" w:hAnsi="Arial Narrow"/>
              <w:sz w:val="22"/>
              <w:szCs w:val="22"/>
              <w:lang w:val="es-CO"/>
            </w:rPr>
            <w:fldChar w:fldCharType="end"/>
          </w:r>
        </w:sdtContent>
      </w:sdt>
      <w:r w:rsidRPr="00E22313">
        <w:rPr>
          <w:rFonts w:ascii="Arial Narrow" w:hAnsi="Arial Narrow"/>
          <w:sz w:val="22"/>
          <w:szCs w:val="22"/>
          <w:lang w:val="es-CO"/>
        </w:rPr>
        <w:t>.</w:t>
      </w:r>
    </w:p>
    <w:p w14:paraId="5D88AF2E" w14:textId="77777777" w:rsidR="00B32C61" w:rsidRPr="00012D3F" w:rsidRDefault="00B32C61" w:rsidP="00B32C61">
      <w:pPr>
        <w:jc w:val="both"/>
        <w:rPr>
          <w:lang w:val="es-ES"/>
          <w:rPrChange w:id="1638" w:author="Gonzalo Castellanos" w:date="2026-05-29T12:04:00Z" w16du:dateUtc="2026-05-29T16:04:00Z">
            <w:rPr/>
          </w:rPrChange>
        </w:rPr>
      </w:pPr>
      <w:r w:rsidRPr="00E22313">
        <w:rPr>
          <w:rFonts w:ascii="Arial Narrow" w:hAnsi="Arial Narrow"/>
          <w:b/>
          <w:bCs/>
          <w:sz w:val="22"/>
          <w:szCs w:val="22"/>
          <w:lang w:val="es-CO"/>
        </w:rPr>
        <w:t>El análisis revela además una asimetría estructural por tamaño de empresa que tiene implicaciones directas de política.</w:t>
      </w:r>
      <w:r w:rsidRPr="00E22313">
        <w:rPr>
          <w:rFonts w:ascii="Arial Narrow" w:hAnsi="Arial Narrow"/>
          <w:sz w:val="22"/>
          <w:szCs w:val="22"/>
          <w:lang w:val="es-CO"/>
        </w:rPr>
        <w:t xml:space="preserve"> Aunque las pymes han ganado peso en número de beneficiarios, el volumen económico del incentivo continúa concentrándose en grandes empresas, que presentan proyectos de mayor escala y menor restricción de cuota</w:t>
      </w:r>
      <w:r>
        <w:rPr>
          <w:rFonts w:ascii="Arial Narrow" w:hAnsi="Arial Narrow"/>
          <w:sz w:val="22"/>
          <w:szCs w:val="22"/>
          <w:lang w:val="es-CO"/>
        </w:rPr>
        <w:t xml:space="preserve"> </w:t>
      </w:r>
      <w:sdt>
        <w:sdtPr>
          <w:rPr>
            <w:rFonts w:ascii="Arial Narrow" w:hAnsi="Arial Narrow"/>
            <w:sz w:val="22"/>
            <w:szCs w:val="22"/>
            <w:lang w:val="es-CO"/>
          </w:rPr>
          <w:id w:val="698590616"/>
          <w:citation/>
        </w:sdtPr>
        <w:sdtEndPr/>
        <w:sdtContent>
          <w:r>
            <w:rPr>
              <w:rFonts w:ascii="Arial Narrow" w:hAnsi="Arial Narrow"/>
              <w:sz w:val="22"/>
              <w:szCs w:val="22"/>
              <w:lang w:val="es-CO"/>
            </w:rPr>
            <w:fldChar w:fldCharType="begin"/>
          </w:r>
          <w:r w:rsidRPr="000A03CD">
            <w:rPr>
              <w:rFonts w:ascii="Arial Narrow" w:hAnsi="Arial Narrow"/>
              <w:sz w:val="22"/>
              <w:szCs w:val="22"/>
              <w:lang w:val="es-CO"/>
            </w:rPr>
            <w:instrText xml:space="preserve"> CITATION AIR20 \l 1033 </w:instrText>
          </w:r>
          <w:r>
            <w:rPr>
              <w:rFonts w:ascii="Arial Narrow" w:hAnsi="Arial Narrow"/>
              <w:sz w:val="22"/>
              <w:szCs w:val="22"/>
              <w:lang w:val="es-CO"/>
            </w:rPr>
            <w:fldChar w:fldCharType="separate"/>
          </w:r>
          <w:r w:rsidRPr="00AA5565">
            <w:rPr>
              <w:rFonts w:ascii="Arial Narrow" w:hAnsi="Arial Narrow"/>
              <w:noProof/>
              <w:sz w:val="22"/>
              <w:szCs w:val="22"/>
              <w:lang w:val="es-CO"/>
            </w:rPr>
            <w:t>(AIReF, 2020)</w:t>
          </w:r>
          <w:r>
            <w:rPr>
              <w:rFonts w:ascii="Arial Narrow" w:hAnsi="Arial Narrow"/>
              <w:sz w:val="22"/>
              <w:szCs w:val="22"/>
              <w:lang w:val="es-CO"/>
            </w:rPr>
            <w:fldChar w:fldCharType="end"/>
          </w:r>
        </w:sdtContent>
      </w:sdt>
      <w:r w:rsidRPr="00E22313">
        <w:rPr>
          <w:rFonts w:ascii="Arial Narrow" w:hAnsi="Arial Narrow"/>
          <w:sz w:val="22"/>
          <w:szCs w:val="22"/>
          <w:lang w:val="es-CO"/>
        </w:rPr>
        <w:t>. En este contexto, el régimen de monetización introducido en 2013 emerge como un ajuste normativo clave para ampliar el acceso efectivo al instrumento, al permitir que empresas sin beneficios puedan recuperar parte del incentivo en forma de liquidez. No obstante, su uso sigue condicionado por requisitos administrativos estrictos, lo que abre espacio para ajustes operativos que mejoren su alcance sin comprometer la disciplina fiscal.</w:t>
      </w:r>
    </w:p>
    <w:p w14:paraId="1857696F" w14:textId="1DFDA0B1" w:rsidR="01FC00B7" w:rsidRDefault="01FC00B7" w:rsidP="01FC00B7">
      <w:pPr>
        <w:jc w:val="both"/>
        <w:rPr>
          <w:rFonts w:ascii="Arial Narrow" w:hAnsi="Arial Narrow"/>
          <w:sz w:val="22"/>
          <w:szCs w:val="22"/>
          <w:lang w:val="es-CO"/>
        </w:rPr>
      </w:pPr>
    </w:p>
    <w:p w14:paraId="5FB55C6A" w14:textId="77777777" w:rsidR="00B32C61" w:rsidRPr="00016140" w:rsidRDefault="00B32C61" w:rsidP="00B32C61">
      <w:pPr>
        <w:jc w:val="both"/>
        <w:rPr>
          <w:rFonts w:ascii="Arial Narrow" w:hAnsi="Arial Narrow"/>
          <w:sz w:val="22"/>
          <w:szCs w:val="22"/>
          <w:lang w:val="es-CO"/>
        </w:rPr>
      </w:pPr>
      <w:r w:rsidRPr="00E22313">
        <w:rPr>
          <w:rFonts w:ascii="Arial Narrow" w:hAnsi="Arial Narrow"/>
          <w:b/>
          <w:bCs/>
          <w:sz w:val="22"/>
          <w:szCs w:val="22"/>
          <w:lang w:val="es-CO"/>
        </w:rPr>
        <w:t>Finalmente, el caso español evidencia un cambio estructural hacia la innovación tecnológica como principal categoría de uso del incentivo y confirma la complementariedad entre instrumentos fiscales y subvenciones directas.</w:t>
      </w:r>
      <w:r w:rsidRPr="00E22313">
        <w:rPr>
          <w:rFonts w:ascii="Arial Narrow" w:hAnsi="Arial Narrow"/>
          <w:sz w:val="22"/>
          <w:szCs w:val="22"/>
          <w:lang w:val="es-CO"/>
        </w:rPr>
        <w:t xml:space="preserve"> El predominio creciente de la innovación tecnológica refleja la adaptación del instrumento a actividades más cercanas al mercado y a procesos de mejora incremental, mientras que la interacción con programas de apoyo directo, como los gestionados por el CDTI, muestra que ambos instrumentos se refuerzan mutuamente. Esta complementariedad sugiere que los incentivos fiscales funcionan mejor cuando se integran explícitamente en un mix de políticas de CTI coherente, donde las subvenciones facilitan la identificación del gasto elegible y reducen los costos de acceso al beneficio tributario.</w:t>
      </w:r>
    </w:p>
    <w:sdt>
      <w:sdtPr>
        <w:rPr>
          <w:rFonts w:asciiTheme="minorHAnsi" w:eastAsiaTheme="minorEastAsia" w:hAnsiTheme="minorHAnsi" w:cstheme="minorBidi"/>
          <w:color w:val="auto"/>
          <w:sz w:val="24"/>
          <w:szCs w:val="24"/>
        </w:rPr>
        <w:id w:val="1880348661"/>
        <w:docPartObj>
          <w:docPartGallery w:val="Bibliographies"/>
          <w:docPartUnique/>
        </w:docPartObj>
      </w:sdtPr>
      <w:sdtEndPr>
        <w:rPr>
          <w:sz w:val="22"/>
          <w:szCs w:val="22"/>
        </w:rPr>
      </w:sdtEndPr>
      <w:sdtContent>
        <w:p w14:paraId="4BA72D24" w14:textId="77777777" w:rsidR="00B32C61" w:rsidRPr="00B32C61" w:rsidRDefault="00B32C61" w:rsidP="00B32C61">
          <w:pPr>
            <w:pStyle w:val="Heading1"/>
            <w:rPr>
              <w:rFonts w:ascii="Arial Narrow" w:hAnsi="Arial Narrow"/>
              <w:sz w:val="22"/>
              <w:szCs w:val="22"/>
              <w:lang w:val="es-ES"/>
            </w:rPr>
          </w:pPr>
          <w:r w:rsidRPr="00B32C61">
            <w:rPr>
              <w:rFonts w:ascii="Arial Narrow" w:hAnsi="Arial Narrow"/>
              <w:sz w:val="22"/>
              <w:szCs w:val="22"/>
              <w:lang w:val="es-ES"/>
            </w:rPr>
            <w:t>References</w:t>
          </w:r>
        </w:p>
        <w:sdt>
          <w:sdtPr>
            <w:rPr>
              <w:rFonts w:ascii="Arial Narrow" w:eastAsia="Times New Roman" w:hAnsi="Arial Narrow" w:cs="Times New Roman"/>
              <w:kern w:val="0"/>
              <w:sz w:val="22"/>
              <w:szCs w:val="22"/>
              <w14:ligatures w14:val="none"/>
            </w:rPr>
            <w:id w:val="944962137"/>
            <w:bibliography/>
          </w:sdtPr>
          <w:sdtEndPr/>
          <w:sdtContent>
            <w:p w14:paraId="677BA7BA" w14:textId="77777777" w:rsidR="00B32C61" w:rsidRPr="008C5ABD" w:rsidRDefault="00B32C61" w:rsidP="00B32C61">
              <w:pPr>
                <w:pStyle w:val="Bibliography"/>
                <w:ind w:left="720" w:hanging="720"/>
                <w:rPr>
                  <w:rFonts w:ascii="Arial Narrow" w:hAnsi="Arial Narrow"/>
                  <w:noProof/>
                  <w:kern w:val="0"/>
                  <w:sz w:val="22"/>
                  <w:szCs w:val="22"/>
                  <w14:ligatures w14:val="none"/>
                </w:rPr>
              </w:pPr>
              <w:r w:rsidRPr="008C5ABD">
                <w:rPr>
                  <w:rFonts w:ascii="Arial Narrow" w:hAnsi="Arial Narrow"/>
                  <w:sz w:val="22"/>
                  <w:szCs w:val="22"/>
                </w:rPr>
                <w:fldChar w:fldCharType="begin"/>
              </w:r>
              <w:r w:rsidRPr="008C5ABD">
                <w:rPr>
                  <w:rFonts w:ascii="Arial Narrow" w:hAnsi="Arial Narrow"/>
                  <w:sz w:val="22"/>
                  <w:szCs w:val="22"/>
                  <w:lang w:val="es-CO"/>
                </w:rPr>
                <w:instrText xml:space="preserve"> BIBLIOGRAPHY </w:instrText>
              </w:r>
              <w:r w:rsidRPr="008C5ABD">
                <w:rPr>
                  <w:rFonts w:ascii="Arial Narrow" w:hAnsi="Arial Narrow"/>
                  <w:sz w:val="22"/>
                  <w:szCs w:val="22"/>
                </w:rPr>
                <w:fldChar w:fldCharType="separate"/>
              </w:r>
              <w:r w:rsidRPr="008C5ABD">
                <w:rPr>
                  <w:rFonts w:ascii="Arial Narrow" w:hAnsi="Arial Narrow"/>
                  <w:noProof/>
                  <w:sz w:val="22"/>
                  <w:szCs w:val="22"/>
                  <w:lang w:val="es-CO"/>
                </w:rPr>
                <w:t xml:space="preserve">AIReF, A. I. (2020). </w:t>
              </w:r>
              <w:r w:rsidRPr="008C5ABD">
                <w:rPr>
                  <w:rFonts w:ascii="Arial Narrow" w:hAnsi="Arial Narrow"/>
                  <w:i/>
                  <w:iCs/>
                  <w:noProof/>
                  <w:sz w:val="22"/>
                  <w:szCs w:val="22"/>
                  <w:lang w:val="es-CO"/>
                </w:rPr>
                <w:t>Beneficio fiscal: Deducción por I+D+i en el Impuesto sobre Sociedades.</w:t>
              </w:r>
              <w:r w:rsidRPr="008C5ABD">
                <w:rPr>
                  <w:rFonts w:ascii="Arial Narrow" w:hAnsi="Arial Narrow"/>
                  <w:noProof/>
                  <w:sz w:val="22"/>
                  <w:szCs w:val="22"/>
                  <w:lang w:val="es-CO"/>
                </w:rPr>
                <w:t xml:space="preserve"> </w:t>
              </w:r>
              <w:r w:rsidRPr="008C5ABD">
                <w:rPr>
                  <w:rFonts w:ascii="Arial Narrow" w:hAnsi="Arial Narrow"/>
                  <w:noProof/>
                  <w:sz w:val="22"/>
                  <w:szCs w:val="22"/>
                </w:rPr>
                <w:t>Retrieved from https://www.airef.es/wp-content/uploads/2020/10/I+D/BF_IDi.pdf</w:t>
              </w:r>
            </w:p>
            <w:p w14:paraId="0DDE68C2" w14:textId="77777777" w:rsidR="00B32C61" w:rsidRPr="008C5ABD" w:rsidRDefault="00B32C61" w:rsidP="00B32C61">
              <w:pPr>
                <w:pStyle w:val="Bibliography"/>
                <w:ind w:left="720" w:hanging="720"/>
                <w:rPr>
                  <w:rFonts w:ascii="Arial Narrow" w:hAnsi="Arial Narrow"/>
                  <w:noProof/>
                  <w:sz w:val="22"/>
                  <w:szCs w:val="22"/>
                </w:rPr>
              </w:pPr>
              <w:r w:rsidRPr="008C5ABD">
                <w:rPr>
                  <w:rFonts w:ascii="Arial Narrow" w:hAnsi="Arial Narrow"/>
                  <w:noProof/>
                  <w:sz w:val="22"/>
                  <w:szCs w:val="22"/>
                  <w:lang w:val="es-CO"/>
                </w:rPr>
                <w:t xml:space="preserve">Cámara de Comercio de España. (2024, Marzo). </w:t>
              </w:r>
              <w:r w:rsidRPr="008C5ABD">
                <w:rPr>
                  <w:rFonts w:ascii="Arial Narrow" w:hAnsi="Arial Narrow"/>
                  <w:i/>
                  <w:iCs/>
                  <w:noProof/>
                  <w:sz w:val="22"/>
                  <w:szCs w:val="22"/>
                  <w:lang w:val="es-CO"/>
                </w:rPr>
                <w:t>El sistema de incentivos fiscales a la I+D+i en España: Diagnóstico y propuestas para su impulso.</w:t>
              </w:r>
              <w:r w:rsidRPr="008C5ABD">
                <w:rPr>
                  <w:rFonts w:ascii="Arial Narrow" w:hAnsi="Arial Narrow"/>
                  <w:noProof/>
                  <w:sz w:val="22"/>
                  <w:szCs w:val="22"/>
                  <w:lang w:val="es-CO"/>
                </w:rPr>
                <w:t xml:space="preserve"> </w:t>
              </w:r>
              <w:r w:rsidRPr="008C5ABD">
                <w:rPr>
                  <w:rFonts w:ascii="Arial Narrow" w:hAnsi="Arial Narrow"/>
                  <w:noProof/>
                  <w:sz w:val="22"/>
                  <w:szCs w:val="22"/>
                </w:rPr>
                <w:t>Retrieved from https://www.camara.es/sites/default/files/documents/Documento%20GT%20incentivos%20fiscales%20-%20Comisi%C3%B3n%20I%2Bi_0.pdf</w:t>
              </w:r>
            </w:p>
            <w:p w14:paraId="28659A51" w14:textId="77777777" w:rsidR="00B32C61" w:rsidRPr="008C5ABD" w:rsidRDefault="00B32C61" w:rsidP="00B32C61">
              <w:pPr>
                <w:pStyle w:val="Bibliography"/>
                <w:ind w:left="720" w:hanging="720"/>
                <w:rPr>
                  <w:rFonts w:ascii="Arial Narrow" w:hAnsi="Arial Narrow"/>
                  <w:noProof/>
                  <w:sz w:val="22"/>
                  <w:szCs w:val="22"/>
                </w:rPr>
              </w:pPr>
              <w:r w:rsidRPr="008C5ABD">
                <w:rPr>
                  <w:rFonts w:ascii="Arial Narrow" w:hAnsi="Arial Narrow"/>
                  <w:noProof/>
                  <w:sz w:val="22"/>
                  <w:szCs w:val="22"/>
                  <w:lang w:val="es-CO"/>
                </w:rPr>
                <w:t xml:space="preserve">Corchuelo, M. B., &amp; Martínez-Ros, E. (2009). </w:t>
              </w:r>
              <w:r w:rsidRPr="008C5ABD">
                <w:rPr>
                  <w:rFonts w:ascii="Arial Narrow" w:hAnsi="Arial Narrow"/>
                  <w:noProof/>
                  <w:sz w:val="22"/>
                  <w:szCs w:val="22"/>
                </w:rPr>
                <w:t xml:space="preserve">Working Paper 09-23, The effects of fiscal incentives for R&amp;D in Spain . </w:t>
              </w:r>
              <w:r w:rsidRPr="008C5ABD">
                <w:rPr>
                  <w:rFonts w:ascii="Arial Narrow" w:hAnsi="Arial Narrow"/>
                  <w:i/>
                  <w:iCs/>
                  <w:noProof/>
                  <w:sz w:val="22"/>
                  <w:szCs w:val="22"/>
                </w:rPr>
                <w:t>Business Economics</w:t>
              </w:r>
              <w:r w:rsidRPr="008C5ABD">
                <w:rPr>
                  <w:rFonts w:ascii="Arial Narrow" w:hAnsi="Arial Narrow"/>
                  <w:noProof/>
                  <w:sz w:val="22"/>
                  <w:szCs w:val="22"/>
                </w:rPr>
                <w:t>. Retrieved from Working Papers.</w:t>
              </w:r>
            </w:p>
            <w:p w14:paraId="5CDDE5F9" w14:textId="77777777" w:rsidR="00B32C61" w:rsidRPr="008C5ABD" w:rsidRDefault="00B32C61" w:rsidP="00B32C61">
              <w:pPr>
                <w:pStyle w:val="Bibliography"/>
                <w:ind w:left="720" w:hanging="720"/>
                <w:rPr>
                  <w:rFonts w:ascii="Arial Narrow" w:hAnsi="Arial Narrow"/>
                  <w:noProof/>
                  <w:sz w:val="22"/>
                  <w:szCs w:val="22"/>
                  <w:lang w:val="es-CO"/>
                </w:rPr>
              </w:pPr>
              <w:r w:rsidRPr="008C5ABD">
                <w:rPr>
                  <w:rFonts w:ascii="Arial Narrow" w:hAnsi="Arial Narrow"/>
                  <w:noProof/>
                  <w:sz w:val="22"/>
                  <w:szCs w:val="22"/>
                </w:rPr>
                <w:t xml:space="preserve">Corchuelo, M. B., &amp; Martínez-Ros, E. (2010). Who benefits from R&amp;D tax policy? . </w:t>
              </w:r>
              <w:r w:rsidRPr="008C5ABD">
                <w:rPr>
                  <w:rFonts w:ascii="Arial Narrow" w:hAnsi="Arial Narrow"/>
                  <w:noProof/>
                  <w:sz w:val="22"/>
                  <w:szCs w:val="22"/>
                  <w:lang w:val="es-CO"/>
                </w:rPr>
                <w:t xml:space="preserve">¿Quién se beneficia de los incentivos fiscales a la inversión en I+D? </w:t>
              </w:r>
              <w:r w:rsidRPr="008C5ABD">
                <w:rPr>
                  <w:rFonts w:ascii="Arial Narrow" w:hAnsi="Arial Narrow"/>
                  <w:i/>
                  <w:iCs/>
                  <w:noProof/>
                  <w:sz w:val="22"/>
                  <w:szCs w:val="22"/>
                  <w:lang w:val="es-CO"/>
                </w:rPr>
                <w:t>Cuadernos de Economía y Dirección de la Empresa, 13</w:t>
              </w:r>
              <w:r w:rsidRPr="008C5ABD">
                <w:rPr>
                  <w:rFonts w:ascii="Arial Narrow" w:hAnsi="Arial Narrow"/>
                  <w:noProof/>
                  <w:sz w:val="22"/>
                  <w:szCs w:val="22"/>
                  <w:lang w:val="es-CO"/>
                </w:rPr>
                <w:t>(45), 145-170. doi:https://doi.org/10.1016/S1138-5758(10)70027-X</w:t>
              </w:r>
            </w:p>
            <w:p w14:paraId="47CC6569" w14:textId="77777777" w:rsidR="00B32C61" w:rsidRPr="008C5ABD" w:rsidRDefault="00B32C61" w:rsidP="00B32C61">
              <w:pPr>
                <w:pStyle w:val="Bibliography"/>
                <w:ind w:left="720" w:hanging="720"/>
                <w:rPr>
                  <w:rFonts w:ascii="Arial Narrow" w:hAnsi="Arial Narrow"/>
                  <w:noProof/>
                  <w:sz w:val="22"/>
                  <w:szCs w:val="22"/>
                  <w:lang w:val="es-CO"/>
                </w:rPr>
              </w:pPr>
              <w:r w:rsidRPr="008C5ABD">
                <w:rPr>
                  <w:rFonts w:ascii="Arial Narrow" w:hAnsi="Arial Narrow"/>
                  <w:noProof/>
                  <w:sz w:val="22"/>
                  <w:szCs w:val="22"/>
                  <w:lang w:val="es-CO"/>
                </w:rPr>
                <w:t xml:space="preserve">Fundación COTEC. (2024). </w:t>
              </w:r>
              <w:r w:rsidRPr="008C5ABD">
                <w:rPr>
                  <w:rFonts w:ascii="Arial Narrow" w:hAnsi="Arial Narrow"/>
                  <w:i/>
                  <w:iCs/>
                  <w:noProof/>
                  <w:sz w:val="22"/>
                  <w:szCs w:val="22"/>
                  <w:lang w:val="es-CO"/>
                </w:rPr>
                <w:t>Evolución de la I+D.</w:t>
              </w:r>
              <w:r w:rsidRPr="008C5ABD">
                <w:rPr>
                  <w:rFonts w:ascii="Arial Narrow" w:hAnsi="Arial Narrow"/>
                  <w:noProof/>
                  <w:sz w:val="22"/>
                  <w:szCs w:val="22"/>
                  <w:lang w:val="es-CO"/>
                </w:rPr>
                <w:t xml:space="preserve"> Retrieved from Análisis de la Fundación Cotec elaborado a partir de los últimos datos de INE sobre la actividad de la I+D en España: https://cotec.es/informes/evolucion-de-la-id-2024/</w:t>
              </w:r>
            </w:p>
            <w:p w14:paraId="075B52D3" w14:textId="77777777" w:rsidR="00B32C61" w:rsidRPr="008C5ABD" w:rsidRDefault="00B32C61" w:rsidP="00B32C61">
              <w:pPr>
                <w:pStyle w:val="Bibliography"/>
                <w:ind w:left="720" w:hanging="720"/>
                <w:rPr>
                  <w:rFonts w:ascii="Arial Narrow" w:hAnsi="Arial Narrow"/>
                  <w:noProof/>
                  <w:sz w:val="22"/>
                  <w:szCs w:val="22"/>
                </w:rPr>
              </w:pPr>
              <w:r w:rsidRPr="008C5ABD">
                <w:rPr>
                  <w:rFonts w:ascii="Arial Narrow" w:hAnsi="Arial Narrow"/>
                  <w:noProof/>
                  <w:sz w:val="22"/>
                  <w:szCs w:val="22"/>
                  <w:lang w:val="es-CO"/>
                </w:rPr>
                <w:t xml:space="preserve">Labeaga, J. M., Martínez-Ros, E., Sanchis, A., &amp; Sanchis, J. (2021). </w:t>
              </w:r>
              <w:r w:rsidRPr="008C5ABD">
                <w:rPr>
                  <w:rFonts w:ascii="Arial Narrow" w:hAnsi="Arial Narrow"/>
                  <w:noProof/>
                  <w:sz w:val="22"/>
                  <w:szCs w:val="22"/>
                </w:rPr>
                <w:t xml:space="preserve">Does persistence in using R&amp;D tax credits help to achieve product innovations? </w:t>
              </w:r>
              <w:r w:rsidRPr="008C5ABD">
                <w:rPr>
                  <w:rFonts w:ascii="Arial Narrow" w:hAnsi="Arial Narrow"/>
                  <w:i/>
                  <w:iCs/>
                  <w:noProof/>
                  <w:sz w:val="22"/>
                  <w:szCs w:val="22"/>
                </w:rPr>
                <w:t>Technological Forecasting &amp; Social Change</w:t>
              </w:r>
              <w:r w:rsidRPr="008C5ABD">
                <w:rPr>
                  <w:rFonts w:ascii="Arial Narrow" w:hAnsi="Arial Narrow"/>
                  <w:noProof/>
                  <w:sz w:val="22"/>
                  <w:szCs w:val="22"/>
                </w:rPr>
                <w:t>. doi:https://doi.org/10.1016/j.techfore.2021.121065</w:t>
              </w:r>
            </w:p>
            <w:p w14:paraId="55852EC9" w14:textId="77777777" w:rsidR="00B32C61" w:rsidRPr="008C5ABD" w:rsidRDefault="00B32C61" w:rsidP="00B32C61">
              <w:pPr>
                <w:pStyle w:val="Bibliography"/>
                <w:ind w:left="720" w:hanging="720"/>
                <w:rPr>
                  <w:rFonts w:ascii="Arial Narrow" w:hAnsi="Arial Narrow"/>
                  <w:noProof/>
                  <w:sz w:val="22"/>
                  <w:szCs w:val="22"/>
                  <w:lang w:val="es-CO"/>
                </w:rPr>
              </w:pPr>
              <w:r w:rsidRPr="008C5ABD">
                <w:rPr>
                  <w:rFonts w:ascii="Arial Narrow" w:hAnsi="Arial Narrow"/>
                  <w:noProof/>
                  <w:sz w:val="22"/>
                  <w:szCs w:val="22"/>
                  <w:lang w:val="es-CO"/>
                </w:rPr>
                <w:t xml:space="preserve">Martínez-Ros, E., &amp; Kunapatarawong, R. (2019). </w:t>
              </w:r>
              <w:r w:rsidRPr="008C5ABD">
                <w:rPr>
                  <w:rFonts w:ascii="Arial Narrow" w:hAnsi="Arial Narrow"/>
                  <w:noProof/>
                  <w:sz w:val="22"/>
                  <w:szCs w:val="22"/>
                </w:rPr>
                <w:t xml:space="preserve">The impact of innovation and green fiscal incentives on employment in Spain. </w:t>
              </w:r>
              <w:r w:rsidRPr="008C5ABD">
                <w:rPr>
                  <w:rFonts w:ascii="Arial Narrow" w:hAnsi="Arial Narrow"/>
                  <w:i/>
                  <w:iCs/>
                  <w:noProof/>
                  <w:sz w:val="22"/>
                  <w:szCs w:val="22"/>
                  <w:lang w:val="es-CO"/>
                </w:rPr>
                <w:t>Hacienda Pública Española / Review of Public Economics</w:t>
              </w:r>
              <w:r w:rsidRPr="008C5ABD">
                <w:rPr>
                  <w:rFonts w:ascii="Arial Narrow" w:hAnsi="Arial Narrow"/>
                  <w:noProof/>
                  <w:sz w:val="22"/>
                  <w:szCs w:val="22"/>
                  <w:lang w:val="es-CO"/>
                </w:rPr>
                <w:t>, 125-154. doi:https://doi.org/10.7866/hpe-rpe.19.4.4</w:t>
              </w:r>
            </w:p>
            <w:p w14:paraId="7160AF75" w14:textId="77777777" w:rsidR="00B32C61" w:rsidRPr="008C5ABD" w:rsidRDefault="00B32C61" w:rsidP="00B32C61">
              <w:pPr>
                <w:pStyle w:val="Bibliography"/>
                <w:ind w:left="720" w:hanging="720"/>
                <w:rPr>
                  <w:rFonts w:ascii="Arial Narrow" w:hAnsi="Arial Narrow"/>
                  <w:noProof/>
                  <w:sz w:val="22"/>
                  <w:szCs w:val="22"/>
                </w:rPr>
              </w:pPr>
              <w:r w:rsidRPr="008C5ABD">
                <w:rPr>
                  <w:rFonts w:ascii="Arial Narrow" w:hAnsi="Arial Narrow"/>
                  <w:noProof/>
                  <w:sz w:val="22"/>
                  <w:szCs w:val="22"/>
                  <w:lang w:val="es-CO"/>
                </w:rPr>
                <w:t xml:space="preserve">MICIU, M. d. (2020). </w:t>
              </w:r>
              <w:r w:rsidRPr="008C5ABD">
                <w:rPr>
                  <w:rFonts w:ascii="Arial Narrow" w:hAnsi="Arial Narrow"/>
                  <w:i/>
                  <w:iCs/>
                  <w:noProof/>
                  <w:sz w:val="22"/>
                  <w:szCs w:val="22"/>
                  <w:lang w:val="es-CO"/>
                </w:rPr>
                <w:t>Estrategia Española de Ciencia, Tecnología e Innovación 2021-2027.</w:t>
              </w:r>
              <w:r w:rsidRPr="008C5ABD">
                <w:rPr>
                  <w:rFonts w:ascii="Arial Narrow" w:hAnsi="Arial Narrow"/>
                  <w:noProof/>
                  <w:sz w:val="22"/>
                  <w:szCs w:val="22"/>
                  <w:lang w:val="es-CO"/>
                </w:rPr>
                <w:t xml:space="preserve"> </w:t>
              </w:r>
              <w:r w:rsidRPr="008C5ABD">
                <w:rPr>
                  <w:rFonts w:ascii="Arial Narrow" w:hAnsi="Arial Narrow"/>
                  <w:noProof/>
                  <w:sz w:val="22"/>
                  <w:szCs w:val="22"/>
                </w:rPr>
                <w:t>Retrieved from https://www.ciencia.gob.es/Estrategias-y-Planes/Estrategias/Estrategia-Espanola-de-Ciencia-Tecnologia-e-Innovacion-2021-2027.html</w:t>
              </w:r>
            </w:p>
            <w:p w14:paraId="2537FE90" w14:textId="77777777" w:rsidR="00B32C61" w:rsidRPr="008C5ABD" w:rsidRDefault="00B32C61" w:rsidP="00B32C61">
              <w:pPr>
                <w:pStyle w:val="Bibliography"/>
                <w:ind w:left="720" w:hanging="720"/>
                <w:rPr>
                  <w:rFonts w:ascii="Arial Narrow" w:hAnsi="Arial Narrow"/>
                  <w:noProof/>
                  <w:sz w:val="22"/>
                  <w:szCs w:val="22"/>
                  <w:lang w:val="es-CO"/>
                </w:rPr>
              </w:pPr>
              <w:r w:rsidRPr="008C5ABD">
                <w:rPr>
                  <w:rFonts w:ascii="Arial Narrow" w:hAnsi="Arial Narrow"/>
                  <w:noProof/>
                  <w:sz w:val="22"/>
                  <w:szCs w:val="22"/>
                  <w:lang w:val="es-CO"/>
                </w:rPr>
                <w:t xml:space="preserve">MICIU, M. d. (2025, Julio). </w:t>
              </w:r>
              <w:r w:rsidRPr="008C5ABD">
                <w:rPr>
                  <w:rFonts w:ascii="Arial Narrow" w:hAnsi="Arial Narrow"/>
                  <w:i/>
                  <w:iCs/>
                  <w:noProof/>
                  <w:sz w:val="22"/>
                  <w:szCs w:val="22"/>
                  <w:lang w:val="es-CO"/>
                </w:rPr>
                <w:t>Informes motivados para deducciones fiscales por actividades de I+D+i 2023 (Ejercicio Fiscal 2022).</w:t>
              </w:r>
              <w:r w:rsidRPr="008C5ABD">
                <w:rPr>
                  <w:rFonts w:ascii="Arial Narrow" w:hAnsi="Arial Narrow"/>
                  <w:noProof/>
                  <w:sz w:val="22"/>
                  <w:szCs w:val="22"/>
                  <w:lang w:val="es-CO"/>
                </w:rPr>
                <w:t xml:space="preserve"> </w:t>
              </w:r>
            </w:p>
            <w:p w14:paraId="702D92BB" w14:textId="77777777" w:rsidR="00B32C61" w:rsidRPr="008C5ABD" w:rsidRDefault="00B32C61" w:rsidP="00B32C61">
              <w:pPr>
                <w:pStyle w:val="Bibliography"/>
                <w:ind w:left="720" w:hanging="720"/>
                <w:rPr>
                  <w:rFonts w:ascii="Arial Narrow" w:hAnsi="Arial Narrow"/>
                  <w:noProof/>
                  <w:sz w:val="22"/>
                  <w:szCs w:val="22"/>
                </w:rPr>
              </w:pPr>
              <w:r w:rsidRPr="008C5ABD">
                <w:rPr>
                  <w:rFonts w:ascii="Arial Narrow" w:hAnsi="Arial Narrow"/>
                  <w:noProof/>
                  <w:sz w:val="22"/>
                  <w:szCs w:val="22"/>
                  <w:lang w:val="es-CO"/>
                </w:rPr>
                <w:t xml:space="preserve">Ministerio de la Presidencia, Justicia y Relaciones con las Cortes. </w:t>
              </w:r>
              <w:r w:rsidRPr="008C5ABD">
                <w:rPr>
                  <w:rFonts w:ascii="Arial Narrow" w:hAnsi="Arial Narrow"/>
                  <w:noProof/>
                  <w:sz w:val="22"/>
                  <w:szCs w:val="22"/>
                </w:rPr>
                <w:t xml:space="preserve">(2003, Noviembre). </w:t>
              </w:r>
              <w:r w:rsidRPr="008C5ABD">
                <w:rPr>
                  <w:rFonts w:ascii="Arial Narrow" w:hAnsi="Arial Narrow"/>
                  <w:i/>
                  <w:iCs/>
                  <w:noProof/>
                  <w:sz w:val="22"/>
                  <w:szCs w:val="22"/>
                </w:rPr>
                <w:t>Real Decreto 1432/2003.</w:t>
              </w:r>
              <w:r w:rsidRPr="008C5ABD">
                <w:rPr>
                  <w:rFonts w:ascii="Arial Narrow" w:hAnsi="Arial Narrow"/>
                  <w:noProof/>
                  <w:sz w:val="22"/>
                  <w:szCs w:val="22"/>
                </w:rPr>
                <w:t xml:space="preserve"> Retrieved from https://www.boe.es/buscar/act.php?id=BOE-A-2003-21847</w:t>
              </w:r>
            </w:p>
            <w:p w14:paraId="1F630785" w14:textId="77777777" w:rsidR="00B32C61" w:rsidRPr="008C5ABD" w:rsidRDefault="00B32C61" w:rsidP="00B32C61">
              <w:pPr>
                <w:rPr>
                  <w:rFonts w:ascii="Arial Narrow" w:hAnsi="Arial Narrow"/>
                  <w:sz w:val="22"/>
                  <w:szCs w:val="22"/>
                </w:rPr>
              </w:pPr>
              <w:r w:rsidRPr="008C5ABD">
                <w:rPr>
                  <w:rFonts w:ascii="Arial Narrow" w:hAnsi="Arial Narrow"/>
                  <w:b/>
                  <w:bCs/>
                  <w:noProof/>
                  <w:sz w:val="22"/>
                  <w:szCs w:val="22"/>
                </w:rPr>
                <w:fldChar w:fldCharType="end"/>
              </w:r>
            </w:p>
          </w:sdtContent>
        </w:sdt>
      </w:sdtContent>
    </w:sdt>
    <w:p w14:paraId="478AEF44" w14:textId="1DDD9347" w:rsidR="001A3D9D" w:rsidRDefault="001A3D9D">
      <w:pPr>
        <w:rPr>
          <w:lang w:val="es-419"/>
        </w:rPr>
      </w:pPr>
      <w:r>
        <w:rPr>
          <w:lang w:val="es-419"/>
        </w:rPr>
        <w:br w:type="page"/>
      </w:r>
    </w:p>
    <w:p w14:paraId="22148B0C" w14:textId="52137D7A" w:rsidR="001A3D9D" w:rsidRDefault="001A3D9D" w:rsidP="001A3D9D">
      <w:pPr>
        <w:pStyle w:val="Heading2"/>
        <w:rPr>
          <w:rFonts w:ascii="Arial Narrow" w:hAnsi="Arial Narrow"/>
          <w:b/>
          <w:bCs/>
          <w:color w:val="auto"/>
          <w:lang w:val="es-419"/>
        </w:rPr>
      </w:pPr>
      <w:r w:rsidRPr="00297C63">
        <w:rPr>
          <w:rFonts w:ascii="Arial Narrow" w:hAnsi="Arial Narrow"/>
          <w:b/>
          <w:bCs/>
          <w:color w:val="auto"/>
          <w:lang w:val="es-419"/>
        </w:rPr>
        <w:t>Estudio de caso</w:t>
      </w:r>
      <w:r>
        <w:rPr>
          <w:rFonts w:ascii="Arial Narrow" w:hAnsi="Arial Narrow"/>
          <w:b/>
          <w:bCs/>
          <w:color w:val="auto"/>
          <w:lang w:val="es-419"/>
        </w:rPr>
        <w:t xml:space="preserve"> 3</w:t>
      </w:r>
      <w:r w:rsidRPr="00297C63">
        <w:rPr>
          <w:rFonts w:ascii="Arial Narrow" w:hAnsi="Arial Narrow"/>
          <w:b/>
          <w:bCs/>
          <w:color w:val="auto"/>
          <w:lang w:val="es-419"/>
        </w:rPr>
        <w:t>:</w:t>
      </w:r>
      <w:r>
        <w:rPr>
          <w:rFonts w:ascii="Arial Narrow" w:hAnsi="Arial Narrow"/>
          <w:b/>
          <w:bCs/>
          <w:color w:val="auto"/>
          <w:lang w:val="es-419"/>
        </w:rPr>
        <w:t xml:space="preserve"> </w:t>
      </w:r>
      <w:r w:rsidRPr="00297C63">
        <w:rPr>
          <w:rFonts w:ascii="Arial Narrow" w:hAnsi="Arial Narrow"/>
          <w:b/>
          <w:bCs/>
          <w:color w:val="auto"/>
          <w:lang w:val="es-419"/>
        </w:rPr>
        <w:t xml:space="preserve"> </w:t>
      </w:r>
      <w:r w:rsidR="006E53A3">
        <w:rPr>
          <w:rFonts w:ascii="Arial Narrow" w:hAnsi="Arial Narrow"/>
          <w:b/>
          <w:bCs/>
          <w:color w:val="auto"/>
          <w:lang w:val="es-419"/>
        </w:rPr>
        <w:t>Portugal</w:t>
      </w:r>
      <w:r>
        <w:rPr>
          <w:rFonts w:ascii="Arial Narrow" w:hAnsi="Arial Narrow"/>
          <w:b/>
          <w:bCs/>
          <w:color w:val="auto"/>
          <w:lang w:val="es-419"/>
        </w:rPr>
        <w:t xml:space="preserve"> - </w:t>
      </w:r>
      <w:r w:rsidR="006E53A3">
        <w:rPr>
          <w:rFonts w:ascii="Arial Narrow" w:hAnsi="Arial Narrow"/>
          <w:b/>
          <w:bCs/>
          <w:color w:val="auto"/>
          <w:lang w:val="es-419"/>
        </w:rPr>
        <w:t>SIFIDE</w:t>
      </w:r>
    </w:p>
    <w:p w14:paraId="61750FB0" w14:textId="77777777" w:rsidR="006E53A3" w:rsidRDefault="006E53A3" w:rsidP="006E53A3">
      <w:pPr>
        <w:rPr>
          <w:lang w:val="es-419"/>
        </w:rPr>
      </w:pPr>
    </w:p>
    <w:p w14:paraId="41DB4A9C" w14:textId="77777777" w:rsidR="006E53A3" w:rsidRPr="00012D3F" w:rsidRDefault="7B69D6C6" w:rsidP="006E53A3">
      <w:pPr>
        <w:rPr>
          <w:ins w:id="1639" w:author="Usuario invitado" w:date="2026-05-26T19:18:00Z" w16du:dateUtc="2026-05-26T19:18:20Z"/>
          <w:lang w:val="es-ES"/>
          <w:rPrChange w:id="1640" w:author="Gonzalo Castellanos" w:date="2026-05-29T12:04:00Z" w16du:dateUtc="2026-05-29T16:04:00Z">
            <w:rPr>
              <w:ins w:id="1641" w:author="Usuario invitado" w:date="2026-05-26T19:18:00Z" w16du:dateUtc="2026-05-26T19:18:20Z"/>
            </w:rPr>
          </w:rPrChange>
        </w:rPr>
      </w:pPr>
      <w:r w:rsidRPr="7B69D6C6">
        <w:rPr>
          <w:rFonts w:ascii="Arial Narrow" w:hAnsi="Arial Narrow"/>
          <w:b/>
          <w:bCs/>
          <w:sz w:val="22"/>
          <w:szCs w:val="22"/>
          <w:lang w:val="es-CO"/>
        </w:rPr>
        <w:t>1. Antecedentes y fundamentos del incentivo tributario a la I+D</w:t>
      </w:r>
    </w:p>
    <w:p w14:paraId="2FDF9684" w14:textId="24DF8FF7" w:rsidR="7B69D6C6" w:rsidRDefault="7B69D6C6" w:rsidP="7B69D6C6">
      <w:pPr>
        <w:rPr>
          <w:rFonts w:ascii="Arial Narrow" w:hAnsi="Arial Narrow"/>
          <w:b/>
          <w:bCs/>
          <w:sz w:val="22"/>
          <w:szCs w:val="22"/>
          <w:lang w:val="es-CO"/>
        </w:rPr>
      </w:pPr>
    </w:p>
    <w:p w14:paraId="14CA2940" w14:textId="77777777" w:rsidR="006E53A3" w:rsidRPr="00012D3F" w:rsidRDefault="01FC00B7" w:rsidP="006E53A3">
      <w:pPr>
        <w:jc w:val="both"/>
        <w:rPr>
          <w:lang w:val="es-ES"/>
          <w:rPrChange w:id="1642" w:author="Gonzalo Castellanos" w:date="2026-05-29T12:04:00Z" w16du:dateUtc="2026-05-29T16:04:00Z">
            <w:rPr/>
          </w:rPrChange>
        </w:rPr>
      </w:pPr>
      <w:r w:rsidRPr="01FC00B7">
        <w:rPr>
          <w:rFonts w:ascii="Arial Narrow" w:hAnsi="Arial Narrow"/>
          <w:sz w:val="22"/>
          <w:szCs w:val="22"/>
          <w:lang w:val="es-CO"/>
        </w:rPr>
        <w:t>El incentivo tributario a la investigación y desarrollo en Portugal surge como respuesta a un diagnóstico estructural sobre las limitaciones del sistema productivo para generar y absorber conocimiento. A finales de la década de 1990, en el marco de las discusiones presupuestarias para 1997, se identificó una baja capacidad de innovación empresarial y una débil articulación entre las empresas y las infraestructuras científicas nacionales. Estas limitaciones se reconocieron como un factor que restringía el crecimiento de la productividad y la competitividad de la economía, motivando la creación de un instrumento fiscal orientado a inducir de manera sostenida la inversión privada en actividades de investigación y desarrollo.</w:t>
      </w:r>
    </w:p>
    <w:p w14:paraId="52ED6E80" w14:textId="1098391B" w:rsidR="01FC00B7" w:rsidRDefault="01FC00B7" w:rsidP="01FC00B7">
      <w:pPr>
        <w:jc w:val="both"/>
        <w:rPr>
          <w:rFonts w:ascii="Arial Narrow" w:hAnsi="Arial Narrow"/>
          <w:sz w:val="22"/>
          <w:szCs w:val="22"/>
          <w:lang w:val="es-CO"/>
        </w:rPr>
      </w:pPr>
    </w:p>
    <w:p w14:paraId="2A9D4947" w14:textId="77777777" w:rsidR="006E53A3" w:rsidRPr="00012D3F" w:rsidRDefault="006E53A3" w:rsidP="006E53A3">
      <w:pPr>
        <w:jc w:val="both"/>
        <w:rPr>
          <w:ins w:id="1643" w:author="Usuario invitado" w:date="2026-04-08T21:35:00Z" w16du:dateUtc="2026-04-08T21:35:42Z"/>
          <w:rFonts w:ascii="Arial Narrow" w:hAnsi="Arial Narrow"/>
          <w:sz w:val="22"/>
          <w:szCs w:val="22"/>
          <w:rPrChange w:id="1644" w:author="Gonzalo Castellanos" w:date="2026-05-29T12:04:00Z" w16du:dateUtc="2026-05-29T16:04:00Z">
            <w:rPr>
              <w:ins w:id="1645" w:author="Usuario invitado" w:date="2026-04-08T21:35:00Z" w16du:dateUtc="2026-04-08T21:35:42Z"/>
              <w:rFonts w:ascii="Arial Narrow" w:hAnsi="Arial Narrow"/>
              <w:sz w:val="22"/>
              <w:szCs w:val="22"/>
              <w:lang w:val="es-CO"/>
            </w:rPr>
          </w:rPrChange>
        </w:rPr>
      </w:pPr>
      <w:r w:rsidRPr="00830BE8">
        <w:rPr>
          <w:rFonts w:ascii="Arial Narrow" w:hAnsi="Arial Narrow"/>
          <w:sz w:val="22"/>
          <w:szCs w:val="22"/>
          <w:lang w:val="es-CO"/>
        </w:rPr>
        <w:t>La justificación económica del instrumento se sustenta en un conjunto de fallas de mercado asociadas a la inversión en I+D. Por un lado, la generación de conocimiento produce externalidades positivas que implican retornos sociales superiores a los retornos privados, lo que conduce a una subinversión privada en ausencia de intervención pública. Por otro lado, las actividades de investigación y desarrollo presentan elevados niveles de incertidumbre, horizontes de maduración largos y generan activos intangibles que no pueden utilizarse fácilmente como colateral, restringiendo el acceso al financiamiento privado</w:t>
      </w:r>
      <w:r>
        <w:rPr>
          <w:rFonts w:ascii="Arial Narrow" w:hAnsi="Arial Narrow"/>
          <w:sz w:val="22"/>
          <w:szCs w:val="22"/>
          <w:lang w:val="es-CO"/>
        </w:rPr>
        <w:t xml:space="preserve"> </w:t>
      </w:r>
      <w:sdt>
        <w:sdtPr>
          <w:rPr>
            <w:rFonts w:ascii="Arial Narrow" w:hAnsi="Arial Narrow"/>
            <w:sz w:val="22"/>
            <w:szCs w:val="22"/>
            <w:lang w:val="es-CO"/>
          </w:rPr>
          <w:id w:val="1350369197"/>
          <w:citation/>
        </w:sdtPr>
        <w:sdtEndPr/>
        <w:sdtContent>
          <w:r>
            <w:rPr>
              <w:rFonts w:ascii="Arial Narrow" w:hAnsi="Arial Narrow"/>
              <w:sz w:val="22"/>
              <w:szCs w:val="22"/>
              <w:lang w:val="es-CO"/>
            </w:rPr>
            <w:fldChar w:fldCharType="begin"/>
          </w:r>
          <w:r w:rsidRPr="00F06F14">
            <w:rPr>
              <w:rFonts w:ascii="Arial Narrow" w:hAnsi="Arial Narrow"/>
              <w:sz w:val="22"/>
              <w:szCs w:val="22"/>
              <w:lang w:val="es-CO"/>
            </w:rPr>
            <w:instrText xml:space="preserve"> CITATION Bes211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(Bessone, Martins, &amp; Nogueira, 2021)</w:t>
          </w:r>
          <w:r>
            <w:rPr>
              <w:rFonts w:ascii="Arial Narrow" w:hAnsi="Arial Narrow"/>
              <w:sz w:val="22"/>
              <w:szCs w:val="22"/>
              <w:lang w:val="es-CO"/>
            </w:rPr>
            <w:fldChar w:fldCharType="end"/>
          </w:r>
        </w:sdtContent>
      </w:sdt>
      <w:r w:rsidRPr="00830BE8">
        <w:rPr>
          <w:rFonts w:ascii="Arial Narrow" w:hAnsi="Arial Narrow"/>
          <w:sz w:val="22"/>
          <w:szCs w:val="22"/>
          <w:lang w:val="es-CO"/>
        </w:rPr>
        <w:t xml:space="preserve">. </w:t>
      </w:r>
      <w:commentRangeStart w:id="1646"/>
      <w:del w:id="1647" w:author="Usuario invitado" w:date="2026-04-08T21:35:00Z" w16du:dateUtc="2026-04-08T21:35:53Z">
        <w:r w:rsidRPr="05ABDB72" w:rsidDel="05ABDB72">
          <w:rPr>
            <w:rFonts w:ascii="Arial Narrow" w:hAnsi="Arial Narrow"/>
            <w:sz w:val="22"/>
            <w:szCs w:val="22"/>
            <w:lang w:val="es-CO"/>
          </w:rPr>
          <w:delText>En este contexto, el incentivo tributario opera como un mecanismo neutral que reduce el costo efectivo de invertir en I+D y comparte el riesgo tecnológico entre el Estado y las empresas, delegando la decisión de inversión en los agentes privados y evitando procesos de selección ex ante por parte de la administración pública</w:delText>
        </w:r>
      </w:del>
      <w:r>
        <w:rPr>
          <w:rFonts w:ascii="Arial Narrow" w:hAnsi="Arial Narrow"/>
          <w:sz w:val="22"/>
          <w:szCs w:val="22"/>
          <w:lang w:val="es-CO"/>
        </w:rPr>
        <w:t xml:space="preserve"> </w:t>
      </w:r>
      <w:sdt>
        <w:sdtPr>
          <w:rPr>
            <w:rFonts w:ascii="Arial Narrow" w:hAnsi="Arial Narrow"/>
            <w:sz w:val="22"/>
            <w:szCs w:val="22"/>
            <w:lang w:val="es-CO"/>
          </w:rPr>
          <w:id w:val="981207623"/>
          <w:citation/>
        </w:sdtPr>
        <w:sdtEndPr/>
        <w:sdtContent>
          <w:r>
            <w:rPr>
              <w:rFonts w:ascii="Arial Narrow" w:hAnsi="Arial Narrow"/>
              <w:sz w:val="22"/>
              <w:szCs w:val="22"/>
              <w:lang w:val="es-CO"/>
            </w:rPr>
            <w:fldChar w:fldCharType="begin"/>
          </w:r>
          <w:r w:rsidRPr="00D873A8">
            <w:rPr>
              <w:rFonts w:ascii="Arial Narrow" w:hAnsi="Arial Narrow"/>
              <w:sz w:val="22"/>
              <w:szCs w:val="22"/>
              <w:lang w:val="es-CO"/>
            </w:rPr>
            <w:instrText xml:space="preserve"> CITATION Par251 \l 1033 </w:instrText>
          </w:r>
          <w:r>
            <w:rPr>
              <w:rFonts w:ascii="Arial Narrow" w:hAnsi="Arial Narrow"/>
              <w:sz w:val="22"/>
              <w:szCs w:val="22"/>
              <w:lang w:val="es-CO"/>
            </w:rPr>
            <w:fldChar w:fldCharType="separate"/>
          </w:r>
          <w:r w:rsidRPr="00012D3F">
            <w:rPr>
              <w:rFonts w:ascii="Arial Narrow" w:hAnsi="Arial Narrow"/>
              <w:noProof/>
              <w:sz w:val="22"/>
              <w:szCs w:val="22"/>
              <w:rPrChange w:id="1648" w:author="Gonzalo Castellanos" w:date="2026-05-29T12:04:00Z" w16du:dateUtc="2026-05-29T16:04:00Z">
                <w:rPr>
                  <w:rFonts w:ascii="Arial Narrow" w:hAnsi="Arial Narrow"/>
                  <w:noProof/>
                  <w:sz w:val="22"/>
                  <w:szCs w:val="22"/>
                  <w:lang w:val="es-CO"/>
                </w:rPr>
              </w:rPrChange>
            </w:rPr>
            <w:t>(Paredes, Vasconcelos, &amp; Damásio, Examining the Impact of R&amp;D Tax Credits on Employment Growth Across Economic Sectors, 2025)</w:t>
          </w:r>
          <w:r>
            <w:rPr>
              <w:rFonts w:ascii="Arial Narrow" w:hAnsi="Arial Narrow"/>
              <w:sz w:val="22"/>
              <w:szCs w:val="22"/>
              <w:lang w:val="es-CO"/>
            </w:rPr>
            <w:fldChar w:fldCharType="end"/>
          </w:r>
        </w:sdtContent>
      </w:sdt>
      <w:commentRangeEnd w:id="1646"/>
      <w:r w:rsidR="00F4097A" w:rsidRPr="00012D3F">
        <w:rPr>
          <w:rStyle w:val="CommentReference"/>
          <w:rFonts w:ascii="Arial Narrow" w:hAnsi="Arial Narrow"/>
          <w:sz w:val="22"/>
          <w:szCs w:val="22"/>
          <w:rPrChange w:id="1649" w:author="Gonzalo Castellanos" w:date="2026-05-29T12:04:00Z" w16du:dateUtc="2026-05-29T16:04:00Z">
            <w:rPr>
              <w:rStyle w:val="CommentReference"/>
              <w:rFonts w:ascii="Arial Narrow" w:hAnsi="Arial Narrow"/>
              <w:sz w:val="22"/>
              <w:szCs w:val="22"/>
              <w:lang w:val="es-CO"/>
            </w:rPr>
          </w:rPrChange>
        </w:rPr>
        <w:commentReference w:id="1646"/>
      </w:r>
      <w:r w:rsidRPr="00012D3F">
        <w:rPr>
          <w:rFonts w:ascii="Arial Narrow" w:hAnsi="Arial Narrow"/>
          <w:sz w:val="22"/>
          <w:szCs w:val="22"/>
          <w:rPrChange w:id="1650" w:author="Gonzalo Castellanos" w:date="2026-05-29T12:04:00Z" w16du:dateUtc="2026-05-29T16:04:00Z">
            <w:rPr>
              <w:rFonts w:ascii="Arial Narrow" w:hAnsi="Arial Narrow"/>
              <w:sz w:val="22"/>
              <w:szCs w:val="22"/>
              <w:lang w:val="es-CO"/>
            </w:rPr>
          </w:rPrChange>
        </w:rPr>
        <w:t>.</w:t>
      </w:r>
    </w:p>
    <w:p w14:paraId="3B5C6BE8" w14:textId="1C2776AA" w:rsidR="05ABDB72" w:rsidRPr="00012D3F" w:rsidRDefault="05ABDB72" w:rsidP="05ABDB72">
      <w:pPr>
        <w:jc w:val="both"/>
        <w:rPr>
          <w:rFonts w:ascii="Arial Narrow" w:hAnsi="Arial Narrow"/>
          <w:sz w:val="22"/>
          <w:szCs w:val="22"/>
          <w:rPrChange w:id="1651" w:author="Gonzalo Castellanos" w:date="2026-05-29T12:04:00Z" w16du:dateUtc="2026-05-29T16:04:00Z">
            <w:rPr>
              <w:rFonts w:ascii="Arial Narrow" w:hAnsi="Arial Narrow"/>
              <w:sz w:val="22"/>
              <w:szCs w:val="22"/>
              <w:lang w:val="es-CO"/>
            </w:rPr>
          </w:rPrChange>
        </w:rPr>
      </w:pPr>
    </w:p>
    <w:p w14:paraId="6F10F824" w14:textId="77777777" w:rsidR="006E53A3" w:rsidRPr="00012D3F" w:rsidRDefault="01FC00B7" w:rsidP="006E53A3">
      <w:pPr>
        <w:jc w:val="both"/>
        <w:rPr>
          <w:lang w:val="es-ES"/>
          <w:rPrChange w:id="1652" w:author="Gonzalo Castellanos" w:date="2026-05-29T12:04:00Z" w16du:dateUtc="2026-05-29T16:04:00Z">
            <w:rPr/>
          </w:rPrChange>
        </w:rPr>
      </w:pPr>
      <w:r w:rsidRPr="01FC00B7">
        <w:rPr>
          <w:rFonts w:ascii="Arial Narrow" w:hAnsi="Arial Narrow"/>
          <w:sz w:val="22"/>
          <w:szCs w:val="22"/>
          <w:lang w:val="es-CO"/>
        </w:rPr>
        <w:t>En este marco, el Sistema de Incentivos Fiscales a la Investigación y Desarrollo Empresarial, SIFIDE, fue establecido originalmente en Portugal en 1997 mediante el Decreto-Ley n.º 292/97, tras una autorización legislativa previa, con el propósito de fortalecer el sistema científico nacional y estimular la inversión privada en actividades de investigación y desarrollo. Desde su creación, el instrumento ha experimentado una evolución normativa significativa, incluyendo una interrupción temporal a mediados de la década de 2000 y su posterior reintroducción. Este proceso culminó con la adopción del SIFIDE II a partir de 2011, en el marco de la Ley n.º 55-A/2010, consolidando el régimen como un instrumento estructural de la política de ciencia, tecnología e innovación. Las sucesivas prórrogas de su vigencia, actualmente extendidas hasta el periodo de tributación de 2025, reflejan un proceso de aprendizaje institucional y la estabilidad del instrumento en el tiempo.</w:t>
      </w:r>
    </w:p>
    <w:p w14:paraId="60849DC2" w14:textId="0034E850" w:rsidR="01FC00B7" w:rsidRDefault="01FC00B7" w:rsidP="01FC00B7">
      <w:pPr>
        <w:jc w:val="both"/>
        <w:rPr>
          <w:rFonts w:ascii="Arial Narrow" w:hAnsi="Arial Narrow"/>
          <w:sz w:val="22"/>
          <w:szCs w:val="22"/>
          <w:lang w:val="es-CO"/>
        </w:rPr>
      </w:pPr>
    </w:p>
    <w:p w14:paraId="790C64A0" w14:textId="77777777" w:rsidR="006E53A3" w:rsidRPr="00012D3F" w:rsidRDefault="01FC00B7" w:rsidP="006E53A3">
      <w:pPr>
        <w:jc w:val="both"/>
        <w:rPr>
          <w:lang w:val="es-ES"/>
          <w:rPrChange w:id="1653" w:author="Gonzalo Castellanos" w:date="2026-05-29T12:04:00Z" w16du:dateUtc="2026-05-29T16:04:00Z">
            <w:rPr/>
          </w:rPrChange>
        </w:rPr>
      </w:pPr>
      <w:r w:rsidRPr="01FC00B7">
        <w:rPr>
          <w:rFonts w:ascii="Arial Narrow" w:hAnsi="Arial Narrow"/>
          <w:sz w:val="22"/>
          <w:szCs w:val="22"/>
          <w:lang w:val="es-CO"/>
        </w:rPr>
        <w:t>El problema de política pública que el incentivo busca abordar es de carácter estructural y está vinculado a la necesidad de cerrar brechas persistentes de productividad y competitividad. En particular, el instrumento se orienta a fortalecer las capacidades endógenas de innovación del tejido empresarial y a promover una transición hacia actividades de mayor valor agregado, como base para un crecimiento económico sostenible y mejoras duraderas en el bienestar.</w:t>
      </w:r>
    </w:p>
    <w:p w14:paraId="16934787" w14:textId="256AA39C" w:rsidR="01FC00B7" w:rsidRDefault="01FC00B7" w:rsidP="01FC00B7">
      <w:pPr>
        <w:jc w:val="both"/>
        <w:rPr>
          <w:rFonts w:ascii="Arial Narrow" w:hAnsi="Arial Narrow"/>
          <w:sz w:val="22"/>
          <w:szCs w:val="22"/>
          <w:lang w:val="es-CO"/>
        </w:rPr>
      </w:pPr>
    </w:p>
    <w:p w14:paraId="6B7D4F60" w14:textId="77777777" w:rsidR="006E53A3" w:rsidRDefault="006E53A3" w:rsidP="006E53A3">
      <w:pPr>
        <w:jc w:val="both"/>
        <w:rPr>
          <w:rFonts w:ascii="Arial Narrow" w:hAnsi="Arial Narrow"/>
          <w:sz w:val="22"/>
          <w:szCs w:val="22"/>
          <w:lang w:val="es-CO"/>
        </w:rPr>
      </w:pPr>
      <w:r w:rsidRPr="00830BE8">
        <w:rPr>
          <w:rFonts w:ascii="Arial Narrow" w:hAnsi="Arial Narrow"/>
          <w:sz w:val="22"/>
          <w:szCs w:val="22"/>
          <w:lang w:val="es-CO"/>
        </w:rPr>
        <w:t>En este marco, el incentivo tributario se inserta dentro de un mix de políticas de ciencia, tecnología e innovación que combina instrumentos horizontales y selectivos. Mientras el crédito fiscal actúa como un mecanismo transversal de apoyo a la inversión empresarial en I+D, otros instrumentos, como las subvenciones directas, se reservan para proyectos con mayores externalidades sociales o brechas más pronunciadas entre beneficios sociales y privados. En la actualidad, el SIFIDE se articula con las prioridades definidas en la Estrategia Nacional de Especialización Inteligente 2030, contribuyendo a la coherencia y coordinación del portafolio de instrumentos de política pública.</w:t>
      </w:r>
    </w:p>
    <w:p w14:paraId="6995775D" w14:textId="77777777" w:rsidR="006E53A3" w:rsidRDefault="006E53A3" w:rsidP="006E53A3">
      <w:pPr>
        <w:jc w:val="both"/>
        <w:rPr>
          <w:rFonts w:ascii="Arial Narrow" w:hAnsi="Arial Narrow"/>
          <w:sz w:val="22"/>
          <w:szCs w:val="22"/>
          <w:lang w:val="es-CO"/>
        </w:rPr>
      </w:pPr>
    </w:p>
    <w:tbl>
      <w:tblPr>
        <w:tblStyle w:val="TableGrid"/>
        <w:tblW w:w="9351" w:type="dxa"/>
        <w:tblLook w:val="04A0" w:firstRow="1" w:lastRow="0" w:firstColumn="1" w:lastColumn="0" w:noHBand="0" w:noVBand="1"/>
      </w:tblPr>
      <w:tblGrid>
        <w:gridCol w:w="1672"/>
        <w:gridCol w:w="4879"/>
        <w:gridCol w:w="2800"/>
      </w:tblGrid>
      <w:tr w:rsidR="00777699" w:rsidRPr="001E3698" w14:paraId="70830FD7" w14:textId="77777777" w:rsidTr="7B69D6C6">
        <w:trPr>
          <w:trHeight w:val="54"/>
        </w:trPr>
        <w:tc>
          <w:tcPr>
            <w:tcW w:w="1672" w:type="dxa"/>
          </w:tcPr>
          <w:p w14:paraId="415AFC74"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Elemento</w:t>
            </w:r>
          </w:p>
        </w:tc>
        <w:tc>
          <w:tcPr>
            <w:tcW w:w="7679" w:type="dxa"/>
            <w:gridSpan w:val="2"/>
            <w:vAlign w:val="center"/>
          </w:tcPr>
          <w:p w14:paraId="5A93BB3E"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Descripción</w:t>
            </w:r>
          </w:p>
        </w:tc>
      </w:tr>
      <w:tr w:rsidR="00777699" w:rsidRPr="009F4B48" w14:paraId="26846AD6" w14:textId="77777777" w:rsidTr="7B69D6C6">
        <w:trPr>
          <w:trHeight w:val="110"/>
        </w:trPr>
        <w:tc>
          <w:tcPr>
            <w:tcW w:w="1672" w:type="dxa"/>
          </w:tcPr>
          <w:p w14:paraId="6F038E88"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Nombre del Incentivo</w:t>
            </w:r>
          </w:p>
        </w:tc>
        <w:tc>
          <w:tcPr>
            <w:tcW w:w="7679" w:type="dxa"/>
            <w:gridSpan w:val="2"/>
            <w:vAlign w:val="center"/>
          </w:tcPr>
          <w:p w14:paraId="767FF91B" w14:textId="77777777" w:rsidR="006E53A3" w:rsidRPr="001E3698" w:rsidRDefault="006E53A3">
            <w:pPr>
              <w:tabs>
                <w:tab w:val="center" w:pos="3577"/>
              </w:tabs>
              <w:jc w:val="both"/>
              <w:rPr>
                <w:rFonts w:ascii="Arial Narrow" w:hAnsi="Arial Narrow" w:cs="Arial"/>
                <w:sz w:val="22"/>
                <w:szCs w:val="22"/>
                <w:lang w:val="es-MX"/>
              </w:rPr>
            </w:pPr>
            <w:r w:rsidRPr="001E3698">
              <w:rPr>
                <w:rFonts w:ascii="Arial Narrow" w:hAnsi="Arial Narrow" w:cs="Arial"/>
                <w:sz w:val="22"/>
                <w:szCs w:val="22"/>
                <w:lang w:val="es-MX"/>
              </w:rPr>
              <w:t xml:space="preserve">Sistema de Incentivos Fiscais </w:t>
            </w:r>
            <w:r w:rsidRPr="006E53A3">
              <w:rPr>
                <w:rFonts w:ascii="Arial Narrow" w:hAnsi="Arial Narrow" w:cs="Arial"/>
                <w:sz w:val="22"/>
                <w:szCs w:val="22"/>
                <w:lang w:val="es-ES"/>
              </w:rPr>
              <w:t>investigação e desenvolvimento</w:t>
            </w:r>
            <w:r w:rsidRPr="001E3698">
              <w:rPr>
                <w:rFonts w:ascii="Arial Narrow" w:hAnsi="Arial Narrow" w:cs="Arial"/>
                <w:sz w:val="22"/>
                <w:szCs w:val="22"/>
                <w:lang w:val="es-MX"/>
              </w:rPr>
              <w:t xml:space="preserve"> Empresarial – SIFIDE</w:t>
            </w:r>
          </w:p>
        </w:tc>
      </w:tr>
      <w:tr w:rsidR="00777699" w:rsidRPr="009F4B48" w14:paraId="3310C688" w14:textId="77777777" w:rsidTr="7B69D6C6">
        <w:trPr>
          <w:trHeight w:val="110"/>
        </w:trPr>
        <w:tc>
          <w:tcPr>
            <w:tcW w:w="1672" w:type="dxa"/>
          </w:tcPr>
          <w:p w14:paraId="4103481E"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Año de Inicio</w:t>
            </w:r>
          </w:p>
        </w:tc>
        <w:tc>
          <w:tcPr>
            <w:tcW w:w="7679" w:type="dxa"/>
            <w:gridSpan w:val="2"/>
          </w:tcPr>
          <w:p w14:paraId="35F27F77"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 xml:space="preserve">Creado el 22 de octubre de 1997, con su última modificación el 31 de marzo de 2020 </w:t>
            </w:r>
          </w:p>
        </w:tc>
      </w:tr>
      <w:tr w:rsidR="00777699" w:rsidRPr="009F4B48" w14:paraId="7A8D26B9" w14:textId="77777777" w:rsidTr="7B69D6C6">
        <w:trPr>
          <w:trHeight w:val="110"/>
        </w:trPr>
        <w:tc>
          <w:tcPr>
            <w:tcW w:w="1672" w:type="dxa"/>
          </w:tcPr>
          <w:p w14:paraId="259D2221"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Entidad Ejecutora</w:t>
            </w:r>
          </w:p>
        </w:tc>
        <w:tc>
          <w:tcPr>
            <w:tcW w:w="7679" w:type="dxa"/>
            <w:gridSpan w:val="2"/>
          </w:tcPr>
          <w:p w14:paraId="183313D9"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Agência Nacional de Inova</w:t>
            </w:r>
            <w:r w:rsidRPr="006E53A3">
              <w:rPr>
                <w:rFonts w:ascii="Arial Narrow" w:hAnsi="Arial Narrow" w:cs="Arial"/>
                <w:sz w:val="22"/>
                <w:szCs w:val="22"/>
                <w:lang w:val="es-ES"/>
              </w:rPr>
              <w:t>ção – ANI</w:t>
            </w:r>
          </w:p>
        </w:tc>
      </w:tr>
      <w:tr w:rsidR="00121300" w:rsidRPr="001E3698" w14:paraId="6CFD5A9D" w14:textId="77777777" w:rsidTr="7B69D6C6">
        <w:trPr>
          <w:trHeight w:val="54"/>
        </w:trPr>
        <w:tc>
          <w:tcPr>
            <w:tcW w:w="1672" w:type="dxa"/>
            <w:vMerge w:val="restart"/>
            <w:vAlign w:val="center"/>
          </w:tcPr>
          <w:p w14:paraId="14137E92"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Tipo de Incentivo</w:t>
            </w:r>
          </w:p>
        </w:tc>
        <w:tc>
          <w:tcPr>
            <w:tcW w:w="4879" w:type="dxa"/>
          </w:tcPr>
          <w:p w14:paraId="4AEB6827"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Crédito Fiscal</w:t>
            </w:r>
          </w:p>
        </w:tc>
        <w:tc>
          <w:tcPr>
            <w:tcW w:w="2800" w:type="dxa"/>
          </w:tcPr>
          <w:p w14:paraId="44077416" w14:textId="77777777" w:rsidR="006E53A3" w:rsidRPr="001E3698" w:rsidRDefault="006E53A3">
            <w:pPr>
              <w:jc w:val="both"/>
              <w:rPr>
                <w:rFonts w:ascii="Arial Narrow" w:hAnsi="Arial Narrow" w:cs="Arial"/>
                <w:sz w:val="22"/>
                <w:szCs w:val="22"/>
                <w:lang w:val="es-MX"/>
              </w:rPr>
            </w:pPr>
          </w:p>
        </w:tc>
      </w:tr>
      <w:tr w:rsidR="00121300" w:rsidRPr="001E3698" w14:paraId="6DAEBB3F" w14:textId="77777777" w:rsidTr="7B69D6C6">
        <w:trPr>
          <w:trHeight w:val="31"/>
        </w:trPr>
        <w:tc>
          <w:tcPr>
            <w:tcW w:w="1672" w:type="dxa"/>
            <w:vMerge/>
          </w:tcPr>
          <w:p w14:paraId="4E8A2515" w14:textId="77777777" w:rsidR="006E53A3" w:rsidRPr="001E3698" w:rsidRDefault="006E53A3">
            <w:pPr>
              <w:jc w:val="both"/>
              <w:rPr>
                <w:rFonts w:ascii="Arial Narrow" w:hAnsi="Arial Narrow" w:cs="Arial"/>
                <w:b/>
                <w:bCs/>
                <w:sz w:val="22"/>
                <w:szCs w:val="22"/>
                <w:lang w:val="es-MX"/>
              </w:rPr>
            </w:pPr>
          </w:p>
        </w:tc>
        <w:tc>
          <w:tcPr>
            <w:tcW w:w="4879" w:type="dxa"/>
          </w:tcPr>
          <w:p w14:paraId="24BD6D9F"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Descuento Tributario</w:t>
            </w:r>
          </w:p>
        </w:tc>
        <w:tc>
          <w:tcPr>
            <w:tcW w:w="2800" w:type="dxa"/>
          </w:tcPr>
          <w:p w14:paraId="1223422F" w14:textId="77777777" w:rsidR="006E53A3" w:rsidRPr="001E3698" w:rsidRDefault="006E53A3">
            <w:pPr>
              <w:jc w:val="both"/>
              <w:rPr>
                <w:rFonts w:ascii="Arial Narrow" w:hAnsi="Arial Narrow" w:cs="Arial"/>
                <w:sz w:val="22"/>
                <w:szCs w:val="22"/>
                <w:lang w:val="es-MX"/>
              </w:rPr>
            </w:pPr>
          </w:p>
        </w:tc>
      </w:tr>
      <w:tr w:rsidR="00121300" w:rsidRPr="001E3698" w14:paraId="76F7FE18" w14:textId="77777777" w:rsidTr="7B69D6C6">
        <w:trPr>
          <w:trHeight w:val="31"/>
        </w:trPr>
        <w:tc>
          <w:tcPr>
            <w:tcW w:w="1672" w:type="dxa"/>
            <w:vMerge/>
          </w:tcPr>
          <w:p w14:paraId="6352463D" w14:textId="77777777" w:rsidR="006E53A3" w:rsidRPr="001E3698" w:rsidRDefault="006E53A3">
            <w:pPr>
              <w:jc w:val="both"/>
              <w:rPr>
                <w:rFonts w:ascii="Arial Narrow" w:hAnsi="Arial Narrow" w:cs="Arial"/>
                <w:b/>
                <w:bCs/>
                <w:sz w:val="22"/>
                <w:szCs w:val="22"/>
                <w:lang w:val="es-MX"/>
              </w:rPr>
            </w:pPr>
          </w:p>
        </w:tc>
        <w:tc>
          <w:tcPr>
            <w:tcW w:w="4879" w:type="dxa"/>
          </w:tcPr>
          <w:p w14:paraId="665D70A5" w14:textId="77777777" w:rsidR="006E53A3" w:rsidRPr="001E3698" w:rsidRDefault="7B69D6C6">
            <w:pPr>
              <w:jc w:val="both"/>
              <w:rPr>
                <w:rFonts w:ascii="Arial Narrow" w:hAnsi="Arial Narrow" w:cs="Arial"/>
                <w:sz w:val="22"/>
                <w:szCs w:val="22"/>
                <w:lang w:val="es-MX"/>
              </w:rPr>
            </w:pPr>
            <w:commentRangeStart w:id="1654"/>
            <w:r w:rsidRPr="7B69D6C6">
              <w:rPr>
                <w:rFonts w:ascii="Arial Narrow" w:hAnsi="Arial Narrow" w:cs="Arial"/>
                <w:sz w:val="22"/>
                <w:szCs w:val="22"/>
                <w:lang w:val="es-MX"/>
              </w:rPr>
              <w:t xml:space="preserve">Deducción </w:t>
            </w:r>
          </w:p>
        </w:tc>
        <w:tc>
          <w:tcPr>
            <w:tcW w:w="2800" w:type="dxa"/>
          </w:tcPr>
          <w:p w14:paraId="29B745A8" w14:textId="5CB15A26" w:rsidR="006E53A3" w:rsidRPr="001E3698" w:rsidRDefault="7B69D6C6">
            <w:pPr>
              <w:jc w:val="both"/>
              <w:rPr>
                <w:rFonts w:ascii="Arial Narrow" w:hAnsi="Arial Narrow" w:cs="Arial"/>
                <w:sz w:val="22"/>
                <w:szCs w:val="22"/>
                <w:lang w:val="es-MX"/>
              </w:rPr>
            </w:pPr>
            <w:r w:rsidRPr="7B69D6C6">
              <w:rPr>
                <w:rFonts w:ascii="Arial Narrow" w:hAnsi="Arial Narrow" w:cs="Arial"/>
                <w:sz w:val="22"/>
                <w:szCs w:val="22"/>
                <w:lang w:val="es-MX"/>
              </w:rPr>
              <w:t>X</w:t>
            </w:r>
            <w:commentRangeEnd w:id="1654"/>
            <w:r w:rsidR="006E53A3" w:rsidRPr="001E3698">
              <w:rPr>
                <w:rStyle w:val="CommentReference"/>
                <w:rFonts w:ascii="Arial Narrow" w:hAnsi="Arial Narrow" w:cs="Arial"/>
                <w:sz w:val="22"/>
                <w:szCs w:val="22"/>
                <w:lang w:val="es-MX"/>
              </w:rPr>
              <w:commentReference w:id="1654"/>
            </w:r>
          </w:p>
        </w:tc>
      </w:tr>
      <w:tr w:rsidR="00121300" w:rsidRPr="009F4B48" w14:paraId="7DB91DD2" w14:textId="77777777" w:rsidTr="7B69D6C6">
        <w:trPr>
          <w:trHeight w:val="31"/>
        </w:trPr>
        <w:tc>
          <w:tcPr>
            <w:tcW w:w="1672" w:type="dxa"/>
            <w:vMerge/>
          </w:tcPr>
          <w:p w14:paraId="22DBC42C" w14:textId="77777777" w:rsidR="006E53A3" w:rsidRPr="001E3698" w:rsidRDefault="006E53A3">
            <w:pPr>
              <w:jc w:val="both"/>
              <w:rPr>
                <w:rFonts w:ascii="Arial Narrow" w:hAnsi="Arial Narrow" w:cs="Arial"/>
                <w:b/>
                <w:bCs/>
                <w:sz w:val="22"/>
                <w:szCs w:val="22"/>
                <w:lang w:val="es-MX"/>
              </w:rPr>
            </w:pPr>
          </w:p>
        </w:tc>
        <w:tc>
          <w:tcPr>
            <w:tcW w:w="4879" w:type="dxa"/>
          </w:tcPr>
          <w:p w14:paraId="6401A393"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Aceleración de depreciación de activos</w:t>
            </w:r>
          </w:p>
        </w:tc>
        <w:tc>
          <w:tcPr>
            <w:tcW w:w="2800" w:type="dxa"/>
          </w:tcPr>
          <w:p w14:paraId="2DED2535" w14:textId="77777777" w:rsidR="006E53A3" w:rsidRPr="001E3698" w:rsidRDefault="006E53A3">
            <w:pPr>
              <w:jc w:val="both"/>
              <w:rPr>
                <w:rFonts w:ascii="Arial Narrow" w:hAnsi="Arial Narrow" w:cs="Arial"/>
                <w:sz w:val="22"/>
                <w:szCs w:val="22"/>
                <w:lang w:val="es-MX"/>
              </w:rPr>
            </w:pPr>
          </w:p>
        </w:tc>
      </w:tr>
      <w:tr w:rsidR="00121300" w:rsidRPr="009F4B48" w14:paraId="24E82538" w14:textId="77777777" w:rsidTr="7B69D6C6">
        <w:trPr>
          <w:trHeight w:val="31"/>
        </w:trPr>
        <w:tc>
          <w:tcPr>
            <w:tcW w:w="1672" w:type="dxa"/>
            <w:vMerge/>
          </w:tcPr>
          <w:p w14:paraId="41B9EAA3" w14:textId="77777777" w:rsidR="006E53A3" w:rsidRPr="001E3698" w:rsidRDefault="006E53A3">
            <w:pPr>
              <w:jc w:val="both"/>
              <w:rPr>
                <w:rFonts w:ascii="Arial Narrow" w:hAnsi="Arial Narrow" w:cs="Arial"/>
                <w:b/>
                <w:bCs/>
                <w:sz w:val="22"/>
                <w:szCs w:val="22"/>
                <w:lang w:val="es-MX"/>
              </w:rPr>
            </w:pPr>
          </w:p>
        </w:tc>
        <w:tc>
          <w:tcPr>
            <w:tcW w:w="4879" w:type="dxa"/>
          </w:tcPr>
          <w:p w14:paraId="146B57E5" w14:textId="77777777" w:rsidR="006E53A3" w:rsidRPr="001E3698" w:rsidRDefault="006E53A3">
            <w:pPr>
              <w:jc w:val="both"/>
              <w:rPr>
                <w:rFonts w:ascii="Arial Narrow" w:hAnsi="Arial Narrow" w:cs="Arial"/>
                <w:sz w:val="22"/>
                <w:szCs w:val="22"/>
                <w:lang w:val="es-MX"/>
              </w:rPr>
            </w:pPr>
            <w:r w:rsidRPr="001E3698">
              <w:rPr>
                <w:rFonts w:ascii="Arial Narrow" w:hAnsi="Arial Narrow" w:cs="Arial"/>
                <w:sz w:val="22"/>
                <w:szCs w:val="22"/>
                <w:lang w:val="es-MX"/>
              </w:rPr>
              <w:t>Tasas de impuestos preferenciales/reducidas</w:t>
            </w:r>
          </w:p>
        </w:tc>
        <w:tc>
          <w:tcPr>
            <w:tcW w:w="2800" w:type="dxa"/>
          </w:tcPr>
          <w:p w14:paraId="75179626" w14:textId="77777777" w:rsidR="006E53A3" w:rsidRPr="001E3698" w:rsidRDefault="006E53A3">
            <w:pPr>
              <w:jc w:val="both"/>
              <w:rPr>
                <w:rFonts w:ascii="Arial Narrow" w:hAnsi="Arial Narrow" w:cs="Arial"/>
                <w:sz w:val="22"/>
                <w:szCs w:val="22"/>
                <w:lang w:val="es-MX"/>
              </w:rPr>
            </w:pPr>
          </w:p>
        </w:tc>
      </w:tr>
      <w:tr w:rsidR="00777699" w:rsidRPr="001E3698" w14:paraId="31370855" w14:textId="77777777" w:rsidTr="7B69D6C6">
        <w:trPr>
          <w:trHeight w:val="54"/>
        </w:trPr>
        <w:tc>
          <w:tcPr>
            <w:tcW w:w="1672" w:type="dxa"/>
          </w:tcPr>
          <w:p w14:paraId="78E8A118" w14:textId="77777777" w:rsidR="006E53A3" w:rsidRPr="001E3698" w:rsidRDefault="006E53A3">
            <w:pPr>
              <w:jc w:val="both"/>
              <w:rPr>
                <w:rFonts w:ascii="Arial Narrow" w:hAnsi="Arial Narrow" w:cs="Arial"/>
                <w:b/>
                <w:bCs/>
                <w:sz w:val="22"/>
                <w:szCs w:val="22"/>
                <w:lang w:val="es-MX"/>
              </w:rPr>
            </w:pPr>
            <w:r w:rsidRPr="001E3698">
              <w:rPr>
                <w:rFonts w:ascii="Arial Narrow" w:hAnsi="Arial Narrow" w:cs="Arial"/>
                <w:b/>
                <w:bCs/>
                <w:sz w:val="22"/>
                <w:szCs w:val="22"/>
                <w:lang w:val="es-MX"/>
              </w:rPr>
              <w:t>Marco Legal</w:t>
            </w:r>
          </w:p>
        </w:tc>
        <w:tc>
          <w:tcPr>
            <w:tcW w:w="7679" w:type="dxa"/>
            <w:gridSpan w:val="2"/>
          </w:tcPr>
          <w:p w14:paraId="0F790810" w14:textId="77777777" w:rsidR="006E53A3" w:rsidRPr="001E3698" w:rsidRDefault="006E53A3">
            <w:pPr>
              <w:jc w:val="both"/>
              <w:rPr>
                <w:rFonts w:ascii="Arial Narrow" w:hAnsi="Arial Narrow" w:cs="Arial"/>
                <w:sz w:val="22"/>
                <w:szCs w:val="22"/>
                <w:lang w:val="es-MX"/>
              </w:rPr>
            </w:pPr>
          </w:p>
        </w:tc>
      </w:tr>
    </w:tbl>
    <w:p w14:paraId="27477966" w14:textId="77777777" w:rsidR="006E53A3" w:rsidRPr="00830BE8" w:rsidRDefault="006E53A3" w:rsidP="006E53A3">
      <w:pPr>
        <w:jc w:val="both"/>
        <w:rPr>
          <w:rFonts w:ascii="Arial Narrow" w:hAnsi="Arial Narrow"/>
          <w:sz w:val="22"/>
          <w:szCs w:val="22"/>
          <w:lang w:val="es-CO"/>
        </w:rPr>
      </w:pPr>
    </w:p>
    <w:p w14:paraId="7C0913B2" w14:textId="77777777" w:rsidR="006E53A3" w:rsidRPr="00012D3F" w:rsidRDefault="7B69D6C6" w:rsidP="006E53A3">
      <w:pPr>
        <w:jc w:val="both"/>
        <w:rPr>
          <w:ins w:id="1655" w:author="Usuario invitado" w:date="2026-05-26T19:18:00Z" w16du:dateUtc="2026-05-26T19:18:23Z"/>
          <w:lang w:val="es-ES"/>
          <w:rPrChange w:id="1656" w:author="Gonzalo Castellanos" w:date="2026-05-29T12:04:00Z" w16du:dateUtc="2026-05-29T16:04:00Z">
            <w:rPr>
              <w:ins w:id="1657" w:author="Usuario invitado" w:date="2026-05-26T19:18:00Z" w16du:dateUtc="2026-05-26T19:18:23Z"/>
            </w:rPr>
          </w:rPrChange>
        </w:rPr>
      </w:pPr>
      <w:r w:rsidRPr="7B69D6C6">
        <w:rPr>
          <w:rFonts w:ascii="Arial Narrow" w:hAnsi="Arial Narrow"/>
          <w:b/>
          <w:bCs/>
          <w:sz w:val="22"/>
          <w:szCs w:val="22"/>
          <w:lang w:val="es-CO"/>
        </w:rPr>
        <w:t>2. Diseño y alcance del incentivo tributario a la I+D+i</w:t>
      </w:r>
    </w:p>
    <w:p w14:paraId="06C79A4A" w14:textId="534C2C2D" w:rsidR="7B69D6C6" w:rsidRDefault="7B69D6C6" w:rsidP="7B69D6C6">
      <w:pPr>
        <w:jc w:val="both"/>
        <w:rPr>
          <w:rFonts w:ascii="Arial Narrow" w:hAnsi="Arial Narrow"/>
          <w:b/>
          <w:bCs/>
          <w:sz w:val="22"/>
          <w:szCs w:val="22"/>
          <w:lang w:val="es-CO"/>
        </w:rPr>
      </w:pPr>
    </w:p>
    <w:p w14:paraId="0345851C" w14:textId="77777777" w:rsidR="006E53A3" w:rsidRPr="00012D3F" w:rsidRDefault="006E53A3" w:rsidP="006E53A3">
      <w:pPr>
        <w:jc w:val="both"/>
        <w:rPr>
          <w:lang w:val="es-ES"/>
          <w:rPrChange w:id="1658" w:author="Gonzalo Castellanos" w:date="2026-05-29T12:04:00Z" w16du:dateUtc="2026-05-29T16:04:00Z">
            <w:rPr/>
          </w:rPrChange>
        </w:rPr>
      </w:pPr>
      <w:r w:rsidRPr="0025297B">
        <w:rPr>
          <w:rFonts w:ascii="Arial Narrow" w:hAnsi="Arial Narrow"/>
          <w:sz w:val="22"/>
          <w:szCs w:val="22"/>
          <w:lang w:val="es-CO"/>
        </w:rPr>
        <w:t>El régimen vigente de incentivos fiscales a la investigación y desarrollo en Portugal corresponde al SIFIDE II y opera como una deducción a la cuota del Impuesto sobre la Renta de las Personas Colectivas, IRC, calculada sobre los gastos elegibles en actividades de investigación y desarrollo realizados por las empresas. El objetivo principal del instrumento es apoyar el esfuerzo inversor en I+D del sector empresarial mediante la reducción directa de su carga tributaria, disminuyendo el costo efectivo de estas actividades y reforzando los incentivos económicos para invertir en innovación tecnológica</w:t>
      </w:r>
      <w:r w:rsidRPr="006F2388">
        <w:rPr>
          <w:rFonts w:ascii="Arial Narrow" w:hAnsi="Arial Narrow"/>
          <w:sz w:val="22"/>
          <w:szCs w:val="22"/>
          <w:lang w:val="es-CO"/>
        </w:rPr>
        <w:t xml:space="preserve"> </w:t>
      </w:r>
      <w:sdt>
        <w:sdtPr>
          <w:rPr>
            <w:rFonts w:ascii="Arial Narrow" w:hAnsi="Arial Narrow"/>
            <w:sz w:val="22"/>
            <w:szCs w:val="22"/>
            <w:lang w:val="es-CO"/>
          </w:rPr>
          <w:id w:val="-1490560458"/>
          <w:citation/>
        </w:sdtPr>
        <w:sdtEndPr/>
        <w:sdtContent>
          <w:r w:rsidRPr="006F2388">
            <w:rPr>
              <w:rFonts w:ascii="Arial Narrow" w:hAnsi="Arial Narrow"/>
              <w:sz w:val="22"/>
              <w:szCs w:val="22"/>
              <w:lang w:val="es-CO"/>
            </w:rPr>
            <w:fldChar w:fldCharType="begin"/>
          </w:r>
          <w:r w:rsidRPr="006F2388">
            <w:rPr>
              <w:rFonts w:ascii="Arial Narrow" w:hAnsi="Arial Narrow"/>
              <w:sz w:val="22"/>
              <w:szCs w:val="22"/>
              <w:lang w:val="es-CO"/>
            </w:rPr>
            <w:instrText xml:space="preserve"> CITATION Agê24 \l 1033 </w:instrText>
          </w:r>
          <w:r w:rsidRPr="006F2388">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2024)</w:t>
          </w:r>
          <w:r w:rsidRPr="006F2388">
            <w:rPr>
              <w:rFonts w:ascii="Arial Narrow" w:hAnsi="Arial Narrow"/>
              <w:sz w:val="22"/>
              <w:szCs w:val="22"/>
              <w:lang w:val="es-CO"/>
            </w:rPr>
            <w:fldChar w:fldCharType="end"/>
          </w:r>
        </w:sdtContent>
      </w:sdt>
      <w:r w:rsidRPr="0025297B">
        <w:rPr>
          <w:rFonts w:ascii="Arial Narrow" w:hAnsi="Arial Narrow"/>
          <w:sz w:val="22"/>
          <w:szCs w:val="22"/>
          <w:lang w:val="es-CO"/>
        </w:rPr>
        <w:t>.</w:t>
      </w:r>
    </w:p>
    <w:p w14:paraId="2344B95D" w14:textId="5E88135D" w:rsidR="01FC00B7" w:rsidRDefault="01FC00B7" w:rsidP="01FC00B7">
      <w:pPr>
        <w:jc w:val="both"/>
        <w:rPr>
          <w:rFonts w:ascii="Arial Narrow" w:hAnsi="Arial Narrow"/>
          <w:sz w:val="22"/>
          <w:szCs w:val="22"/>
          <w:lang w:val="es-CO"/>
        </w:rPr>
      </w:pPr>
    </w:p>
    <w:p w14:paraId="1D1036CD" w14:textId="77777777" w:rsidR="006E53A3" w:rsidRPr="00012D3F" w:rsidRDefault="006E53A3" w:rsidP="006E53A3">
      <w:pPr>
        <w:jc w:val="both"/>
        <w:rPr>
          <w:lang w:val="es-ES"/>
          <w:rPrChange w:id="1659" w:author="Gonzalo Castellanos" w:date="2026-05-29T12:04:00Z" w16du:dateUtc="2026-05-29T16:04:00Z">
            <w:rPr/>
          </w:rPrChange>
        </w:rPr>
      </w:pPr>
      <w:r w:rsidRPr="0025297B">
        <w:rPr>
          <w:rFonts w:ascii="Arial Narrow" w:hAnsi="Arial Narrow"/>
          <w:sz w:val="22"/>
          <w:szCs w:val="22"/>
          <w:lang w:val="es-CO"/>
        </w:rPr>
        <w:t>Los beneficiarios del incentivo son los sujetos pasivos del IRC residentes en territorio portugués que ejerzan actividades de naturaleza agrícola, industrial, comercial o de servicios, así como los sujetos no residentes con establecimiento permanente en el país. El acceso está condicionado a que el lucro tributable no sea determinado por métodos indirectos y a que las empresas mantengan su situación fiscal y contributiva regularizada, lo que introduce un umbral mínimo de formalidad y cumplimiento como condición de elegibilidad</w:t>
      </w:r>
      <w:r>
        <w:rPr>
          <w:rFonts w:ascii="Arial Narrow" w:hAnsi="Arial Narrow"/>
          <w:sz w:val="22"/>
          <w:szCs w:val="22"/>
          <w:lang w:val="es-CO"/>
        </w:rPr>
        <w:t xml:space="preserve"> (</w:t>
      </w:r>
      <w:sdt>
        <w:sdtPr>
          <w:rPr>
            <w:rFonts w:ascii="Arial Narrow" w:hAnsi="Arial Narrow"/>
            <w:sz w:val="22"/>
            <w:szCs w:val="22"/>
            <w:lang w:val="es-CO"/>
          </w:rPr>
          <w:id w:val="1824159385"/>
          <w:citation/>
        </w:sdtPr>
        <w:sdtEndPr/>
        <w:sdtContent>
          <w:r>
            <w:rPr>
              <w:rFonts w:ascii="Arial Narrow" w:hAnsi="Arial Narrow"/>
              <w:sz w:val="22"/>
              <w:szCs w:val="22"/>
              <w:lang w:val="es-CO"/>
            </w:rPr>
            <w:fldChar w:fldCharType="begin"/>
          </w:r>
          <w:r w:rsidRPr="00A30345">
            <w:rPr>
              <w:rFonts w:ascii="Arial Narrow" w:hAnsi="Arial Narrow"/>
              <w:sz w:val="22"/>
              <w:szCs w:val="22"/>
              <w:lang w:val="es-CO"/>
            </w:rPr>
            <w:instrText xml:space="preserve"> CITATION Agê25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BF7831">
            <w:rPr>
              <w:rFonts w:ascii="Arial Narrow" w:hAnsi="Arial Narrow"/>
              <w:noProof/>
              <w:sz w:val="22"/>
              <w:szCs w:val="22"/>
              <w:lang w:val="es-CO"/>
            </w:rPr>
            <w:t>(Agência Nacional de Inovação, 2025)</w:t>
          </w:r>
          <w:r>
            <w:rPr>
              <w:rFonts w:ascii="Arial Narrow" w:hAnsi="Arial Narrow"/>
              <w:sz w:val="22"/>
              <w:szCs w:val="22"/>
              <w:lang w:val="es-CO"/>
            </w:rPr>
            <w:fldChar w:fldCharType="end"/>
          </w:r>
        </w:sdtContent>
      </w:sdt>
      <w:r>
        <w:rPr>
          <w:rFonts w:ascii="Arial Narrow" w:hAnsi="Arial Narrow"/>
          <w:sz w:val="22"/>
          <w:szCs w:val="22"/>
          <w:lang w:val="es-CO"/>
        </w:rPr>
        <w:t xml:space="preserve">, </w:t>
      </w:r>
      <w:sdt>
        <w:sdtPr>
          <w:rPr>
            <w:rFonts w:ascii="Arial Narrow" w:hAnsi="Arial Narrow"/>
            <w:sz w:val="22"/>
            <w:szCs w:val="22"/>
            <w:lang w:val="es-CO"/>
          </w:rPr>
          <w:id w:val="890002212"/>
          <w:citation/>
        </w:sdtPr>
        <w:sdtEndPr/>
        <w:sdtContent>
          <w:r>
            <w:rPr>
              <w:rFonts w:ascii="Arial Narrow" w:hAnsi="Arial Narrow"/>
              <w:sz w:val="22"/>
              <w:szCs w:val="22"/>
              <w:lang w:val="es-CO"/>
            </w:rPr>
            <w:fldChar w:fldCharType="begin"/>
          </w:r>
          <w:r w:rsidRPr="007453EB">
            <w:rPr>
              <w:rFonts w:ascii="Arial Narrow" w:hAnsi="Arial Narrow"/>
              <w:sz w:val="22"/>
              <w:szCs w:val="22"/>
              <w:lang w:val="es-CO"/>
            </w:rPr>
            <w:instrText xml:space="preserve"> CITATION Agê23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2023)</w:t>
          </w:r>
          <w:r>
            <w:rPr>
              <w:rFonts w:ascii="Arial Narrow" w:hAnsi="Arial Narrow"/>
              <w:sz w:val="22"/>
              <w:szCs w:val="22"/>
              <w:lang w:val="es-CO"/>
            </w:rPr>
            <w:fldChar w:fldCharType="end"/>
          </w:r>
        </w:sdtContent>
      </w:sdt>
      <w:r>
        <w:rPr>
          <w:rFonts w:ascii="Arial Narrow" w:hAnsi="Arial Narrow"/>
          <w:sz w:val="22"/>
          <w:szCs w:val="22"/>
          <w:lang w:val="es-CO"/>
        </w:rPr>
        <w:t>).</w:t>
      </w:r>
    </w:p>
    <w:p w14:paraId="311D9866" w14:textId="499E2437" w:rsidR="01FC00B7" w:rsidRDefault="01FC00B7" w:rsidP="01FC00B7">
      <w:pPr>
        <w:jc w:val="both"/>
        <w:rPr>
          <w:rFonts w:ascii="Arial Narrow" w:hAnsi="Arial Narrow"/>
          <w:sz w:val="22"/>
          <w:szCs w:val="22"/>
          <w:lang w:val="es-CO"/>
        </w:rPr>
      </w:pPr>
    </w:p>
    <w:p w14:paraId="12130FB9" w14:textId="77777777" w:rsidR="006E53A3" w:rsidRPr="00012D3F" w:rsidRDefault="006E53A3" w:rsidP="006E53A3">
      <w:pPr>
        <w:jc w:val="both"/>
        <w:rPr>
          <w:lang w:val="es-ES"/>
          <w:rPrChange w:id="1660" w:author="Gonzalo Castellanos" w:date="2026-05-29T12:04:00Z" w16du:dateUtc="2026-05-29T16:04:00Z">
            <w:rPr/>
          </w:rPrChange>
        </w:rPr>
      </w:pPr>
      <w:r w:rsidRPr="0025297B">
        <w:rPr>
          <w:rFonts w:ascii="Arial Narrow" w:hAnsi="Arial Narrow"/>
          <w:sz w:val="22"/>
          <w:szCs w:val="22"/>
          <w:lang w:val="es-CO"/>
        </w:rPr>
        <w:t>Las actividades elegibles se definen con base en criterios técnicos alineados con el Manual de Frascati e incluyen actividades de investigación básica o aplicada orientadas a la adquisición de nuevos conocimientos, así como actividades de desarrollo experimental dirigidas a la mejora sustancial de materias primas, productos o procesos de fabricación</w:t>
      </w:r>
      <w:r>
        <w:rPr>
          <w:rFonts w:ascii="Arial Narrow" w:hAnsi="Arial Narrow"/>
          <w:sz w:val="22"/>
          <w:szCs w:val="22"/>
          <w:lang w:val="es-CO"/>
        </w:rPr>
        <w:t xml:space="preserve"> </w:t>
      </w:r>
      <w:sdt>
        <w:sdtPr>
          <w:rPr>
            <w:rFonts w:ascii="Arial Narrow" w:hAnsi="Arial Narrow"/>
            <w:sz w:val="22"/>
            <w:szCs w:val="22"/>
            <w:lang w:val="es-CO"/>
          </w:rPr>
          <w:id w:val="2060521880"/>
          <w:citation/>
        </w:sdtPr>
        <w:sdtEndPr/>
        <w:sdtContent>
          <w:r>
            <w:rPr>
              <w:rFonts w:ascii="Arial Narrow" w:hAnsi="Arial Narrow"/>
              <w:sz w:val="22"/>
              <w:szCs w:val="22"/>
              <w:lang w:val="es-CO"/>
            </w:rPr>
            <w:fldChar w:fldCharType="begin"/>
          </w:r>
          <w:r w:rsidRPr="00C56AE5">
            <w:rPr>
              <w:rFonts w:ascii="Arial Narrow" w:hAnsi="Arial Narrow"/>
              <w:sz w:val="22"/>
              <w:szCs w:val="22"/>
              <w:lang w:val="es-CO"/>
            </w:rPr>
            <w:instrText xml:space="preserve"> CITATION Agê23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2023)</w:t>
          </w:r>
          <w:r>
            <w:rPr>
              <w:rFonts w:ascii="Arial Narrow" w:hAnsi="Arial Narrow"/>
              <w:sz w:val="22"/>
              <w:szCs w:val="22"/>
              <w:lang w:val="es-CO"/>
            </w:rPr>
            <w:fldChar w:fldCharType="end"/>
          </w:r>
        </w:sdtContent>
      </w:sdt>
      <w:r w:rsidRPr="0025297B">
        <w:rPr>
          <w:rFonts w:ascii="Arial Narrow" w:hAnsi="Arial Narrow"/>
          <w:sz w:val="22"/>
          <w:szCs w:val="22"/>
          <w:lang w:val="es-CO"/>
        </w:rPr>
        <w:t>. En contraste, se excluyen explícitamente las actividades rutinarias de ingeniería, el diseño industrial estándar, los estudios de mercado y el mantenimiento de software que no implique un avance científico o tecnológico verificable. Esta delimitación busca asegurar que el beneficio se concentre en actividades con contenido efectivo de I+D y reducir riesgos de uso no alineado con los objetivos del instrumento</w:t>
      </w:r>
      <w:r>
        <w:rPr>
          <w:rFonts w:ascii="Arial Narrow" w:hAnsi="Arial Narrow"/>
          <w:sz w:val="22"/>
          <w:szCs w:val="22"/>
          <w:lang w:val="es-CO"/>
        </w:rPr>
        <w:t xml:space="preserve"> </w:t>
      </w:r>
      <w:sdt>
        <w:sdtPr>
          <w:rPr>
            <w:rFonts w:ascii="Arial Narrow" w:hAnsi="Arial Narrow"/>
            <w:sz w:val="22"/>
            <w:szCs w:val="22"/>
            <w:lang w:val="es-CO"/>
          </w:rPr>
          <w:id w:val="-1756972163"/>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Par241 \t  \l 1033 </w:instrText>
          </w:r>
          <w:r>
            <w:rPr>
              <w:rFonts w:ascii="Arial Narrow" w:hAnsi="Arial Narrow"/>
              <w:sz w:val="22"/>
              <w:szCs w:val="22"/>
              <w:lang w:val="es-CO"/>
            </w:rPr>
            <w:fldChar w:fldCharType="separate"/>
          </w:r>
          <w:r w:rsidRPr="00BF7831">
            <w:rPr>
              <w:rFonts w:ascii="Arial Narrow" w:hAnsi="Arial Narrow"/>
              <w:noProof/>
              <w:sz w:val="22"/>
              <w:szCs w:val="22"/>
              <w:lang w:val="es-CO"/>
            </w:rPr>
            <w:t>(Paredes &amp; Damásio, 2024)</w:t>
          </w:r>
          <w:r>
            <w:rPr>
              <w:rFonts w:ascii="Arial Narrow" w:hAnsi="Arial Narrow"/>
              <w:sz w:val="22"/>
              <w:szCs w:val="22"/>
              <w:lang w:val="es-CO"/>
            </w:rPr>
            <w:fldChar w:fldCharType="end"/>
          </w:r>
        </w:sdtContent>
      </w:sdt>
      <w:r w:rsidRPr="0025297B">
        <w:rPr>
          <w:rFonts w:ascii="Arial Narrow" w:hAnsi="Arial Narrow"/>
          <w:sz w:val="22"/>
          <w:szCs w:val="22"/>
          <w:lang w:val="es-CO"/>
        </w:rPr>
        <w:t>.</w:t>
      </w:r>
      <w:r>
        <w:rPr>
          <w:rFonts w:ascii="Arial Narrow" w:hAnsi="Arial Narrow"/>
          <w:sz w:val="22"/>
          <w:szCs w:val="22"/>
          <w:lang w:val="es-CO"/>
        </w:rPr>
        <w:t xml:space="preserve"> </w:t>
      </w:r>
    </w:p>
    <w:p w14:paraId="766CF732" w14:textId="6ACCF5D9" w:rsidR="01FC00B7" w:rsidRDefault="01FC00B7" w:rsidP="01FC00B7">
      <w:pPr>
        <w:jc w:val="both"/>
        <w:rPr>
          <w:rFonts w:ascii="Arial Narrow" w:hAnsi="Arial Narrow"/>
          <w:sz w:val="22"/>
          <w:szCs w:val="22"/>
          <w:lang w:val="es-CO"/>
        </w:rPr>
      </w:pPr>
    </w:p>
    <w:p w14:paraId="004EEE00" w14:textId="77777777" w:rsidR="006E53A3" w:rsidRPr="0025297B" w:rsidRDefault="006E53A3" w:rsidP="006E53A3">
      <w:pPr>
        <w:jc w:val="both"/>
        <w:rPr>
          <w:rFonts w:ascii="Arial Narrow" w:hAnsi="Arial Narrow"/>
          <w:sz w:val="22"/>
          <w:szCs w:val="22"/>
          <w:lang w:val="es-CO"/>
        </w:rPr>
      </w:pPr>
      <w:r w:rsidRPr="0025297B">
        <w:rPr>
          <w:rFonts w:ascii="Arial Narrow" w:hAnsi="Arial Narrow"/>
          <w:sz w:val="22"/>
          <w:szCs w:val="22"/>
          <w:lang w:val="es-CO"/>
        </w:rPr>
        <w:t>La estructura del beneficio tributario es de naturaleza híbrida y combina un componente base con un componente incremental. El régimen contempla una tasa base de deducción del 32,5% de los gastos elegibles realizados en el ejercicio fiscal, a la que se adiciona una tasa incremental del 50% aplicada sobre el aumento de los gastos en I+D respecto de la media de los dos ejercicios anteriores, con un límite máximo anual de 1,5 millones de euros. Para las pequeñas y medianas empresas con menos de dos años de actividad, que no pueden beneficiarse del componente incremental, se establece una tasa base mayorada del 47,5%, introduciendo un tratamiento diferencial orientado a empresas jóvenes</w:t>
      </w:r>
      <w:r>
        <w:rPr>
          <w:rFonts w:ascii="Arial Narrow" w:hAnsi="Arial Narrow"/>
          <w:sz w:val="22"/>
          <w:szCs w:val="22"/>
          <w:lang w:val="es-CO"/>
        </w:rPr>
        <w:t xml:space="preserve"> </w:t>
      </w:r>
      <w:sdt>
        <w:sdtPr>
          <w:rPr>
            <w:rFonts w:ascii="Arial Narrow" w:hAnsi="Arial Narrow"/>
            <w:sz w:val="22"/>
            <w:szCs w:val="22"/>
            <w:lang w:val="es-CO"/>
          </w:rPr>
          <w:id w:val="463469776"/>
          <w:citation/>
        </w:sdtPr>
        <w:sdtEndPr/>
        <w:sdtContent>
          <w:r>
            <w:rPr>
              <w:rFonts w:ascii="Arial Narrow" w:hAnsi="Arial Narrow"/>
              <w:sz w:val="22"/>
              <w:szCs w:val="22"/>
              <w:lang w:val="es-CO"/>
            </w:rPr>
            <w:fldChar w:fldCharType="begin"/>
          </w:r>
          <w:r w:rsidRPr="009A334F">
            <w:rPr>
              <w:rFonts w:ascii="Arial Narrow" w:hAnsi="Arial Narrow"/>
              <w:sz w:val="22"/>
              <w:szCs w:val="22"/>
              <w:lang w:val="es-CO"/>
            </w:rPr>
            <w:instrText xml:space="preserve"> CITATION Bes211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(Bessone, Martins, &amp; Nogueira, 2021)</w:t>
          </w:r>
          <w:r>
            <w:rPr>
              <w:rFonts w:ascii="Arial Narrow" w:hAnsi="Arial Narrow"/>
              <w:sz w:val="22"/>
              <w:szCs w:val="22"/>
              <w:lang w:val="es-CO"/>
            </w:rPr>
            <w:fldChar w:fldCharType="end"/>
          </w:r>
        </w:sdtContent>
      </w:sdt>
      <w:sdt>
        <w:sdtPr>
          <w:rPr>
            <w:rFonts w:ascii="Arial Narrow" w:hAnsi="Arial Narrow"/>
            <w:sz w:val="22"/>
            <w:szCs w:val="22"/>
            <w:lang w:val="es-CO"/>
          </w:rPr>
          <w:id w:val="1613856373"/>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Par251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BF7831">
            <w:rPr>
              <w:rFonts w:ascii="Arial Narrow" w:hAnsi="Arial Narrow"/>
              <w:noProof/>
              <w:sz w:val="22"/>
              <w:szCs w:val="22"/>
              <w:lang w:val="es-CO"/>
            </w:rPr>
            <w:t>(Paredes, Vasconcelos, &amp; Damásio, 2025)</w:t>
          </w:r>
          <w:r>
            <w:rPr>
              <w:rFonts w:ascii="Arial Narrow" w:hAnsi="Arial Narrow"/>
              <w:sz w:val="22"/>
              <w:szCs w:val="22"/>
              <w:lang w:val="es-CO"/>
            </w:rPr>
            <w:fldChar w:fldCharType="end"/>
          </w:r>
        </w:sdtContent>
      </w:sdt>
      <w:r w:rsidRPr="0025297B">
        <w:rPr>
          <w:rFonts w:ascii="Arial Narrow" w:hAnsi="Arial Narrow"/>
          <w:sz w:val="22"/>
          <w:szCs w:val="22"/>
          <w:lang w:val="es-CO"/>
        </w:rPr>
        <w:t>.</w:t>
      </w:r>
      <w:r>
        <w:rPr>
          <w:rFonts w:ascii="Arial Narrow" w:hAnsi="Arial Narrow"/>
          <w:sz w:val="22"/>
          <w:szCs w:val="22"/>
          <w:lang w:val="es-CO"/>
        </w:rPr>
        <w:t xml:space="preserve"> </w:t>
      </w:r>
    </w:p>
    <w:p w14:paraId="6F0D158B" w14:textId="77777777" w:rsidR="006E53A3" w:rsidRPr="00012D3F" w:rsidRDefault="006E53A3" w:rsidP="006E53A3">
      <w:pPr>
        <w:jc w:val="both"/>
        <w:rPr>
          <w:lang w:val="es-ES"/>
          <w:rPrChange w:id="1661" w:author="Gonzalo Castellanos" w:date="2026-05-29T12:04:00Z" w16du:dateUtc="2026-05-29T16:04:00Z">
            <w:rPr/>
          </w:rPrChange>
        </w:rPr>
      </w:pPr>
      <w:r w:rsidRPr="0025297B">
        <w:rPr>
          <w:rFonts w:ascii="Arial Narrow" w:hAnsi="Arial Narrow"/>
          <w:sz w:val="22"/>
          <w:szCs w:val="22"/>
          <w:lang w:val="es-CO"/>
        </w:rPr>
        <w:t>Los gastos cubiertos por el incentivo comprenden una canasta amplia de erogaciones directamente asociadas a la ejecución de actividades de I+D. Entre ellas se incluyen la adquisición de activos fijos tangibles necesarios para los proyectos, excluyendo edificios y terrenos; los gastos de personal con cualificaciones mínimas de nivel 4; la contratación de actividades de investigación y desarrollo con entidades reconocidas; los costos de registro y mantenimiento de patentes; y la realización de auditorías externas de I+D. Adicionalmente, el diseño incorpora bonificaciones específicas, como la consideración de los gastos asociados a personal con grado de doctor al 120% o el reconocimiento de proyectos de concepción ecológica al 110%, reforzando determinadas prioridades estratégicas sin alterar el carácter general y transversal del régimen</w:t>
      </w:r>
      <w:r>
        <w:rPr>
          <w:rFonts w:ascii="Arial Narrow" w:hAnsi="Arial Narrow"/>
          <w:sz w:val="22"/>
          <w:szCs w:val="22"/>
          <w:lang w:val="es-CO"/>
        </w:rPr>
        <w:t xml:space="preserve"> </w:t>
      </w:r>
      <w:sdt>
        <w:sdtPr>
          <w:rPr>
            <w:rFonts w:ascii="Arial Narrow" w:hAnsi="Arial Narrow"/>
            <w:sz w:val="22"/>
            <w:szCs w:val="22"/>
            <w:lang w:val="es-CO"/>
          </w:rPr>
          <w:id w:val="-289054414"/>
          <w:citation/>
        </w:sdtPr>
        <w:sdtEndPr/>
        <w:sdtContent>
          <w:r>
            <w:rPr>
              <w:rFonts w:ascii="Arial Narrow" w:hAnsi="Arial Narrow"/>
              <w:sz w:val="22"/>
              <w:szCs w:val="22"/>
              <w:lang w:val="es-CO"/>
            </w:rPr>
            <w:fldChar w:fldCharType="begin"/>
          </w:r>
          <w:r w:rsidRPr="00CA3FC9">
            <w:rPr>
              <w:rFonts w:ascii="Arial Narrow" w:hAnsi="Arial Narrow"/>
              <w:sz w:val="22"/>
              <w:szCs w:val="22"/>
              <w:lang w:val="es-CO"/>
            </w:rPr>
            <w:instrText xml:space="preserve"> CITATION Agé24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(Agéncia Portuguesa de Ambiente, 2024)</w:t>
          </w:r>
          <w:r>
            <w:rPr>
              <w:rFonts w:ascii="Arial Narrow" w:hAnsi="Arial Narrow"/>
              <w:sz w:val="22"/>
              <w:szCs w:val="22"/>
              <w:lang w:val="es-CO"/>
            </w:rPr>
            <w:fldChar w:fldCharType="end"/>
          </w:r>
        </w:sdtContent>
      </w:sdt>
      <w:r w:rsidRPr="0025297B">
        <w:rPr>
          <w:rFonts w:ascii="Arial Narrow" w:hAnsi="Arial Narrow"/>
          <w:sz w:val="22"/>
          <w:szCs w:val="22"/>
          <w:lang w:val="es-CO"/>
        </w:rPr>
        <w:t>.</w:t>
      </w:r>
      <w:r>
        <w:rPr>
          <w:rFonts w:ascii="Arial Narrow" w:hAnsi="Arial Narrow"/>
          <w:sz w:val="22"/>
          <w:szCs w:val="22"/>
          <w:lang w:val="es-CO"/>
        </w:rPr>
        <w:t xml:space="preserve"> </w:t>
      </w:r>
    </w:p>
    <w:p w14:paraId="5C1395CA" w14:textId="69003C3B" w:rsidR="01FC00B7" w:rsidRDefault="01FC00B7" w:rsidP="01FC00B7">
      <w:pPr>
        <w:jc w:val="both"/>
        <w:rPr>
          <w:rFonts w:ascii="Arial Narrow" w:hAnsi="Arial Narrow"/>
          <w:sz w:val="22"/>
          <w:szCs w:val="22"/>
          <w:lang w:val="es-CO"/>
        </w:rPr>
      </w:pPr>
    </w:p>
    <w:p w14:paraId="64006164" w14:textId="77777777" w:rsidR="006E53A3" w:rsidRPr="00012D3F" w:rsidRDefault="006E53A3" w:rsidP="006E53A3">
      <w:pPr>
        <w:jc w:val="both"/>
        <w:rPr>
          <w:lang w:val="es-ES"/>
          <w:rPrChange w:id="1662" w:author="Gonzalo Castellanos" w:date="2026-05-29T12:04:00Z" w16du:dateUtc="2026-05-29T16:04:00Z">
            <w:rPr/>
          </w:rPrChange>
        </w:rPr>
      </w:pPr>
      <w:r w:rsidRPr="0025297B">
        <w:rPr>
          <w:rFonts w:ascii="Arial Narrow" w:hAnsi="Arial Narrow"/>
          <w:sz w:val="22"/>
          <w:szCs w:val="22"/>
          <w:lang w:val="es-CO"/>
        </w:rPr>
        <w:t>El diseño del incentivo se rige por principios explícitos de neutralidad sectorial y tecnológica, al estar disponible para empresas de todos los sectores que cumplan los criterios establecidos, y de certificación técnica, dado que requiere una evaluación ex post por parte de la Agencia Nacional de Innovación, ANI, para validar la idoneidad de las actividades y los gastos declarados. Asimismo, incorpora el principio de plurianualidad, permitiendo que las deducciones no aplicadas por insuficiencia de cuota tributaria puedan arrastrarse hasta por ocho ejercicios fiscales posteriores, reconociendo la naturaleza de largo plazo y la volatilidad financiera asociada a los proyectos de investigación y desarrollo</w:t>
      </w:r>
      <w:r>
        <w:rPr>
          <w:rFonts w:ascii="Arial Narrow" w:hAnsi="Arial Narrow"/>
          <w:sz w:val="22"/>
          <w:szCs w:val="22"/>
          <w:lang w:val="es-CO"/>
        </w:rPr>
        <w:t xml:space="preserve"> </w:t>
      </w:r>
      <w:sdt>
        <w:sdtPr>
          <w:rPr>
            <w:rFonts w:ascii="Arial Narrow" w:hAnsi="Arial Narrow"/>
            <w:sz w:val="22"/>
            <w:szCs w:val="22"/>
            <w:lang w:val="es-CO"/>
          </w:rPr>
          <w:id w:val="138551940"/>
          <w:citation/>
        </w:sdtPr>
        <w:sdtEndPr/>
        <w:sdtContent>
          <w:r>
            <w:rPr>
              <w:rFonts w:ascii="Arial Narrow" w:hAnsi="Arial Narrow"/>
              <w:sz w:val="22"/>
              <w:szCs w:val="22"/>
              <w:lang w:val="es-CO"/>
            </w:rPr>
            <w:fldChar w:fldCharType="begin"/>
          </w:r>
          <w:r w:rsidRPr="00CA3FC9">
            <w:rPr>
              <w:rFonts w:ascii="Arial Narrow" w:hAnsi="Arial Narrow"/>
              <w:sz w:val="22"/>
              <w:szCs w:val="22"/>
              <w:lang w:val="es-CO"/>
            </w:rPr>
            <w:instrText xml:space="preserve"> CITATION Agê25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2025)</w:t>
          </w:r>
          <w:r>
            <w:rPr>
              <w:rFonts w:ascii="Arial Narrow" w:hAnsi="Arial Narrow"/>
              <w:sz w:val="22"/>
              <w:szCs w:val="22"/>
              <w:lang w:val="es-CO"/>
            </w:rPr>
            <w:fldChar w:fldCharType="end"/>
          </w:r>
        </w:sdtContent>
      </w:sdt>
      <w:r w:rsidRPr="0025297B">
        <w:rPr>
          <w:rFonts w:ascii="Arial Narrow" w:hAnsi="Arial Narrow"/>
          <w:sz w:val="22"/>
          <w:szCs w:val="22"/>
          <w:lang w:val="es-CO"/>
        </w:rPr>
        <w:t>.</w:t>
      </w:r>
      <w:r>
        <w:rPr>
          <w:rFonts w:ascii="Arial Narrow" w:hAnsi="Arial Narrow"/>
          <w:sz w:val="22"/>
          <w:szCs w:val="22"/>
          <w:lang w:val="es-CO"/>
        </w:rPr>
        <w:t xml:space="preserve"> </w:t>
      </w:r>
    </w:p>
    <w:p w14:paraId="3CE92307" w14:textId="0DF5F312" w:rsidR="01FC00B7" w:rsidRDefault="01FC00B7" w:rsidP="01FC00B7">
      <w:pPr>
        <w:jc w:val="both"/>
        <w:rPr>
          <w:rFonts w:ascii="Arial Narrow" w:hAnsi="Arial Narrow"/>
          <w:sz w:val="22"/>
          <w:szCs w:val="22"/>
          <w:lang w:val="es-CO"/>
        </w:rPr>
      </w:pPr>
    </w:p>
    <w:p w14:paraId="7DA53721" w14:textId="43783BEA" w:rsidR="006E53A3" w:rsidRPr="00012D3F" w:rsidRDefault="006E53A3" w:rsidP="7B69D6C6">
      <w:pPr>
        <w:jc w:val="both"/>
        <w:rPr>
          <w:lang w:val="es-ES"/>
          <w:rPrChange w:id="1663" w:author="Gonzalo Castellanos" w:date="2026-05-29T12:04:00Z" w16du:dateUtc="2026-05-29T16:04:00Z">
            <w:rPr/>
          </w:rPrChange>
        </w:rPr>
      </w:pPr>
      <w:r w:rsidRPr="0025297B">
        <w:rPr>
          <w:rFonts w:ascii="Arial Narrow" w:hAnsi="Arial Narrow"/>
          <w:sz w:val="22"/>
          <w:szCs w:val="22"/>
          <w:lang w:val="es-CO"/>
        </w:rPr>
        <w:t xml:space="preserve">A lo largo de su evolución, el régimen ha incorporado cambios relevantes en su diseño orientados a ampliar su alcance y atractivo. Entre ellos destaca el incremento del límite máximo del componente incremental en 2009, de 750.000 a 1,5 millones de euros, con el objetivo de atraer proyectos de mayor envergadura, así como la introducción del SIFIDE II en 2011, que reforzó la articulación del incentivo con mecanismos de financiamiento de la I+D, incluyendo </w:t>
      </w:r>
      <w:commentRangeStart w:id="1664"/>
      <w:commentRangeStart w:id="1665"/>
      <w:r w:rsidRPr="0025297B">
        <w:rPr>
          <w:rFonts w:ascii="Arial Narrow" w:hAnsi="Arial Narrow"/>
          <w:sz w:val="22"/>
          <w:szCs w:val="22"/>
          <w:lang w:val="es-CO"/>
        </w:rPr>
        <w:t xml:space="preserve">instrumentos vinculados al capital </w:t>
      </w:r>
      <w:ins w:id="1666" w:author="Usuario invitado" w:date="2026-05-26T19:19:00Z" w16du:dateUtc="2026-05-26T19:19:08Z">
        <w:r w:rsidR="7B69D6C6" w:rsidRPr="7B69D6C6">
          <w:rPr>
            <w:rFonts w:ascii="Arial Narrow" w:hAnsi="Arial Narrow"/>
            <w:sz w:val="22"/>
            <w:szCs w:val="22"/>
            <w:lang w:val="es-CO"/>
          </w:rPr>
          <w:t xml:space="preserve">de </w:t>
        </w:r>
      </w:ins>
      <w:r w:rsidR="7B69D6C6" w:rsidRPr="7B69D6C6">
        <w:rPr>
          <w:rFonts w:ascii="Arial Narrow" w:hAnsi="Arial Narrow"/>
          <w:sz w:val="22"/>
          <w:szCs w:val="22"/>
          <w:lang w:val="es-CO"/>
        </w:rPr>
        <w:t>riesgo</w:t>
      </w:r>
      <w:commentRangeEnd w:id="1664"/>
      <w:r w:rsidRPr="7B69D6C6">
        <w:rPr>
          <w:rStyle w:val="CommentReference"/>
          <w:rFonts w:ascii="Arial Narrow" w:hAnsi="Arial Narrow"/>
          <w:sz w:val="22"/>
          <w:szCs w:val="22"/>
          <w:vertAlign w:val="superscript"/>
          <w:lang w:val="es-CO"/>
        </w:rPr>
        <w:commentReference w:id="1664"/>
      </w:r>
      <w:commentRangeEnd w:id="1665"/>
      <w:r w:rsidRPr="7B69D6C6">
        <w:rPr>
          <w:rStyle w:val="CommentReference"/>
          <w:rFonts w:ascii="Arial Narrow" w:hAnsi="Arial Narrow"/>
          <w:sz w:val="22"/>
          <w:szCs w:val="22"/>
          <w:vertAlign w:val="superscript"/>
          <w:lang w:val="es-CO"/>
        </w:rPr>
        <w:commentReference w:id="1665"/>
      </w:r>
      <w:r w:rsidRPr="7B69D6C6">
        <w:rPr>
          <w:rStyle w:val="FootnoteReference"/>
          <w:rFonts w:ascii="Arial Narrow" w:hAnsi="Arial Narrow"/>
          <w:sz w:val="22"/>
          <w:szCs w:val="22"/>
          <w:lang w:val="es-CO"/>
        </w:rPr>
        <w:footnoteReference w:id="10"/>
      </w:r>
      <w:r w:rsidR="7B69D6C6" w:rsidRPr="7B69D6C6">
        <w:rPr>
          <w:rFonts w:ascii="Arial Narrow" w:hAnsi="Arial Narrow"/>
          <w:sz w:val="22"/>
          <w:szCs w:val="22"/>
          <w:lang w:val="es-CO"/>
        </w:rPr>
        <w:t>. En su configuración actual, el incentivo se alinea con las prioridades definidas en la Estrategia Nacional de Especialización Inteligente 2030, incorporando de manera transversal objetivos asociados a la transición digital y verde (</w:t>
      </w:r>
      <w:r w:rsidRPr="7B69D6C6">
        <w:rPr>
          <w:rFonts w:ascii="Arial Narrow" w:hAnsi="Arial Narrow"/>
          <w:sz w:val="22"/>
          <w:szCs w:val="22"/>
          <w:lang w:val="es-CO"/>
        </w:rPr>
        <w:fldChar w:fldCharType="begin"/>
      </w:r>
      <w:r w:rsidRPr="7B69D6C6">
        <w:rPr>
          <w:rFonts w:ascii="Arial Narrow" w:hAnsi="Arial Narrow"/>
          <w:sz w:val="22"/>
          <w:szCs w:val="22"/>
          <w:lang w:val="es-CO"/>
        </w:rPr>
        <w:instrText xml:space="preserve"> CITATION Agê241 \l 1033 </w:instrText>
      </w:r>
      <w:r w:rsidRPr="7B69D6C6">
        <w:rPr>
          <w:rFonts w:ascii="Arial Narrow" w:hAnsi="Arial Narrow"/>
          <w:sz w:val="22"/>
          <w:szCs w:val="22"/>
          <w:lang w:val="es-CO"/>
        </w:rPr>
        <w:fldChar w:fldCharType="separate"/>
      </w:r>
      <w:r w:rsidR="7B69D6C6" w:rsidRPr="7B69D6C6">
        <w:rPr>
          <w:rFonts w:ascii="Arial Narrow" w:hAnsi="Arial Narrow"/>
          <w:noProof/>
          <w:sz w:val="22"/>
          <w:szCs w:val="22"/>
          <w:lang w:val="es-CO"/>
        </w:rPr>
        <w:t xml:space="preserve"> (Agência Nacional de Inovação, 2024)</w:t>
      </w:r>
      <w:r w:rsidRPr="7B69D6C6">
        <w:rPr>
          <w:rFonts w:ascii="Arial Narrow" w:hAnsi="Arial Narrow"/>
          <w:sz w:val="22"/>
          <w:szCs w:val="22"/>
          <w:lang w:val="es-CO"/>
        </w:rPr>
        <w:fldChar w:fldCharType="end"/>
      </w:r>
      <w:sdt>
        <w:sdtPr>
          <w:rPr>
            <w:rFonts w:ascii="Arial Narrow" w:hAnsi="Arial Narrow"/>
            <w:sz w:val="22"/>
            <w:szCs w:val="22"/>
            <w:lang w:val="es-CO"/>
          </w:rPr>
          <w:id w:val="-1971744343"/>
        </w:sdtPr>
        <w:sdtEndPr/>
        <w:sdtContent/>
      </w:sdt>
      <w:r w:rsidR="7B69D6C6" w:rsidRPr="7B69D6C6">
        <w:rPr>
          <w:rFonts w:ascii="Arial Narrow" w:hAnsi="Arial Narrow"/>
          <w:sz w:val="22"/>
          <w:szCs w:val="22"/>
          <w:lang w:val="es-CO"/>
        </w:rPr>
        <w:t xml:space="preserve"> </w:t>
      </w:r>
      <w:r w:rsidRPr="7B69D6C6">
        <w:rPr>
          <w:rFonts w:ascii="Arial Narrow" w:hAnsi="Arial Narrow"/>
          <w:sz w:val="22"/>
          <w:szCs w:val="22"/>
          <w:lang w:val="es-CO"/>
        </w:rPr>
        <w:fldChar w:fldCharType="begin"/>
      </w:r>
      <w:r w:rsidRPr="7B69D6C6">
        <w:rPr>
          <w:rFonts w:ascii="Arial Narrow" w:hAnsi="Arial Narrow"/>
          <w:sz w:val="22"/>
          <w:szCs w:val="22"/>
          <w:lang w:val="es-CO"/>
        </w:rPr>
        <w:instrText xml:space="preserve"> CITATION Agê25 \l 1033 </w:instrText>
      </w:r>
      <w:r w:rsidRPr="7B69D6C6">
        <w:rPr>
          <w:rFonts w:ascii="Arial Narrow" w:hAnsi="Arial Narrow"/>
          <w:sz w:val="22"/>
          <w:szCs w:val="22"/>
          <w:lang w:val="es-CO"/>
        </w:rPr>
        <w:fldChar w:fldCharType="separate"/>
      </w:r>
      <w:r w:rsidR="7B69D6C6" w:rsidRPr="7B69D6C6">
        <w:rPr>
          <w:rFonts w:ascii="Arial Narrow" w:hAnsi="Arial Narrow"/>
          <w:noProof/>
          <w:sz w:val="22"/>
          <w:szCs w:val="22"/>
          <w:lang w:val="es-CO"/>
        </w:rPr>
        <w:t>(Agência Nacional de Inovação, 2025)</w:t>
      </w:r>
      <w:r w:rsidRPr="7B69D6C6">
        <w:rPr>
          <w:rFonts w:ascii="Arial Narrow" w:hAnsi="Arial Narrow"/>
          <w:sz w:val="22"/>
          <w:szCs w:val="22"/>
          <w:lang w:val="es-CO"/>
        </w:rPr>
        <w:fldChar w:fldCharType="end"/>
      </w:r>
      <w:sdt>
        <w:sdtPr>
          <w:rPr>
            <w:rFonts w:ascii="Arial Narrow" w:hAnsi="Arial Narrow"/>
            <w:sz w:val="22"/>
            <w:szCs w:val="22"/>
            <w:lang w:val="es-CO"/>
          </w:rPr>
          <w:id w:val="1214770910"/>
        </w:sdtPr>
        <w:sdtEndPr/>
        <w:sdtContent/>
      </w:sdt>
      <w:r w:rsidR="7B69D6C6" w:rsidRPr="7B69D6C6">
        <w:rPr>
          <w:rFonts w:ascii="Arial Narrow" w:hAnsi="Arial Narrow"/>
          <w:sz w:val="22"/>
          <w:szCs w:val="22"/>
          <w:lang w:val="es-CO"/>
        </w:rPr>
        <w:t>).</w:t>
      </w:r>
    </w:p>
    <w:p w14:paraId="141701B4" w14:textId="4263C8C9" w:rsidR="01FC00B7" w:rsidRDefault="01FC00B7" w:rsidP="01FC00B7">
      <w:pPr>
        <w:jc w:val="both"/>
        <w:rPr>
          <w:rFonts w:ascii="Arial Narrow" w:hAnsi="Arial Narrow"/>
          <w:sz w:val="22"/>
          <w:szCs w:val="22"/>
          <w:lang w:val="es-CO"/>
        </w:rPr>
      </w:pPr>
    </w:p>
    <w:p w14:paraId="4640EC37" w14:textId="77777777" w:rsidR="006E53A3" w:rsidRPr="00012D3F" w:rsidRDefault="7B69D6C6" w:rsidP="006E53A3">
      <w:pPr>
        <w:jc w:val="both"/>
        <w:rPr>
          <w:ins w:id="1672" w:author="Usuario invitado" w:date="2026-05-26T19:23:00Z" w16du:dateUtc="2026-05-26T19:23:54Z"/>
          <w:lang w:val="es-ES"/>
          <w:rPrChange w:id="1673" w:author="Gonzalo Castellanos" w:date="2026-05-29T12:04:00Z" w16du:dateUtc="2026-05-29T16:04:00Z">
            <w:rPr>
              <w:ins w:id="1674" w:author="Usuario invitado" w:date="2026-05-26T19:23:00Z" w16du:dateUtc="2026-05-26T19:23:54Z"/>
            </w:rPr>
          </w:rPrChange>
        </w:rPr>
      </w:pPr>
      <w:r w:rsidRPr="7B69D6C6">
        <w:rPr>
          <w:rFonts w:ascii="Arial Narrow" w:hAnsi="Arial Narrow"/>
          <w:b/>
          <w:bCs/>
          <w:sz w:val="22"/>
          <w:szCs w:val="22"/>
          <w:lang w:val="es-CO"/>
        </w:rPr>
        <w:t xml:space="preserve">3. Arreglos institucionales y funcionamiento operativo del </w:t>
      </w:r>
      <w:commentRangeStart w:id="1675"/>
      <w:r w:rsidRPr="7B69D6C6">
        <w:rPr>
          <w:rFonts w:ascii="Arial Narrow" w:hAnsi="Arial Narrow"/>
          <w:b/>
          <w:bCs/>
          <w:sz w:val="22"/>
          <w:szCs w:val="22"/>
          <w:lang w:val="es-CO"/>
        </w:rPr>
        <w:t>incentivo</w:t>
      </w:r>
      <w:commentRangeEnd w:id="1675"/>
      <w:r w:rsidR="006E53A3" w:rsidRPr="00012D3F">
        <w:rPr>
          <w:rStyle w:val="CommentReference"/>
          <w:sz w:val="24"/>
          <w:szCs w:val="24"/>
          <w:lang w:val="es-ES"/>
          <w:rPrChange w:id="1676" w:author="Gonzalo Castellanos" w:date="2026-05-29T12:04:00Z" w16du:dateUtc="2026-05-29T16:04:00Z">
            <w:rPr>
              <w:rStyle w:val="CommentReference"/>
              <w:sz w:val="24"/>
              <w:szCs w:val="24"/>
            </w:rPr>
          </w:rPrChange>
        </w:rPr>
        <w:commentReference w:id="1675"/>
      </w:r>
    </w:p>
    <w:p w14:paraId="71BFB473" w14:textId="610F8EE0" w:rsidR="7B69D6C6" w:rsidRDefault="7B69D6C6" w:rsidP="7B69D6C6">
      <w:pPr>
        <w:jc w:val="both"/>
        <w:rPr>
          <w:rFonts w:ascii="Arial Narrow" w:hAnsi="Arial Narrow"/>
          <w:b/>
          <w:bCs/>
          <w:sz w:val="22"/>
          <w:szCs w:val="22"/>
          <w:lang w:val="es-CO"/>
        </w:rPr>
      </w:pPr>
    </w:p>
    <w:p w14:paraId="01EEF803" w14:textId="36011093" w:rsidR="01FC00B7" w:rsidRDefault="01FC00B7" w:rsidP="01FC00B7">
      <w:pPr>
        <w:jc w:val="both"/>
        <w:rPr>
          <w:rFonts w:ascii="Arial Narrow" w:eastAsia="Arial Narrow" w:hAnsi="Arial Narrow" w:cs="Arial Narrow"/>
          <w:sz w:val="22"/>
          <w:szCs w:val="22"/>
          <w:lang w:val="es-CO"/>
        </w:rPr>
      </w:pPr>
      <w:r w:rsidRPr="01FC00B7">
        <w:rPr>
          <w:rFonts w:ascii="Arial Narrow" w:eastAsia="Arial Narrow" w:hAnsi="Arial Narrow" w:cs="Arial Narrow"/>
          <w:sz w:val="22"/>
          <w:szCs w:val="22"/>
          <w:lang w:val="es-CO"/>
        </w:rPr>
        <w:t>El funcionamiento operativo del SIFIDE II en Portugal se apoya en una arquitectura institucional que separa la validación técnica de la gestión tributaria. Aunque el incentivo suele asociarse principalmente con la Agência Nacional de Inovação (ANI), su ejecución depende de tres actores con funciones diferenciadas.</w:t>
      </w:r>
    </w:p>
    <w:p w14:paraId="429AE9DB" w14:textId="5F255F3E" w:rsidR="01FC00B7" w:rsidRDefault="01FC00B7" w:rsidP="01FC00B7">
      <w:pPr>
        <w:jc w:val="both"/>
        <w:rPr>
          <w:rFonts w:ascii="Arial Narrow" w:eastAsia="Arial Narrow" w:hAnsi="Arial Narrow" w:cs="Arial Narrow"/>
          <w:sz w:val="22"/>
          <w:szCs w:val="22"/>
          <w:lang w:val="es-CO"/>
        </w:rPr>
      </w:pPr>
    </w:p>
    <w:p w14:paraId="0A11F11D" w14:textId="512563DF" w:rsidR="01FC00B7" w:rsidRDefault="01FC00B7" w:rsidP="01FC00B7">
      <w:pPr>
        <w:jc w:val="both"/>
        <w:rPr>
          <w:rFonts w:ascii="Arial Narrow" w:eastAsia="Arial Narrow" w:hAnsi="Arial Narrow" w:cs="Arial Narrow"/>
          <w:sz w:val="22"/>
          <w:szCs w:val="22"/>
          <w:lang w:val="es-CO"/>
        </w:rPr>
      </w:pPr>
      <w:r w:rsidRPr="01FC00B7">
        <w:rPr>
          <w:rFonts w:ascii="Arial Narrow" w:eastAsia="Arial Narrow" w:hAnsi="Arial Narrow" w:cs="Arial Narrow"/>
          <w:sz w:val="22"/>
          <w:szCs w:val="22"/>
          <w:lang w:val="es-CO"/>
        </w:rPr>
        <w:t>La ANI actúa como autoridad técnica y entidad gestora del sistema. Recibe las candidaturas de las empresas, evalúa si las actividades declaradas califican como I+D según los criterios del Manual de Frascati y emite una certificación técnica sobre los gastos elegibles. Esta certificación no equivale al otorgamiento automático del beneficio fiscal, sino que constituye un requisito habilitante. Además, la ANI gestiona el reconocimiento de idoneidad de entidades terceras cuyos servicios de I+D pueden ser deducidos por otras empresas.</w:t>
      </w:r>
    </w:p>
    <w:p w14:paraId="4AC7AA15" w14:textId="2C308169" w:rsidR="01FC00B7" w:rsidRDefault="01FC00B7" w:rsidP="01FC00B7">
      <w:pPr>
        <w:jc w:val="both"/>
        <w:rPr>
          <w:rFonts w:ascii="Arial Narrow" w:eastAsia="Arial Narrow" w:hAnsi="Arial Narrow" w:cs="Arial Narrow"/>
          <w:sz w:val="22"/>
          <w:szCs w:val="22"/>
          <w:lang w:val="es-CO"/>
        </w:rPr>
      </w:pPr>
    </w:p>
    <w:p w14:paraId="5D5225EE" w14:textId="756F5F5F" w:rsidR="01FC00B7" w:rsidRDefault="01FC00B7" w:rsidP="01FC00B7">
      <w:pPr>
        <w:jc w:val="both"/>
        <w:rPr>
          <w:rFonts w:ascii="Arial Narrow" w:eastAsia="Arial Narrow" w:hAnsi="Arial Narrow" w:cs="Arial Narrow"/>
          <w:sz w:val="22"/>
          <w:szCs w:val="22"/>
          <w:lang w:val="es-CO"/>
        </w:rPr>
      </w:pPr>
      <w:r w:rsidRPr="01FC00B7">
        <w:rPr>
          <w:rFonts w:ascii="Arial Narrow" w:eastAsia="Arial Narrow" w:hAnsi="Arial Narrow" w:cs="Arial Narrow"/>
          <w:sz w:val="22"/>
          <w:szCs w:val="22"/>
          <w:lang w:val="es-CO"/>
        </w:rPr>
        <w:t>La Autoridade Tributária e Aduaneira (AT) es responsable de la administración fiscal del incentivo. A partir de la validación técnica comunicada por la ANI, verifica la correcta aplicación de la deducción en el Impuesto sobre la Renta de las Personas Colectivas (IRC), conserva la potestad de auditoría tributaria y gestiona el arrastre de saldos no aplicados.</w:t>
      </w:r>
    </w:p>
    <w:p w14:paraId="4152F282" w14:textId="03648AB0" w:rsidR="01FC00B7" w:rsidRDefault="01FC00B7" w:rsidP="01FC00B7">
      <w:pPr>
        <w:jc w:val="both"/>
        <w:rPr>
          <w:rFonts w:ascii="Arial Narrow" w:eastAsia="Arial Narrow" w:hAnsi="Arial Narrow" w:cs="Arial Narrow"/>
          <w:sz w:val="22"/>
          <w:szCs w:val="22"/>
          <w:lang w:val="es-CO"/>
        </w:rPr>
      </w:pPr>
    </w:p>
    <w:p w14:paraId="2FE7333B" w14:textId="1AD3AC92" w:rsidR="01FC00B7" w:rsidRPr="00012D3F" w:rsidRDefault="01FC00B7" w:rsidP="01FC00B7">
      <w:pPr>
        <w:spacing w:line="259" w:lineRule="auto"/>
        <w:jc w:val="both"/>
        <w:rPr>
          <w:lang w:val="es-ES"/>
          <w:rPrChange w:id="1677" w:author="Gonzalo Castellanos" w:date="2026-05-29T12:04:00Z" w16du:dateUtc="2026-05-29T16:04:00Z">
            <w:rPr/>
          </w:rPrChange>
        </w:rPr>
      </w:pPr>
      <w:r w:rsidRPr="01FC00B7">
        <w:rPr>
          <w:rFonts w:ascii="Arial Narrow" w:eastAsia="Arial Narrow" w:hAnsi="Arial Narrow" w:cs="Arial Narrow"/>
          <w:sz w:val="22"/>
          <w:szCs w:val="22"/>
          <w:lang w:val="es-CO"/>
        </w:rPr>
        <w:t>Por su parte, el IAPMEI cumple un rol específico de apoyo al acceso de empresas jóvenes y startups, en particular mediante el reconocimiento de incubadoras, condición relevante para ciertas modalidades del incentivo.Este diseño permite que la evaluación científica permanezca en manos de una autoridad técnica especializada, mientras que el control del gasto fiscal y el cumplimiento tributario se mantienen bajo competencia de la autoridad fiscal. Con ello, el modelo reduce el riesgo de interpretaciones inconsistentes y fortalece la seguridad jurídica del contribuyente.</w:t>
      </w:r>
    </w:p>
    <w:p w14:paraId="56496393" w14:textId="35379711" w:rsidR="01FC00B7" w:rsidRDefault="01FC00B7" w:rsidP="01FC00B7">
      <w:pPr>
        <w:jc w:val="both"/>
        <w:rPr>
          <w:del w:id="1678" w:author="Usuario invitado" w:date="2026-05-26T19:23:00Z" w16du:dateUtc="2026-05-26T19:23:56Z"/>
          <w:rFonts w:ascii="Arial Narrow" w:hAnsi="Arial Narrow"/>
          <w:sz w:val="22"/>
          <w:szCs w:val="22"/>
          <w:lang w:val="es-CO"/>
        </w:rPr>
      </w:pPr>
    </w:p>
    <w:p w14:paraId="7A63E47C" w14:textId="7242C598" w:rsidR="01FC00B7" w:rsidRDefault="01FC00B7" w:rsidP="01FC00B7">
      <w:pPr>
        <w:jc w:val="both"/>
        <w:rPr>
          <w:rFonts w:ascii="Arial Narrow" w:hAnsi="Arial Narrow"/>
          <w:sz w:val="22"/>
          <w:szCs w:val="22"/>
          <w:lang w:val="es-CO"/>
        </w:rPr>
      </w:pPr>
    </w:p>
    <w:p w14:paraId="40E794C5" w14:textId="77777777" w:rsidR="006E53A3" w:rsidRPr="00012D3F" w:rsidRDefault="7B69D6C6" w:rsidP="006E53A3">
      <w:pPr>
        <w:jc w:val="both"/>
        <w:rPr>
          <w:ins w:id="1679" w:author="Usuario invitado" w:date="2026-05-26T19:23:00Z" w16du:dateUtc="2026-05-26T19:23:59Z"/>
          <w:lang w:val="es-ES"/>
          <w:rPrChange w:id="1680" w:author="Gonzalo Castellanos" w:date="2026-05-29T12:04:00Z" w16du:dateUtc="2026-05-29T16:04:00Z">
            <w:rPr>
              <w:ins w:id="1681" w:author="Usuario invitado" w:date="2026-05-26T19:23:00Z" w16du:dateUtc="2026-05-26T19:23:59Z"/>
            </w:rPr>
          </w:rPrChange>
        </w:rPr>
      </w:pPr>
      <w:r w:rsidRPr="7B69D6C6">
        <w:rPr>
          <w:rFonts w:ascii="Arial Narrow" w:hAnsi="Arial Narrow"/>
          <w:b/>
          <w:bCs/>
          <w:sz w:val="22"/>
          <w:szCs w:val="22"/>
          <w:lang w:val="es-CO"/>
        </w:rPr>
        <w:t>3.1. Requisitos generales de acceso</w:t>
      </w:r>
    </w:p>
    <w:p w14:paraId="313A04BC" w14:textId="2FEE9B71" w:rsidR="7B69D6C6" w:rsidRDefault="7B69D6C6" w:rsidP="7B69D6C6">
      <w:pPr>
        <w:jc w:val="both"/>
        <w:rPr>
          <w:rFonts w:ascii="Arial Narrow" w:hAnsi="Arial Narrow"/>
          <w:b/>
          <w:bCs/>
          <w:sz w:val="22"/>
          <w:szCs w:val="22"/>
          <w:lang w:val="es-CO"/>
        </w:rPr>
      </w:pPr>
    </w:p>
    <w:p w14:paraId="0F4312ED" w14:textId="77777777" w:rsidR="006E53A3" w:rsidRPr="00012D3F" w:rsidRDefault="01FC00B7" w:rsidP="006E53A3">
      <w:pPr>
        <w:jc w:val="both"/>
        <w:rPr>
          <w:lang w:val="es-ES"/>
          <w:rPrChange w:id="1682" w:author="Gonzalo Castellanos" w:date="2026-05-29T12:04:00Z" w16du:dateUtc="2026-05-29T16:04:00Z">
            <w:rPr/>
          </w:rPrChange>
        </w:rPr>
      </w:pPr>
      <w:r w:rsidRPr="01FC00B7">
        <w:rPr>
          <w:rFonts w:ascii="Arial Narrow" w:hAnsi="Arial Narrow"/>
          <w:sz w:val="22"/>
          <w:szCs w:val="22"/>
          <w:lang w:val="es-CO"/>
        </w:rPr>
        <w:t xml:space="preserve">El acceso al SIFIDE II está condicionado al cumplimiento de requisitos de elegibilidad de carácter jurídico, fiscal, contable y técnico. En primer lugar, pueden acceder al incentivo los sujetos pasivos del Impuesto sobre la Renta de las Personas Colectivas, IRC, residentes en territorio portugués, así como los sujetos no residentes con establecimiento permanente en el país, siempre que ejerzan como actividad principal una actividad de naturaleza agrícola, industrial, comercial o de servicios. </w:t>
      </w:r>
    </w:p>
    <w:p w14:paraId="0469D78C" w14:textId="31E1D3B5" w:rsidR="01FC00B7" w:rsidRDefault="01FC00B7" w:rsidP="01FC00B7">
      <w:pPr>
        <w:jc w:val="both"/>
        <w:rPr>
          <w:rFonts w:ascii="Arial Narrow" w:hAnsi="Arial Narrow"/>
          <w:sz w:val="22"/>
          <w:szCs w:val="22"/>
          <w:lang w:val="es-CO"/>
        </w:rPr>
      </w:pPr>
    </w:p>
    <w:p w14:paraId="1B39BAE8" w14:textId="77777777" w:rsidR="006E53A3" w:rsidRPr="00012D3F" w:rsidRDefault="01FC00B7" w:rsidP="006E53A3">
      <w:pPr>
        <w:jc w:val="both"/>
        <w:rPr>
          <w:lang w:val="es-ES"/>
          <w:rPrChange w:id="1683" w:author="Gonzalo Castellanos" w:date="2026-05-29T12:04:00Z" w16du:dateUtc="2026-05-29T16:04:00Z">
            <w:rPr/>
          </w:rPrChange>
        </w:rPr>
      </w:pPr>
      <w:r w:rsidRPr="01FC00B7">
        <w:rPr>
          <w:rFonts w:ascii="Arial Narrow" w:hAnsi="Arial Narrow"/>
          <w:sz w:val="22"/>
          <w:szCs w:val="22"/>
          <w:lang w:val="es-CO"/>
        </w:rPr>
        <w:t>Adicionalmente, el acceso al incentivo exige el cumplimiento de condiciones estrictas de regularidad administrativa y fiscal. En particular, el lucro tributable de la empresa no puede ser determinado mediante métodos indirectos y las entidades solicitantes deben mantener su situación regularizada frente al Estado y a la Seguridad Social. Estos requisitos introducen un umbral mínimo de formalidad y cumplimiento tributario como condición necesaria para la utilización del incentivo.</w:t>
      </w:r>
    </w:p>
    <w:p w14:paraId="7FEC0CF1" w14:textId="41812DFA" w:rsidR="01FC00B7" w:rsidRDefault="01FC00B7" w:rsidP="01FC00B7">
      <w:pPr>
        <w:jc w:val="both"/>
        <w:rPr>
          <w:rFonts w:ascii="Arial Narrow" w:hAnsi="Arial Narrow"/>
          <w:sz w:val="22"/>
          <w:szCs w:val="22"/>
          <w:lang w:val="es-CO"/>
        </w:rPr>
      </w:pPr>
    </w:p>
    <w:p w14:paraId="10C42196" w14:textId="6D68EC71" w:rsidR="006E53A3" w:rsidRPr="00012D3F" w:rsidRDefault="7B69D6C6" w:rsidP="006E53A3">
      <w:pPr>
        <w:jc w:val="both"/>
        <w:rPr>
          <w:lang w:val="es-ES"/>
          <w:rPrChange w:id="1684" w:author="Gonzalo Castellanos" w:date="2026-05-29T12:04:00Z" w16du:dateUtc="2026-05-29T16:04:00Z">
            <w:rPr/>
          </w:rPrChange>
        </w:rPr>
      </w:pPr>
      <w:r w:rsidRPr="7B69D6C6">
        <w:rPr>
          <w:rFonts w:ascii="Arial Narrow" w:hAnsi="Arial Narrow"/>
          <w:sz w:val="22"/>
          <w:szCs w:val="22"/>
          <w:lang w:val="es-CO"/>
        </w:rPr>
        <w:t>Desde el punto de vista técnico, el acceso al SIFIDE II requiere que las empresas hayan incurrido efectivamente en gastos en actividades de investigación y desarrollo, conforme a los criterios técnicos definidos por la normativa aplicable. Asimismo, dichas inversiones no pueden haber sido financiadas mediante subvenciones a fondo perdido, con el fin de evitar la doble contabilización de apoyos públicos sobre un mismo gasto elegible y preservar la adicionalidad del instrumento.</w:t>
      </w:r>
    </w:p>
    <w:p w14:paraId="73878B00" w14:textId="46570192" w:rsidR="01FC00B7" w:rsidRDefault="01FC00B7" w:rsidP="01FC00B7">
      <w:pPr>
        <w:jc w:val="both"/>
        <w:rPr>
          <w:rFonts w:ascii="Arial Narrow" w:hAnsi="Arial Narrow"/>
          <w:sz w:val="22"/>
          <w:szCs w:val="22"/>
          <w:lang w:val="es-CO"/>
        </w:rPr>
      </w:pPr>
    </w:p>
    <w:p w14:paraId="4F494006" w14:textId="77777777" w:rsidR="006E53A3" w:rsidRPr="00012D3F" w:rsidRDefault="7B69D6C6" w:rsidP="006E53A3">
      <w:pPr>
        <w:jc w:val="both"/>
        <w:rPr>
          <w:ins w:id="1685" w:author="Usuario invitado" w:date="2026-05-26T19:24:00Z" w16du:dateUtc="2026-05-26T19:24:02Z"/>
          <w:lang w:val="es-ES"/>
          <w:rPrChange w:id="1686" w:author="Gonzalo Castellanos" w:date="2026-05-29T12:04:00Z" w16du:dateUtc="2026-05-29T16:04:00Z">
            <w:rPr>
              <w:ins w:id="1687" w:author="Usuario invitado" w:date="2026-05-26T19:24:00Z" w16du:dateUtc="2026-05-26T19:24:02Z"/>
            </w:rPr>
          </w:rPrChange>
        </w:rPr>
      </w:pPr>
      <w:r w:rsidRPr="7B69D6C6">
        <w:rPr>
          <w:rFonts w:ascii="Arial Narrow" w:hAnsi="Arial Narrow"/>
          <w:b/>
          <w:bCs/>
          <w:sz w:val="22"/>
          <w:szCs w:val="22"/>
          <w:lang w:val="es-CO"/>
        </w:rPr>
        <w:t xml:space="preserve">3.2. Modalidades de </w:t>
      </w:r>
      <w:commentRangeStart w:id="1688"/>
      <w:r w:rsidRPr="7B69D6C6">
        <w:rPr>
          <w:rFonts w:ascii="Arial Narrow" w:hAnsi="Arial Narrow"/>
          <w:b/>
          <w:bCs/>
          <w:sz w:val="22"/>
          <w:szCs w:val="22"/>
          <w:lang w:val="es-CO"/>
        </w:rPr>
        <w:t>acceso</w:t>
      </w:r>
      <w:commentRangeEnd w:id="1688"/>
      <w:r w:rsidR="006E53A3" w:rsidRPr="00012D3F">
        <w:rPr>
          <w:rStyle w:val="CommentReference"/>
          <w:sz w:val="24"/>
          <w:szCs w:val="24"/>
          <w:lang w:val="es-ES"/>
          <w:rPrChange w:id="1689" w:author="Gonzalo Castellanos" w:date="2026-05-29T12:04:00Z" w16du:dateUtc="2026-05-29T16:04:00Z">
            <w:rPr>
              <w:rStyle w:val="CommentReference"/>
              <w:sz w:val="24"/>
              <w:szCs w:val="24"/>
            </w:rPr>
          </w:rPrChange>
        </w:rPr>
        <w:commentReference w:id="1688"/>
      </w:r>
    </w:p>
    <w:p w14:paraId="0F28629C" w14:textId="59EFE676" w:rsidR="7B69D6C6" w:rsidRDefault="7B69D6C6" w:rsidP="7B69D6C6">
      <w:pPr>
        <w:jc w:val="both"/>
        <w:rPr>
          <w:rFonts w:ascii="Arial Narrow" w:hAnsi="Arial Narrow"/>
          <w:b/>
          <w:bCs/>
          <w:sz w:val="22"/>
          <w:szCs w:val="22"/>
          <w:lang w:val="es-CO"/>
        </w:rPr>
      </w:pPr>
    </w:p>
    <w:p w14:paraId="4829F96D" w14:textId="77777777" w:rsidR="006E53A3" w:rsidRPr="00797669" w:rsidRDefault="006E53A3" w:rsidP="7B69D6C6">
      <w:pPr>
        <w:jc w:val="both"/>
        <w:rPr>
          <w:del w:id="1690" w:author="Usuario invitado" w:date="2026-05-26T19:32:00Z" w16du:dateUtc="2026-05-26T19:32:09Z"/>
          <w:rFonts w:ascii="Arial Narrow" w:hAnsi="Arial Narrow"/>
          <w:sz w:val="22"/>
          <w:szCs w:val="22"/>
          <w:lang w:val="es-CO"/>
        </w:rPr>
      </w:pPr>
      <w:del w:id="1691" w:author="Usuario invitado" w:date="2026-05-26T19:32:00Z" w16du:dateUtc="2026-05-26T19:32:09Z">
        <w:r w:rsidRPr="7B69D6C6" w:rsidDel="7B69D6C6">
          <w:rPr>
            <w:rFonts w:ascii="Arial Narrow" w:hAnsi="Arial Narrow"/>
            <w:sz w:val="22"/>
            <w:szCs w:val="22"/>
            <w:lang w:val="es-CO"/>
          </w:rPr>
          <w:delText>El SIFIDE II opera bajo una modalidad de acceso ex post y de carácter continuo respecto al año fiscal, diferenciándose de los instrumentos de concurrencia competitiva sujetos a convocatorias y cupos presupuestarios anuales. Las empresas realizan primero las inversiones en actividades de investigación y desarrollo y posteriormente solicitan el reconocimiento del beneficio tributario, sobre la base de los gastos efectivamente incurridos durante el ejercicio fiscal correspondiente. Este diseño refuerza el carácter de beneficio directo del instrumento y reduce la dependencia de decisiones discrecionales o asignaciones presupuestarias anuales.</w:delText>
        </w:r>
      </w:del>
    </w:p>
    <w:p w14:paraId="2CE67B04" w14:textId="30910184" w:rsidR="01FC00B7" w:rsidRDefault="01FC00B7" w:rsidP="01FC00B7">
      <w:pPr>
        <w:jc w:val="both"/>
        <w:rPr>
          <w:del w:id="1692" w:author="Usuario invitado" w:date="2026-05-26T19:32:00Z" w16du:dateUtc="2026-05-26T19:32:09Z"/>
          <w:rFonts w:ascii="Arial Narrow" w:hAnsi="Arial Narrow"/>
          <w:sz w:val="22"/>
          <w:szCs w:val="22"/>
          <w:lang w:val="es-CO"/>
        </w:rPr>
      </w:pPr>
    </w:p>
    <w:p w14:paraId="0D529CDF" w14:textId="77777777" w:rsidR="006E53A3" w:rsidRPr="00797669" w:rsidRDefault="006E53A3" w:rsidP="7B69D6C6">
      <w:pPr>
        <w:jc w:val="both"/>
        <w:rPr>
          <w:del w:id="1693" w:author="Usuario invitado" w:date="2026-05-26T19:32:00Z" w16du:dateUtc="2026-05-26T19:32:09Z"/>
          <w:rFonts w:ascii="Arial Narrow" w:hAnsi="Arial Narrow"/>
          <w:sz w:val="22"/>
          <w:szCs w:val="22"/>
          <w:lang w:val="es-CO"/>
        </w:rPr>
      </w:pPr>
      <w:del w:id="1694" w:author="Usuario invitado" w:date="2026-05-26T19:32:00Z" w16du:dateUtc="2026-05-26T19:32:09Z">
        <w:r w:rsidRPr="7B69D6C6" w:rsidDel="7B69D6C6">
          <w:rPr>
            <w:rFonts w:ascii="Arial Narrow" w:hAnsi="Arial Narrow"/>
            <w:sz w:val="22"/>
            <w:szCs w:val="22"/>
            <w:lang w:val="es-CO"/>
          </w:rPr>
          <w:delText>La solicitud de acceso al incentivo se presenta con carácter anual y está sujeta a plazos estrictos de declaración. En particular, las entidades interesadas en acogerse al régimen deben presentar su solicitud hasta el cierre del quinto mes del año siguiente a aquel en que se realizaron las inversiones en I+D. Este calendario establece una ventana temporal clara y predecible para la presentación de las candidaturas, alineando el proceso con los ciclos contables y tributarios de las empresas.</w:delText>
        </w:r>
      </w:del>
    </w:p>
    <w:p w14:paraId="4DD2450D" w14:textId="2EA11F30" w:rsidR="006E53A3" w:rsidRPr="00797669" w:rsidRDefault="006E53A3" w:rsidP="01FC00B7">
      <w:pPr>
        <w:jc w:val="both"/>
        <w:rPr>
          <w:del w:id="1695" w:author="Usuario invitado" w:date="2026-05-26T19:32:00Z" w16du:dateUtc="2026-05-26T19:32:09Z"/>
          <w:rFonts w:ascii="Arial Narrow" w:hAnsi="Arial Narrow"/>
          <w:sz w:val="22"/>
          <w:szCs w:val="22"/>
          <w:lang w:val="es-CO"/>
        </w:rPr>
      </w:pPr>
    </w:p>
    <w:p w14:paraId="3558DB6C" w14:textId="1BF77EEA" w:rsidR="006E53A3" w:rsidRPr="00797669" w:rsidRDefault="006E53A3">
      <w:pPr>
        <w:spacing w:line="259" w:lineRule="auto"/>
        <w:jc w:val="both"/>
        <w:rPr>
          <w:del w:id="1696" w:author="Usuario invitado" w:date="2026-05-26T19:32:00Z" w16du:dateUtc="2026-05-26T19:32:09Z"/>
          <w:rFonts w:ascii="Arial Narrow" w:hAnsi="Arial Narrow"/>
          <w:sz w:val="22"/>
          <w:szCs w:val="22"/>
          <w:lang w:val="es-CO"/>
        </w:rPr>
        <w:pPrChange w:id="1697" w:author="Usuario invitado" w:date="2026-05-26T19:24:00Z">
          <w:pPr>
            <w:jc w:val="both"/>
          </w:pPr>
        </w:pPrChange>
      </w:pPr>
      <w:del w:id="1698" w:author="Usuario invitado" w:date="2026-05-26T19:32:00Z" w16du:dateUtc="2026-05-26T19:32:09Z">
        <w:r w:rsidRPr="7B69D6C6" w:rsidDel="7B69D6C6">
          <w:rPr>
            <w:rFonts w:ascii="Arial Narrow" w:hAnsi="Arial Narrow"/>
            <w:sz w:val="22"/>
            <w:szCs w:val="22"/>
            <w:lang w:val="es-CO"/>
            <w:rPrChange w:id="1699" w:author="Usuario invitado" w:date="2026-05-26T19:24:00Z" w16du:dateUtc="2026-05-26T19:24:09Z">
              <w:rPr>
                <w:rFonts w:asciiTheme="minorHAnsi" w:eastAsiaTheme="minorEastAsia" w:hAnsiTheme="minorHAnsi" w:cstheme="minorBidi"/>
                <w:sz w:val="22"/>
                <w:szCs w:val="22"/>
                <w:lang w:val="es-CO"/>
              </w:rPr>
            </w:rPrChange>
          </w:rPr>
          <w:delText>Adicionalmente, el sistema contempla una modalidad de acreditación de capacidades denominada Reconocimiento de Idoneidad, mediante la cual determinadas entidades —incluyendo empresas, universidades u otras instituciones— son certificadas por la ANI como competentes para el desarrollo de actividades de I+D. Es importante precisar que el SIFIDE II no dispone de una opción de certificación técnica ex ante de proyectos individuales; por tanto, el beneficio fiscal siempre se solicita de forma ex post tras el cierre del ejercicio. Sin embargo, el pedido de reconocimiento de idoneidad puede presentarse en cualquier momento y tiene una vigencia de doce ejercicios fiscales, lo que otorga estabilidad a los prestadores de servicios de I+D y simplifica el flujo de subcontratación para las empresas beneficiarias que deciden tercerizar sus actividades tecnológicas.</w:delText>
        </w:r>
        <w:commentRangeStart w:id="1700"/>
        <w:r w:rsidRPr="7B69D6C6" w:rsidDel="7B69D6C6">
          <w:rPr>
            <w:rFonts w:ascii="Arial Narrow" w:hAnsi="Arial Narrow"/>
            <w:sz w:val="22"/>
            <w:szCs w:val="22"/>
            <w:lang w:val="es-CO"/>
          </w:rPr>
          <w:delText>.</w:delText>
        </w:r>
      </w:del>
      <w:commentRangeEnd w:id="1700"/>
      <w:r w:rsidRPr="00797669">
        <w:rPr>
          <w:rStyle w:val="CommentReference"/>
          <w:rFonts w:ascii="Arial Narrow" w:hAnsi="Arial Narrow"/>
          <w:sz w:val="22"/>
          <w:szCs w:val="22"/>
          <w:lang w:val="es-CO"/>
        </w:rPr>
        <w:commentReference w:id="1700"/>
      </w:r>
    </w:p>
    <w:p w14:paraId="7C6DEFC1" w14:textId="72857B7C" w:rsidR="01FC00B7" w:rsidRDefault="01FC00B7" w:rsidP="01FC00B7">
      <w:pPr>
        <w:jc w:val="both"/>
        <w:rPr>
          <w:del w:id="1701" w:author="Usuario invitado" w:date="2026-05-26T19:32:00Z" w16du:dateUtc="2026-05-26T19:32:09Z"/>
          <w:rFonts w:ascii="Arial Narrow" w:hAnsi="Arial Narrow"/>
          <w:sz w:val="22"/>
          <w:szCs w:val="22"/>
          <w:lang w:val="es-CO"/>
        </w:rPr>
      </w:pPr>
    </w:p>
    <w:p w14:paraId="2CE691DB" w14:textId="77777777" w:rsidR="006E53A3" w:rsidRPr="00797669" w:rsidRDefault="006E53A3" w:rsidP="7B69D6C6">
      <w:pPr>
        <w:jc w:val="both"/>
        <w:rPr>
          <w:del w:id="1702" w:author="Usuario invitado" w:date="2026-05-26T19:32:00Z" w16du:dateUtc="2026-05-26T19:32:09Z"/>
          <w:rFonts w:ascii="Arial Narrow" w:hAnsi="Arial Narrow"/>
          <w:sz w:val="22"/>
          <w:szCs w:val="22"/>
          <w:lang w:val="es-CO"/>
        </w:rPr>
      </w:pPr>
      <w:del w:id="1703" w:author="Usuario invitado" w:date="2026-05-26T19:32:00Z" w16du:dateUtc="2026-05-26T19:32:09Z">
        <w:r w:rsidRPr="7B69D6C6" w:rsidDel="7B69D6C6">
          <w:rPr>
            <w:rFonts w:ascii="Arial Narrow" w:hAnsi="Arial Narrow"/>
            <w:sz w:val="22"/>
            <w:szCs w:val="22"/>
            <w:lang w:val="es-CO"/>
          </w:rPr>
          <w:delText>En el caso de empresas jóvenes, el acceso a determinadas modalidades del incentivo está condicionado a su vinculación con ecosistemas de apoyo reconocidos. En particular, se requiere que estas empresas se encuentren incubadas en incubadoras certificadas o reconocidas por el IAPMEI, la Agência para a Competitividade e Inovação, lo que introduce un criterio adicional de validación institucional orientado a facilitar su acceso al instrumento.</w:delText>
        </w:r>
      </w:del>
    </w:p>
    <w:p w14:paraId="62238888" w14:textId="5E9AB136" w:rsidR="01FC00B7" w:rsidRDefault="01FC00B7" w:rsidP="01FC00B7">
      <w:pPr>
        <w:jc w:val="both"/>
        <w:rPr>
          <w:del w:id="1704" w:author="Usuario invitado" w:date="2026-05-26T19:32:00Z" w16du:dateUtc="2026-05-26T19:32:09Z"/>
          <w:rFonts w:ascii="Arial Narrow" w:hAnsi="Arial Narrow"/>
          <w:sz w:val="22"/>
          <w:szCs w:val="22"/>
          <w:lang w:val="es-CO"/>
        </w:rPr>
      </w:pPr>
    </w:p>
    <w:p w14:paraId="24764D4F" w14:textId="77777777" w:rsidR="006E53A3" w:rsidRPr="00797669" w:rsidRDefault="006E53A3" w:rsidP="7B69D6C6">
      <w:pPr>
        <w:jc w:val="both"/>
        <w:rPr>
          <w:del w:id="1705" w:author="Usuario invitado" w:date="2026-05-26T19:32:00Z" w16du:dateUtc="2026-05-26T19:32:09Z"/>
          <w:rFonts w:ascii="Arial Narrow" w:hAnsi="Arial Narrow"/>
          <w:sz w:val="22"/>
          <w:szCs w:val="22"/>
          <w:lang w:val="es-CO"/>
        </w:rPr>
      </w:pPr>
      <w:del w:id="1706" w:author="Usuario invitado" w:date="2026-05-26T19:32:00Z" w16du:dateUtc="2026-05-26T19:32:09Z">
        <w:r w:rsidRPr="7B69D6C6" w:rsidDel="7B69D6C6">
          <w:rPr>
            <w:rFonts w:ascii="Arial Narrow" w:hAnsi="Arial Narrow"/>
            <w:sz w:val="22"/>
            <w:szCs w:val="22"/>
            <w:lang w:val="es-CO"/>
          </w:rPr>
          <w:delText>Asimismo, el SIFIDE II permite modalidades de acceso indirecto vinculadas a la participación en el capital de instituciones de I+D y a contribuciones a fondos de inversión destinados a financiar actividades de investigación y desarrollo. A través de estos mecanismos, las empresas pueden canalizar recursos hacia proyectos de I+D mediante instrumentos financieros, ampliando el alcance del incentivo más allá de la ejecución directa de actividades dentro de la propia empresa.</w:delText>
        </w:r>
      </w:del>
    </w:p>
    <w:p w14:paraId="3AB2187C" w14:textId="3E678EFE" w:rsidR="01FC00B7" w:rsidRDefault="01FC00B7" w:rsidP="01FC00B7">
      <w:pPr>
        <w:jc w:val="both"/>
        <w:rPr>
          <w:del w:id="1707" w:author="Usuario invitado" w:date="2026-05-26T19:32:00Z" w16du:dateUtc="2026-05-26T19:32:09Z"/>
          <w:rFonts w:ascii="Arial Narrow" w:hAnsi="Arial Narrow"/>
          <w:sz w:val="22"/>
          <w:szCs w:val="22"/>
          <w:lang w:val="es-CO"/>
        </w:rPr>
      </w:pPr>
    </w:p>
    <w:p w14:paraId="0850AEAA" w14:textId="126A065A" w:rsidR="7B69D6C6" w:rsidRDefault="7B69D6C6" w:rsidP="7B69D6C6">
      <w:pPr>
        <w:jc w:val="both"/>
        <w:rPr>
          <w:ins w:id="1708" w:author="Usuario invitado" w:date="2026-05-26T19:32:00Z" w16du:dateUtc="2026-05-26T19:32:16Z"/>
          <w:rFonts w:ascii="Arial Narrow" w:eastAsia="Arial Narrow" w:hAnsi="Arial Narrow" w:cs="Arial Narrow"/>
          <w:color w:val="303030"/>
          <w:lang w:val="es-CO"/>
          <w:rPrChange w:id="1709" w:author="Usuario invitado" w:date="2026-05-26T19:32:00Z">
            <w:rPr>
              <w:ins w:id="1710" w:author="Usuario invitado" w:date="2026-05-26T19:32:00Z" w16du:dateUtc="2026-05-26T19:32:16Z"/>
              <w:rFonts w:ascii="Arial Narrow" w:eastAsia="Arial Narrow" w:hAnsi="Arial Narrow" w:cs="Arial Narrow"/>
              <w:b/>
              <w:bCs/>
              <w:color w:val="303030"/>
              <w:lang w:val="es-CO"/>
            </w:rPr>
          </w:rPrChange>
        </w:rPr>
      </w:pPr>
      <w:del w:id="1711" w:author="Usuario invitado" w:date="2026-05-26T19:32:00Z" w16du:dateUtc="2026-05-26T19:32:09Z">
        <w:r w:rsidRPr="7B69D6C6" w:rsidDel="7B69D6C6">
          <w:rPr>
            <w:rFonts w:ascii="Arial Narrow" w:hAnsi="Arial Narrow"/>
            <w:sz w:val="22"/>
            <w:szCs w:val="22"/>
            <w:lang w:val="es-CO"/>
          </w:rPr>
          <w:delText>El diseño operativo del SIFIDE II busca ofrecer previsibilidad y estabilidad al ecosistema de innovación, al permitir que las decisiones de inversión en I+D dependan en menor medida de ciclos políticos, convocatorias puntuales o dotaciones presupuestarias variables, y se integren de forma más estructural en la planificación financiera de las empresas.</w:delText>
        </w:r>
      </w:del>
      <w:ins w:id="1712" w:author="Usuario invitado" w:date="2026-05-26T19:32:00Z" w16du:dateUtc="2026-05-26T19:32:09Z">
        <w:r w:rsidRPr="7B69D6C6">
          <w:rPr>
            <w:rFonts w:ascii="Arial Narrow" w:eastAsia="Arial Narrow" w:hAnsi="Arial Narrow" w:cs="Arial Narrow"/>
            <w:color w:val="303030"/>
            <w:lang w:val="es-CO"/>
          </w:rPr>
          <w:t xml:space="preserve"> El SIFIDE II opera bajo una modalidad de acceso ex post y de carácter continuo respecto al año fiscal. A diferencia de los instrumentos de concurrencia competitiva, las empresas realizan primero las inversiones y, tras el cierre del ejercicio, solicitan el reconocimiento del beneficio tributario sobre los gastos efectivamente incurridos. Este diseño refuerza el carácter de beneficio directo y reduce la dependencia de cupos presupuestarios variables.</w:t>
        </w:r>
      </w:ins>
    </w:p>
    <w:p w14:paraId="2ED21CDE" w14:textId="5FF5B59B" w:rsidR="7B69D6C6" w:rsidRDefault="7B69D6C6" w:rsidP="7B69D6C6">
      <w:pPr>
        <w:jc w:val="both"/>
        <w:rPr>
          <w:ins w:id="1713" w:author="Usuario invitado" w:date="2026-05-26T19:32:00Z" w16du:dateUtc="2026-05-26T19:32:09Z"/>
          <w:rFonts w:ascii="Arial Narrow" w:eastAsia="Arial Narrow" w:hAnsi="Arial Narrow" w:cs="Arial Narrow"/>
          <w:color w:val="303030"/>
          <w:lang w:val="es-CO"/>
        </w:rPr>
      </w:pPr>
    </w:p>
    <w:p w14:paraId="7E0F7304" w14:textId="035D9A59" w:rsidR="7B69D6C6" w:rsidRDefault="7B69D6C6">
      <w:pPr>
        <w:jc w:val="both"/>
        <w:rPr>
          <w:ins w:id="1714" w:author="Usuario invitado" w:date="2026-05-26T19:32:00Z" w16du:dateUtc="2026-05-26T19:32:18Z"/>
          <w:rFonts w:ascii="Arial Narrow" w:eastAsia="Arial Narrow" w:hAnsi="Arial Narrow" w:cs="Arial Narrow"/>
          <w:color w:val="303030"/>
          <w:lang w:val="es-CO"/>
          <w:rPrChange w:id="1715" w:author="Usuario invitado" w:date="2026-05-26T19:32:00Z">
            <w:rPr>
              <w:ins w:id="1716" w:author="Usuario invitado" w:date="2026-05-26T19:32:00Z" w16du:dateUtc="2026-05-26T19:32:18Z"/>
              <w:rFonts w:ascii="Arial Narrow" w:eastAsia="Arial Narrow" w:hAnsi="Arial Narrow" w:cs="Arial Narrow"/>
              <w:b/>
              <w:bCs/>
              <w:color w:val="303030"/>
              <w:lang w:val="es-CO"/>
            </w:rPr>
          </w:rPrChange>
        </w:rPr>
        <w:pPrChange w:id="1717" w:author="Usuario invitado" w:date="2026-05-26T19:32:00Z">
          <w:pPr/>
        </w:pPrChange>
      </w:pPr>
      <w:ins w:id="1718" w:author="Usuario invitado" w:date="2026-05-26T19:32:00Z" w16du:dateUtc="2026-05-26T19:32:09Z">
        <w:r w:rsidRPr="7B69D6C6">
          <w:rPr>
            <w:rFonts w:ascii="Arial Narrow" w:eastAsia="Arial Narrow" w:hAnsi="Arial Narrow" w:cs="Arial Narrow"/>
            <w:color w:val="303030"/>
            <w:lang w:val="es-CO"/>
          </w:rPr>
          <w:t>La solicitud se presenta anualmente con plazos definidos: las entidades deben presentar su candidatura hasta el cierre del quinto mes del año siguiente a aquel en que se realizaron las inversiones (habitualmente mayo para ejercicios que coinciden con el año civil). Este calendario alinea el incentivo con los ciclos contables y el pago del Impuesto sobre la Renta de las Personas Colectivas (IRC).</w:t>
        </w:r>
      </w:ins>
    </w:p>
    <w:p w14:paraId="3A081563" w14:textId="28F09AFE" w:rsidR="7B69D6C6" w:rsidRDefault="7B69D6C6" w:rsidP="7B69D6C6">
      <w:pPr>
        <w:jc w:val="both"/>
        <w:rPr>
          <w:ins w:id="1719" w:author="Usuario invitado" w:date="2026-05-26T19:32:00Z" w16du:dateUtc="2026-05-26T19:32:09Z"/>
          <w:rFonts w:ascii="Arial Narrow" w:eastAsia="Arial Narrow" w:hAnsi="Arial Narrow" w:cs="Arial Narrow"/>
          <w:color w:val="303030"/>
          <w:lang w:val="es-CO"/>
        </w:rPr>
      </w:pPr>
    </w:p>
    <w:p w14:paraId="42579A4E" w14:textId="49A2D261" w:rsidR="7B69D6C6" w:rsidRDefault="7B69D6C6">
      <w:pPr>
        <w:jc w:val="both"/>
        <w:rPr>
          <w:ins w:id="1720" w:author="Usuario invitado" w:date="2026-05-26T19:32:00Z" w16du:dateUtc="2026-05-26T19:32:19Z"/>
          <w:rFonts w:ascii="Arial Narrow" w:eastAsia="Arial Narrow" w:hAnsi="Arial Narrow" w:cs="Arial Narrow"/>
          <w:color w:val="303030"/>
          <w:lang w:val="es-CO"/>
          <w:rPrChange w:id="1721" w:author="Usuario invitado" w:date="2026-05-26T19:32:00Z">
            <w:rPr>
              <w:ins w:id="1722" w:author="Usuario invitado" w:date="2026-05-26T19:32:00Z" w16du:dateUtc="2026-05-26T19:32:19Z"/>
              <w:rFonts w:ascii="Arial Narrow" w:eastAsia="Arial Narrow" w:hAnsi="Arial Narrow" w:cs="Arial Narrow"/>
              <w:b/>
              <w:bCs/>
              <w:color w:val="303030"/>
              <w:lang w:val="es-CO"/>
            </w:rPr>
          </w:rPrChange>
        </w:rPr>
        <w:pPrChange w:id="1723" w:author="Usuario invitado" w:date="2026-05-26T19:32:00Z">
          <w:pPr/>
        </w:pPrChange>
      </w:pPr>
      <w:ins w:id="1724" w:author="Usuario invitado" w:date="2026-05-26T19:32:00Z" w16du:dateUtc="2026-05-26T19:32:09Z">
        <w:r w:rsidRPr="7B69D6C6">
          <w:rPr>
            <w:rFonts w:ascii="Arial Narrow" w:eastAsia="Arial Narrow" w:hAnsi="Arial Narrow" w:cs="Arial Narrow"/>
            <w:color w:val="303030"/>
            <w:lang w:val="es-CO"/>
          </w:rPr>
          <w:t xml:space="preserve">La validación técnica recae exclusivamente en la </w:t>
        </w:r>
        <w:r w:rsidRPr="7B69D6C6">
          <w:rPr>
            <w:rFonts w:ascii="Arial Narrow" w:eastAsia="Arial Narrow" w:hAnsi="Arial Narrow" w:cs="Arial Narrow"/>
            <w:color w:val="303030"/>
            <w:lang w:val="es-CO"/>
            <w:rPrChange w:id="1725" w:author="Usuario invitado" w:date="2026-05-26T19:32:00Z" w16du:dateUtc="2026-05-26T19:32:26Z">
              <w:rPr>
                <w:rFonts w:ascii="Arial Narrow" w:eastAsia="Arial Narrow" w:hAnsi="Arial Narrow" w:cs="Arial Narrow"/>
                <w:b/>
                <w:bCs/>
                <w:color w:val="303030"/>
                <w:lang w:val="es-CO"/>
              </w:rPr>
            </w:rPrChange>
          </w:rPr>
          <w:t>Agência Nacional de Inovação</w:t>
        </w:r>
        <w:r w:rsidRPr="7B69D6C6">
          <w:rPr>
            <w:rFonts w:ascii="Arial Narrow" w:eastAsia="Arial Narrow" w:hAnsi="Arial Narrow" w:cs="Arial Narrow"/>
            <w:color w:val="303030"/>
            <w:lang w:val="es-CO"/>
          </w:rPr>
          <w:t xml:space="preserve"> (ANI). La ANI evalúa si las actividades califican como I+D según el Manual de Frascati y determina el monto de los gastos elegibles. Es importante destacar que la certificación de la ANI es un requisito habilitante, pero no implica el otorgamiento automático; la </w:t>
        </w:r>
        <w:r w:rsidRPr="7B69D6C6">
          <w:rPr>
            <w:rFonts w:ascii="Arial Narrow" w:eastAsia="Arial Narrow" w:hAnsi="Arial Narrow" w:cs="Arial Narrow"/>
            <w:color w:val="303030"/>
            <w:lang w:val="es-CO"/>
            <w:rPrChange w:id="1726" w:author="Usuario invitado" w:date="2026-05-26T19:32:00Z" w16du:dateUtc="2026-05-26T19:32:26Z">
              <w:rPr>
                <w:rFonts w:ascii="Arial Narrow" w:eastAsia="Arial Narrow" w:hAnsi="Arial Narrow" w:cs="Arial Narrow"/>
                <w:b/>
                <w:bCs/>
                <w:color w:val="303030"/>
                <w:lang w:val="es-CO"/>
              </w:rPr>
            </w:rPrChange>
          </w:rPr>
          <w:t>Autoridade Tributária e Aduaneira</w:t>
        </w:r>
        <w:r w:rsidRPr="7B69D6C6">
          <w:rPr>
            <w:rFonts w:ascii="Arial Narrow" w:eastAsia="Arial Narrow" w:hAnsi="Arial Narrow" w:cs="Arial Narrow"/>
            <w:color w:val="303030"/>
            <w:lang w:val="es-CO"/>
          </w:rPr>
          <w:t xml:space="preserve"> (AT) es la responsable de la aplicación final del crédito en la cuota del impuesto.</w:t>
        </w:r>
      </w:ins>
    </w:p>
    <w:p w14:paraId="600222AF" w14:textId="0D3900F5" w:rsidR="7B69D6C6" w:rsidRDefault="7B69D6C6" w:rsidP="7B69D6C6">
      <w:pPr>
        <w:jc w:val="both"/>
        <w:rPr>
          <w:ins w:id="1727" w:author="Usuario invitado" w:date="2026-05-26T19:32:00Z" w16du:dateUtc="2026-05-26T19:32:09Z"/>
          <w:rFonts w:ascii="Arial Narrow" w:eastAsia="Arial Narrow" w:hAnsi="Arial Narrow" w:cs="Arial Narrow"/>
          <w:color w:val="303030"/>
          <w:lang w:val="es-CO"/>
        </w:rPr>
      </w:pPr>
    </w:p>
    <w:p w14:paraId="6CC825E6" w14:textId="4DFD63B4" w:rsidR="7B69D6C6" w:rsidRDefault="7B69D6C6">
      <w:pPr>
        <w:jc w:val="both"/>
        <w:rPr>
          <w:ins w:id="1728" w:author="Usuario invitado" w:date="2026-05-26T19:32:00Z" w16du:dateUtc="2026-05-26T19:32:20Z"/>
          <w:rFonts w:ascii="Arial Narrow" w:eastAsia="Arial Narrow" w:hAnsi="Arial Narrow" w:cs="Arial Narrow"/>
          <w:color w:val="303030"/>
          <w:lang w:val="es-CO"/>
          <w:rPrChange w:id="1729" w:author="Usuario invitado" w:date="2026-05-26T19:32:00Z">
            <w:rPr>
              <w:ins w:id="1730" w:author="Usuario invitado" w:date="2026-05-26T19:32:00Z" w16du:dateUtc="2026-05-26T19:32:20Z"/>
              <w:rFonts w:ascii="Arial Narrow" w:eastAsia="Arial Narrow" w:hAnsi="Arial Narrow" w:cs="Arial Narrow"/>
              <w:b/>
              <w:bCs/>
              <w:color w:val="303030"/>
              <w:lang w:val="es-CO"/>
            </w:rPr>
          </w:rPrChange>
        </w:rPr>
        <w:pPrChange w:id="1731" w:author="Usuario invitado" w:date="2026-05-26T19:32:00Z">
          <w:pPr/>
        </w:pPrChange>
      </w:pPr>
      <w:ins w:id="1732" w:author="Usuario invitado" w:date="2026-05-26T19:32:00Z" w16du:dateUtc="2026-05-26T19:32:09Z">
        <w:r w:rsidRPr="7B69D6C6">
          <w:rPr>
            <w:rFonts w:ascii="Arial Narrow" w:eastAsia="Arial Narrow" w:hAnsi="Arial Narrow" w:cs="Arial Narrow"/>
            <w:color w:val="303030"/>
            <w:lang w:val="es-CO"/>
          </w:rPr>
          <w:t>El sistema no contempla una certificación técnica ex ante de proyectos individuales. No obstante, ofrece el Reconocimiento de Idoneidad, mediante el cual la ANI certifica a entidades (empresas, universidades o centros) como competentes para ejecutar I+D en dominios específicos. Este reconocimiento puede solicitarse en cualquier momento, tiene una vigencia de doce ejercicios fiscales y facilita la subcontratación, ya que los gastos realizados con estas entidades son deducibles para la empresa contratante.</w:t>
        </w:r>
      </w:ins>
    </w:p>
    <w:p w14:paraId="11DEDF1B" w14:textId="62B7B5D1" w:rsidR="7B69D6C6" w:rsidRDefault="7B69D6C6" w:rsidP="7B69D6C6">
      <w:pPr>
        <w:jc w:val="both"/>
        <w:rPr>
          <w:ins w:id="1733" w:author="Usuario invitado" w:date="2026-05-26T19:32:00Z" w16du:dateUtc="2026-05-26T19:32:09Z"/>
          <w:rFonts w:ascii="Arial Narrow" w:eastAsia="Arial Narrow" w:hAnsi="Arial Narrow" w:cs="Arial Narrow"/>
          <w:color w:val="303030"/>
          <w:lang w:val="es-CO"/>
        </w:rPr>
      </w:pPr>
    </w:p>
    <w:p w14:paraId="0690B341" w14:textId="62F4FB12" w:rsidR="7B69D6C6" w:rsidRDefault="7B69D6C6">
      <w:pPr>
        <w:jc w:val="both"/>
        <w:rPr>
          <w:rFonts w:ascii="Arial Narrow" w:eastAsia="Arial Narrow" w:hAnsi="Arial Narrow" w:cs="Arial Narrow"/>
          <w:color w:val="303030"/>
          <w:lang w:val="es-CO"/>
        </w:rPr>
        <w:pPrChange w:id="1734" w:author="Usuario invitado" w:date="2026-05-26T19:32:00Z">
          <w:pPr/>
        </w:pPrChange>
      </w:pPr>
      <w:ins w:id="1735" w:author="Usuario invitado" w:date="2026-05-26T19:32:00Z" w16du:dateUtc="2026-05-26T19:32:22Z">
        <w:r w:rsidRPr="7B69D6C6">
          <w:rPr>
            <w:rFonts w:ascii="Arial Narrow" w:eastAsia="Arial Narrow" w:hAnsi="Arial Narrow" w:cs="Arial Narrow"/>
            <w:color w:val="303030"/>
            <w:lang w:val="es-CO"/>
          </w:rPr>
          <w:t>Para las empresas jóvenes (menos de 3 años), el acceso a tasas mayoradas (47,5% de tasa base) está condicionado a que se encuentren integradas en ecosistemas de apoyo, específicamente en incubadoras certificadas o reconocidas por el IAPMEI. Finalmente, el SIFIDE II permite modalidades de acceso indirecto a través de la participación en el capital de instituciones de I+D o contribuciones a fondos de capital de riesgo destinados a financiar empresas tecnológicas. Bajo esta vía, el contribuyente no requiere presentar memorias técnicas de proyectos propios. Sin embargo, es vital precisar que, según la Ley n.º 21/2023, estas inversiones financieras solo pueden beneficiarse de la tasa base de deducción (32,5%), quedando expresamente excluidas de la aplicación de la tasa incremental del 50%.</w:t>
        </w:r>
      </w:ins>
    </w:p>
    <w:p w14:paraId="145F488A" w14:textId="3C558E4B" w:rsidR="01FC00B7" w:rsidRDefault="01FC00B7" w:rsidP="01FC00B7">
      <w:pPr>
        <w:jc w:val="both"/>
        <w:rPr>
          <w:rFonts w:ascii="Arial Narrow" w:hAnsi="Arial Narrow"/>
          <w:sz w:val="22"/>
          <w:szCs w:val="22"/>
          <w:lang w:val="es-CO"/>
        </w:rPr>
      </w:pPr>
    </w:p>
    <w:p w14:paraId="07680B25" w14:textId="7FD15126" w:rsidR="006E53A3" w:rsidRPr="00012D3F" w:rsidRDefault="7B69D6C6" w:rsidP="006E53A3">
      <w:pPr>
        <w:jc w:val="both"/>
        <w:rPr>
          <w:lang w:val="es-ES"/>
          <w:rPrChange w:id="1736" w:author="Gonzalo Castellanos" w:date="2026-05-29T12:04:00Z" w16du:dateUtc="2026-05-29T16:04:00Z">
            <w:rPr/>
          </w:rPrChange>
        </w:rPr>
      </w:pPr>
      <w:r w:rsidRPr="7B69D6C6">
        <w:rPr>
          <w:rFonts w:ascii="Arial Narrow" w:hAnsi="Arial Narrow"/>
          <w:b/>
          <w:bCs/>
          <w:sz w:val="22"/>
          <w:szCs w:val="22"/>
          <w:lang w:val="es-CO"/>
        </w:rPr>
        <w:t xml:space="preserve">3.3. </w:t>
      </w:r>
      <w:del w:id="1737" w:author="Usuario invitado" w:date="2026-05-26T19:36:00Z" w16du:dateUtc="2026-05-26T19:36:43Z">
        <w:r w:rsidR="006E53A3" w:rsidRPr="7B69D6C6" w:rsidDel="7B69D6C6">
          <w:rPr>
            <w:rFonts w:ascii="Arial Narrow" w:hAnsi="Arial Narrow"/>
            <w:b/>
            <w:bCs/>
            <w:sz w:val="22"/>
            <w:szCs w:val="22"/>
            <w:lang w:val="es-CO"/>
          </w:rPr>
          <w:delText xml:space="preserve">Verificación y certificación </w:delText>
        </w:r>
      </w:del>
      <w:ins w:id="1738" w:author="Usuario invitado" w:date="2026-05-26T19:36:00Z" w16du:dateUtc="2026-05-26T19:36:43Z">
        <w:r w:rsidRPr="7B69D6C6">
          <w:rPr>
            <w:rFonts w:ascii="Arial Narrow" w:hAnsi="Arial Narrow"/>
            <w:b/>
            <w:bCs/>
            <w:sz w:val="22"/>
            <w:szCs w:val="22"/>
            <w:lang w:val="es-CO"/>
          </w:rPr>
          <w:t>Control fiscal y auditorías</w:t>
        </w:r>
      </w:ins>
    </w:p>
    <w:p w14:paraId="3D804795" w14:textId="77777777" w:rsidR="006E53A3" w:rsidRPr="00C7133F" w:rsidRDefault="006E53A3" w:rsidP="7B69D6C6">
      <w:pPr>
        <w:jc w:val="both"/>
        <w:rPr>
          <w:del w:id="1739" w:author="Usuario invitado" w:date="2026-05-26T19:38:00Z" w16du:dateUtc="2026-05-26T19:38:29Z"/>
          <w:rFonts w:ascii="Arial Narrow" w:hAnsi="Arial Narrow"/>
          <w:sz w:val="22"/>
          <w:szCs w:val="22"/>
          <w:lang w:val="es-CO"/>
        </w:rPr>
      </w:pPr>
      <w:del w:id="1740" w:author="Usuario invitado" w:date="2026-05-26T19:38:00Z" w16du:dateUtc="2026-05-26T19:38:29Z">
        <w:r w:rsidRPr="7B69D6C6" w:rsidDel="7B69D6C6">
          <w:rPr>
            <w:rFonts w:ascii="Arial Narrow" w:hAnsi="Arial Narrow"/>
            <w:sz w:val="22"/>
            <w:szCs w:val="22"/>
            <w:lang w:val="es-CO"/>
          </w:rPr>
          <w:delText>La verificación y certificación del SIFIDE II se basa en un esquema de validación técnica ex post, cuya responsabilidad recae de forma exclusiva en una entidad especializada. El sistema es gestionado por la Agência Nacional de Inovação, que actúa como autoridad técnica del régimen y es responsable de asegurar que las actividades y los gastos declarados por las empresas se ajusten a los criterios de elegibilidad definidos en la normativa y en las guías técnicas vigentes.</w:delText>
        </w:r>
      </w:del>
    </w:p>
    <w:p w14:paraId="58A82EFC" w14:textId="405AFFD8" w:rsidR="01FC00B7" w:rsidRDefault="01FC00B7" w:rsidP="01FC00B7">
      <w:pPr>
        <w:jc w:val="both"/>
        <w:rPr>
          <w:del w:id="1741" w:author="Usuario invitado" w:date="2026-05-26T19:38:00Z" w16du:dateUtc="2026-05-26T19:38:29Z"/>
          <w:rFonts w:ascii="Arial Narrow" w:hAnsi="Arial Narrow"/>
          <w:sz w:val="22"/>
          <w:szCs w:val="22"/>
          <w:lang w:val="es-CO"/>
        </w:rPr>
      </w:pPr>
    </w:p>
    <w:p w14:paraId="7D47015B" w14:textId="77777777" w:rsidR="006E53A3" w:rsidRPr="00C7133F" w:rsidRDefault="006E53A3" w:rsidP="7B69D6C6">
      <w:pPr>
        <w:jc w:val="both"/>
        <w:rPr>
          <w:del w:id="1742" w:author="Usuario invitado" w:date="2026-05-26T19:38:00Z" w16du:dateUtc="2026-05-26T19:38:29Z"/>
          <w:rFonts w:ascii="Arial Narrow" w:hAnsi="Arial Narrow"/>
          <w:sz w:val="22"/>
          <w:szCs w:val="22"/>
          <w:lang w:val="es-CO"/>
        </w:rPr>
      </w:pPr>
      <w:del w:id="1743" w:author="Usuario invitado" w:date="2026-05-26T19:38:00Z" w16du:dateUtc="2026-05-26T19:38:29Z">
        <w:r w:rsidRPr="7B69D6C6" w:rsidDel="7B69D6C6">
          <w:rPr>
            <w:rFonts w:ascii="Arial Narrow" w:hAnsi="Arial Narrow"/>
            <w:sz w:val="22"/>
            <w:szCs w:val="22"/>
            <w:lang w:val="es-CO"/>
          </w:rPr>
          <w:delText>El proceso de validación técnica se inicia con la recepción y análisis de admisión de las candidaturas por parte de la ANI. En esta etapa, la agencia evalúa la coherencia y completitud de la información presentada, valida los gastos declarados por los contribuyentes y los califica de acuerdo con los criterios técnicos de evaluación establecidos. Esta evaluación tiene como objetivo determinar si las actividades reportadas califican efectivamente como investigación y desarrollo conforme a los criterios del Manual de Frascati, así como si los gastos imputados se encuentran directamente asociados a dichas actividades.</w:delText>
        </w:r>
      </w:del>
    </w:p>
    <w:p w14:paraId="292E2769" w14:textId="429E943A" w:rsidR="01FC00B7" w:rsidRDefault="01FC00B7" w:rsidP="01FC00B7">
      <w:pPr>
        <w:jc w:val="both"/>
        <w:rPr>
          <w:del w:id="1744" w:author="Usuario invitado" w:date="2026-05-26T19:38:00Z" w16du:dateUtc="2026-05-26T19:38:29Z"/>
          <w:rFonts w:ascii="Arial Narrow" w:hAnsi="Arial Narrow"/>
          <w:sz w:val="22"/>
          <w:szCs w:val="22"/>
          <w:lang w:val="es-CO"/>
        </w:rPr>
      </w:pPr>
    </w:p>
    <w:p w14:paraId="280C0548" w14:textId="77777777" w:rsidR="006E53A3" w:rsidRPr="00C7133F" w:rsidRDefault="006E53A3" w:rsidP="7B69D6C6">
      <w:pPr>
        <w:jc w:val="both"/>
        <w:rPr>
          <w:del w:id="1745" w:author="Usuario invitado" w:date="2026-05-26T19:38:00Z" w16du:dateUtc="2026-05-26T19:38:29Z"/>
          <w:rFonts w:ascii="Arial Narrow" w:hAnsi="Arial Narrow"/>
          <w:sz w:val="22"/>
          <w:szCs w:val="22"/>
          <w:lang w:val="es-CO"/>
        </w:rPr>
      </w:pPr>
      <w:del w:id="1746" w:author="Usuario invitado" w:date="2026-05-26T19:38:00Z" w16du:dateUtc="2026-05-26T19:38:29Z">
        <w:r w:rsidRPr="7B69D6C6" w:rsidDel="7B69D6C6">
          <w:rPr>
            <w:rFonts w:ascii="Arial Narrow" w:hAnsi="Arial Narrow"/>
            <w:sz w:val="22"/>
            <w:szCs w:val="22"/>
            <w:lang w:val="es-CO"/>
          </w:rPr>
          <w:delText>La certificación emitida por la ANI tiene carácter exclusivamente técnico y no implica el otorgamiento automático del beneficio fiscal. Como resultado del proceso de verificación, la ANI determina el monto de los gastos elegibles que pueden ser considerados para efectos del incentivo y comunica esta información a la Autoridade Tributária e Aduaneira, entidad responsable de la administración, fiscalización y aplicación efectiva de la deducción a la cuota del Impuesto sobre la Renta de las Personas Colectivas. Este diseño institucional separa claramente la validación técnica de la aplicación tributaria del beneficio, reduciendo el riesgo de interpretaciones inconsistentes y fortaleciendo la integridad del instrumento.</w:delText>
        </w:r>
      </w:del>
    </w:p>
    <w:p w14:paraId="3DB3E74A" w14:textId="663F68AD" w:rsidR="01FC00B7" w:rsidRDefault="01FC00B7" w:rsidP="01FC00B7">
      <w:pPr>
        <w:jc w:val="both"/>
        <w:rPr>
          <w:del w:id="1747" w:author="Usuario invitado" w:date="2026-05-26T19:38:00Z" w16du:dateUtc="2026-05-26T19:38:29Z"/>
          <w:rFonts w:ascii="Arial Narrow" w:hAnsi="Arial Narrow"/>
          <w:sz w:val="22"/>
          <w:szCs w:val="22"/>
          <w:lang w:val="es-CO"/>
        </w:rPr>
      </w:pPr>
    </w:p>
    <w:p w14:paraId="70337358" w14:textId="77777777" w:rsidR="006E53A3" w:rsidRPr="00C7133F" w:rsidRDefault="006E53A3" w:rsidP="7B69D6C6">
      <w:pPr>
        <w:jc w:val="both"/>
        <w:rPr>
          <w:del w:id="1748" w:author="Usuario invitado" w:date="2026-05-26T19:38:00Z" w16du:dateUtc="2026-05-26T19:38:29Z"/>
          <w:rFonts w:ascii="Arial Narrow" w:hAnsi="Arial Narrow"/>
          <w:sz w:val="22"/>
          <w:szCs w:val="22"/>
          <w:lang w:val="es-CO"/>
        </w:rPr>
      </w:pPr>
      <w:del w:id="1749" w:author="Usuario invitado" w:date="2026-05-26T19:38:00Z" w16du:dateUtc="2026-05-26T19:38:29Z">
        <w:r w:rsidRPr="7B69D6C6" w:rsidDel="7B69D6C6">
          <w:rPr>
            <w:rFonts w:ascii="Arial Narrow" w:hAnsi="Arial Narrow"/>
            <w:sz w:val="22"/>
            <w:szCs w:val="22"/>
            <w:lang w:val="es-CO"/>
          </w:rPr>
          <w:delText>Adicionalmente, la ANI es responsable del reconocimiento de idoneidad técnica de entidades que desarrollan actividades de investigación y desarrollo en dominios específicos. Esta certificación se otorga mediante una declaración emitida por la ANI dentro de un plazo de 60 días hábiles a partir de la recepción de la solicitud correspondiente y tiene una vigencia de doce ejercicios fiscales. El reconocimiento de idoneidad permite que otras empresas subcontraten actividades de I+D a estas entidades certificadas y deduzcan los gastos asociados, ampliando las modalidades de acceso al incentivo y facilitando la articulación entre empresas e instituciones especializadas.</w:delText>
        </w:r>
      </w:del>
    </w:p>
    <w:p w14:paraId="4EF5ED01" w14:textId="1A860B44" w:rsidR="01FC00B7" w:rsidRDefault="01FC00B7" w:rsidP="01FC00B7">
      <w:pPr>
        <w:jc w:val="both"/>
        <w:rPr>
          <w:del w:id="1750" w:author="Usuario invitado" w:date="2026-05-26T19:38:00Z" w16du:dateUtc="2026-05-26T19:38:29Z"/>
          <w:rFonts w:ascii="Arial Narrow" w:hAnsi="Arial Narrow"/>
          <w:sz w:val="22"/>
          <w:szCs w:val="22"/>
          <w:lang w:val="es-CO"/>
        </w:rPr>
      </w:pPr>
    </w:p>
    <w:p w14:paraId="19C307E1" w14:textId="05D7F88E" w:rsidR="006E53A3" w:rsidRPr="00012D3F" w:rsidRDefault="006E53A3" w:rsidP="006E53A3">
      <w:pPr>
        <w:jc w:val="both"/>
        <w:rPr>
          <w:ins w:id="1751" w:author="Usuario invitado" w:date="2026-05-26T19:52:00Z" w16du:dateUtc="2026-05-26T19:52:10Z"/>
          <w:lang w:val="es-ES"/>
          <w:rPrChange w:id="1752" w:author="Gonzalo Castellanos" w:date="2026-05-29T12:04:00Z" w16du:dateUtc="2026-05-29T16:04:00Z">
            <w:rPr>
              <w:ins w:id="1753" w:author="Usuario invitado" w:date="2026-05-26T19:52:00Z" w16du:dateUtc="2026-05-26T19:52:10Z"/>
            </w:rPr>
          </w:rPrChange>
        </w:rPr>
      </w:pPr>
      <w:del w:id="1754" w:author="Usuario invitado" w:date="2026-05-26T19:38:00Z" w16du:dateUtc="2026-05-26T19:38:29Z">
        <w:r w:rsidRPr="7B69D6C6" w:rsidDel="7B69D6C6">
          <w:rPr>
            <w:rFonts w:ascii="Arial Narrow" w:hAnsi="Arial Narrow"/>
            <w:sz w:val="22"/>
            <w:szCs w:val="22"/>
            <w:lang w:val="es-CO"/>
          </w:rPr>
          <w:delText>En la práctica, el proceso de verificación y certificación puede incluir requerimientos adicionales de información, aclaraciones técnicas o auditorías específicas cuando la ANI lo considere necesario. Estos mecanismos forman parte del diseño operativo del SIFIDE II y están orientados a asegurar la correcta utilización del incentivo fiscal, sin alterar su carácter ex post ni el principio de acceso general del régimen</w:delText>
        </w:r>
      </w:del>
      <w:ins w:id="1755" w:author="Usuario invitado" w:date="2026-05-26T19:38:00Z" w16du:dateUtc="2026-05-26T19:38:29Z">
        <w:r w:rsidR="7B69D6C6" w:rsidRPr="7B69D6C6">
          <w:rPr>
            <w:rFonts w:ascii="Arial Narrow" w:eastAsia="Arial Narrow" w:hAnsi="Arial Narrow" w:cs="Arial Narrow"/>
            <w:color w:val="303030"/>
            <w:lang w:val="es-CO"/>
          </w:rPr>
          <w:t xml:space="preserve"> </w:t>
        </w:r>
      </w:ins>
    </w:p>
    <w:p w14:paraId="40729597" w14:textId="6BD03DA4" w:rsidR="006E53A3" w:rsidRPr="00C7133F" w:rsidRDefault="006E53A3" w:rsidP="7B69D6C6">
      <w:pPr>
        <w:jc w:val="both"/>
        <w:rPr>
          <w:ins w:id="1756" w:author="Usuario invitado" w:date="2026-05-26T19:52:00Z" w16du:dateUtc="2026-05-26T19:52:10Z"/>
          <w:rFonts w:ascii="Arial Narrow" w:eastAsia="Arial Narrow" w:hAnsi="Arial Narrow" w:cs="Arial Narrow"/>
          <w:color w:val="303030"/>
          <w:lang w:val="es-CO"/>
        </w:rPr>
      </w:pPr>
    </w:p>
    <w:p w14:paraId="5F666F23" w14:textId="5AA3B7DB" w:rsidR="006E53A3" w:rsidRPr="00012D3F" w:rsidRDefault="7B69D6C6">
      <w:pPr>
        <w:jc w:val="both"/>
        <w:rPr>
          <w:ins w:id="1757" w:author="Usuario invitado" w:date="2026-05-26T19:52:00Z" w16du:dateUtc="2026-05-26T19:52:18Z"/>
          <w:lang w:val="es-ES"/>
          <w:rPrChange w:id="1758" w:author="Gonzalo Castellanos" w:date="2026-05-29T12:04:00Z" w16du:dateUtc="2026-05-29T16:04:00Z">
            <w:rPr>
              <w:ins w:id="1759" w:author="Usuario invitado" w:date="2026-05-26T19:52:00Z" w16du:dateUtc="2026-05-26T19:52:18Z"/>
            </w:rPr>
          </w:rPrChange>
        </w:rPr>
        <w:pPrChange w:id="1760" w:author="Usuario invitado" w:date="2026-05-26T19:52:00Z">
          <w:pPr/>
        </w:pPrChange>
      </w:pPr>
      <w:ins w:id="1761" w:author="Usuario invitado" w:date="2026-05-26T19:52:00Z" w16du:dateUtc="2026-05-26T19:52:11Z">
        <w:r w:rsidRPr="7B69D6C6">
          <w:rPr>
            <w:rFonts w:ascii="Arial Narrow" w:eastAsia="Arial Narrow" w:hAnsi="Arial Narrow" w:cs="Arial Narrow"/>
            <w:color w:val="303030"/>
            <w:lang w:val="es-CO"/>
          </w:rPr>
          <w:t xml:space="preserve">El diseño del monitoreo y control en el SIFIDE II se fundamenta en una arquitectura institucional dual que separa la validación científico-técnica de la fiscalización tributaria. Bajo este esquema, la </w:t>
        </w:r>
        <w:r w:rsidRPr="7B69D6C6">
          <w:rPr>
            <w:rFonts w:ascii="Arial Narrow" w:eastAsia="Arial Narrow" w:hAnsi="Arial Narrow" w:cs="Arial Narrow"/>
            <w:color w:val="303030"/>
            <w:lang w:val="es-CO"/>
            <w:rPrChange w:id="1762" w:author="Usuario invitado" w:date="2026-05-26T19:52:00Z" w16du:dateUtc="2026-05-26T19:52:16Z">
              <w:rPr>
                <w:rFonts w:ascii="Arial Narrow" w:eastAsia="Arial Narrow" w:hAnsi="Arial Narrow" w:cs="Arial Narrow"/>
                <w:b/>
                <w:bCs/>
                <w:color w:val="303030"/>
                <w:lang w:val="es-CO"/>
              </w:rPr>
            </w:rPrChange>
          </w:rPr>
          <w:t>Agência Nacional de Inovação</w:t>
        </w:r>
        <w:r w:rsidRPr="7B69D6C6">
          <w:rPr>
            <w:rFonts w:ascii="Arial Narrow" w:eastAsia="Arial Narrow" w:hAnsi="Arial Narrow" w:cs="Arial Narrow"/>
            <w:color w:val="303030"/>
            <w:lang w:val="es-CO"/>
          </w:rPr>
          <w:t xml:space="preserve"> (ANI) actúa como la autoridad técnica exclusiva responsable de evaluar si las actividades y gastos declarados califican como I+D bajo los criterios del Manual de Frascati, emitiendo un parecer de evaluación global que puede resultar en aprobación total, parcial o denegación.</w:t>
        </w:r>
      </w:ins>
    </w:p>
    <w:p w14:paraId="705B53D3" w14:textId="2F1D199D" w:rsidR="006E53A3" w:rsidRPr="00C7133F" w:rsidRDefault="006E53A3" w:rsidP="7B69D6C6">
      <w:pPr>
        <w:jc w:val="both"/>
        <w:rPr>
          <w:ins w:id="1763" w:author="Usuario invitado" w:date="2026-05-26T19:52:00Z" w16du:dateUtc="2026-05-26T19:52:11Z"/>
          <w:rFonts w:ascii="Arial Narrow" w:eastAsia="Arial Narrow" w:hAnsi="Arial Narrow" w:cs="Arial Narrow"/>
          <w:color w:val="303030"/>
          <w:lang w:val="es-CO"/>
        </w:rPr>
      </w:pPr>
    </w:p>
    <w:p w14:paraId="457DABC0" w14:textId="0B71C484" w:rsidR="006E53A3" w:rsidRPr="00012D3F" w:rsidRDefault="7B69D6C6">
      <w:pPr>
        <w:jc w:val="both"/>
        <w:rPr>
          <w:ins w:id="1764" w:author="Usuario invitado" w:date="2026-05-26T19:52:00Z" w16du:dateUtc="2026-05-26T19:52:22Z"/>
          <w:lang w:val="es-ES"/>
          <w:rPrChange w:id="1765" w:author="Gonzalo Castellanos" w:date="2026-05-29T12:04:00Z" w16du:dateUtc="2026-05-29T16:04:00Z">
            <w:rPr>
              <w:ins w:id="1766" w:author="Usuario invitado" w:date="2026-05-26T19:52:00Z" w16du:dateUtc="2026-05-26T19:52:22Z"/>
            </w:rPr>
          </w:rPrChange>
        </w:rPr>
        <w:pPrChange w:id="1767" w:author="Usuario invitado" w:date="2026-05-26T19:52:00Z">
          <w:pPr/>
        </w:pPrChange>
      </w:pPr>
      <w:ins w:id="1768" w:author="Usuario invitado" w:date="2026-05-26T19:52:00Z" w16du:dateUtc="2026-05-26T19:52:11Z">
        <w:r w:rsidRPr="7B69D6C6">
          <w:rPr>
            <w:rFonts w:ascii="Arial Narrow" w:eastAsia="Arial Narrow" w:hAnsi="Arial Narrow" w:cs="Arial Narrow"/>
            <w:color w:val="303030"/>
            <w:lang w:val="es-CO"/>
          </w:rPr>
          <w:t xml:space="preserve">Una vez que la ANI comunica formalmente el monto de los gastos certificados, la </w:t>
        </w:r>
        <w:r w:rsidRPr="7B69D6C6">
          <w:rPr>
            <w:rFonts w:ascii="Arial Narrow" w:eastAsia="Arial Narrow" w:hAnsi="Arial Narrow" w:cs="Arial Narrow"/>
            <w:color w:val="303030"/>
            <w:lang w:val="es-CO"/>
            <w:rPrChange w:id="1769" w:author="Usuario invitado" w:date="2026-05-26T19:52:00Z" w16du:dateUtc="2026-05-26T19:52:16Z">
              <w:rPr>
                <w:rFonts w:ascii="Arial Narrow" w:eastAsia="Arial Narrow" w:hAnsi="Arial Narrow" w:cs="Arial Narrow"/>
                <w:b/>
                <w:bCs/>
                <w:color w:val="303030"/>
                <w:lang w:val="es-CO"/>
              </w:rPr>
            </w:rPrChange>
          </w:rPr>
          <w:t>Autoridade Tributária e Aduaneira</w:t>
        </w:r>
        <w:r w:rsidRPr="7B69D6C6">
          <w:rPr>
            <w:rFonts w:ascii="Arial Narrow" w:eastAsia="Arial Narrow" w:hAnsi="Arial Narrow" w:cs="Arial Narrow"/>
            <w:color w:val="303030"/>
            <w:lang w:val="es-CO"/>
          </w:rPr>
          <w:t xml:space="preserve"> (AT) asume la responsabilidad de verificar la aplicación efectiva de la deducción en la cuota del IRC (Impuesto sobre la Renta de las Personas Colectivas). Es fundamental notar que la certificación técnica de la ANI delimita la elegibilidad científica, pero no exime a la empresa de la soberanía inspectora de la AT sobre la realidad, trazabilidad y registro contable de los gastos, así como del cumplimiento de los requisitos de regularidad fiscal y ante la Seguridad Social.</w:t>
        </w:r>
      </w:ins>
    </w:p>
    <w:p w14:paraId="5EE9979C" w14:textId="6363094D" w:rsidR="006E53A3" w:rsidRPr="00C7133F" w:rsidRDefault="006E53A3" w:rsidP="7B69D6C6">
      <w:pPr>
        <w:jc w:val="both"/>
        <w:rPr>
          <w:ins w:id="1770" w:author="Usuario invitado" w:date="2026-05-26T19:52:00Z" w16du:dateUtc="2026-05-26T19:52:11Z"/>
          <w:rFonts w:ascii="Arial Narrow" w:eastAsia="Arial Narrow" w:hAnsi="Arial Narrow" w:cs="Arial Narrow"/>
          <w:color w:val="303030"/>
          <w:lang w:val="es-CO"/>
        </w:rPr>
      </w:pPr>
    </w:p>
    <w:p w14:paraId="62770BF0" w14:textId="00512421" w:rsidR="006E53A3" w:rsidRPr="00C7133F" w:rsidRDefault="7B69D6C6">
      <w:pPr>
        <w:jc w:val="both"/>
        <w:rPr>
          <w:ins w:id="1771" w:author="Usuario invitado" w:date="2026-05-26T19:52:00Z" w16du:dateUtc="2026-05-26T19:52:55Z"/>
          <w:rFonts w:ascii="Arial Narrow" w:eastAsia="Arial Narrow" w:hAnsi="Arial Narrow" w:cs="Arial Narrow"/>
          <w:b/>
          <w:bCs/>
          <w:lang w:val="es-CO"/>
        </w:rPr>
        <w:pPrChange w:id="1772" w:author="Usuario invitado" w:date="2026-05-26T19:52:00Z">
          <w:pPr/>
        </w:pPrChange>
      </w:pPr>
      <w:ins w:id="1773" w:author="Usuario invitado" w:date="2026-05-26T19:52:00Z" w16du:dateUtc="2026-05-26T19:52:25Z">
        <w:r w:rsidRPr="7B69D6C6">
          <w:rPr>
            <w:rFonts w:ascii="Arial Narrow" w:eastAsia="Arial Narrow" w:hAnsi="Arial Narrow" w:cs="Arial Narrow"/>
            <w:color w:val="303030"/>
            <w:lang w:val="es-CO"/>
          </w:rPr>
          <w:t>Desde la perspectiva técnica, la ANI ejerce una facultad de supervisión activa que puede incluir requerimientos de información complementaria</w:t>
        </w:r>
      </w:ins>
      <w:ins w:id="1774" w:author="Usuario invitado" w:date="2026-05-26T19:52:00Z" w16du:dateUtc="2026-05-26T19:52:31Z">
        <w:r w:rsidRPr="7B69D6C6">
          <w:rPr>
            <w:rFonts w:ascii="Arial Narrow" w:eastAsia="Arial Narrow" w:hAnsi="Arial Narrow" w:cs="Arial Narrow"/>
            <w:color w:val="303030"/>
            <w:lang w:val="es-CO"/>
          </w:rPr>
          <w:t xml:space="preserve"> y aclaraciones técnicas durante la fase de análisis ex post; auditorías técnicas específicas</w:t>
        </w:r>
      </w:ins>
      <w:ins w:id="1775" w:author="Usuario invitado" w:date="2026-05-26T19:52:00Z" w16du:dateUtc="2026-05-26T19:52:38Z">
        <w:r w:rsidRPr="7B69D6C6">
          <w:rPr>
            <w:rFonts w:ascii="Arial Narrow" w:eastAsia="Arial Narrow" w:hAnsi="Arial Narrow" w:cs="Arial Narrow"/>
            <w:color w:val="303030"/>
            <w:lang w:val="es-CO"/>
          </w:rPr>
          <w:t xml:space="preserve"> y revisiones detalladas de proyectos para confirmar la consistencia de los costos imputados y la existencia de evidencias del desarrollo de las actividades; verificación oficiosa de condiciones adicionales</w:t>
        </w:r>
      </w:ins>
      <w:ins w:id="1776" w:author="Usuario invitado" w:date="2026-05-26T19:52:00Z" w16du:dateUtc="2026-05-26T19:52:44Z">
        <w:r w:rsidRPr="7B69D6C6">
          <w:rPr>
            <w:rFonts w:ascii="Arial Narrow" w:eastAsia="Arial Narrow" w:hAnsi="Arial Narrow" w:cs="Arial Narrow"/>
            <w:color w:val="303030"/>
            <w:lang w:val="es-CO"/>
          </w:rPr>
          <w:t xml:space="preserve">, como el mantenimiento del nivel de empleo (en coordinación con la Seguridad Social), cuya inobservancia puede derivar en la suspensión del derecho a utilizar el beneficio o la restitución de cuotas no recaudadas con intereses. Además, </w:t>
        </w:r>
        <w:r w:rsidRPr="7B69D6C6">
          <w:rPr>
            <w:rFonts w:ascii="Arial Narrow" w:eastAsia="Arial Narrow" w:hAnsi="Arial Narrow" w:cs="Arial Narrow"/>
            <w:lang w:val="es-CO"/>
          </w:rPr>
          <w:t xml:space="preserve">las empresas beneficiarias deben conservar, durante los plazos legales aplicables, la documentación técnica, contable y financiera que respalde la inversión declarada. Esta obligación incluye los soportes asociados a la Modelo 22 del IRC, formulario mediante el cual la empresa declara sus resultados fiscales y aplica formalmente la deducción correspondiente por actividades de I+D, así como la </w:t>
        </w:r>
        <w:r w:rsidRPr="7B69D6C6">
          <w:rPr>
            <w:rFonts w:ascii="Arial Narrow" w:eastAsia="Arial Narrow" w:hAnsi="Arial Narrow" w:cs="Arial Narrow"/>
            <w:lang w:val="es-CO"/>
            <w:rPrChange w:id="1777" w:author="Usuario invitado" w:date="2026-05-26T19:52:00Z" w16du:dateUtc="2026-05-26T19:52:57Z">
              <w:rPr>
                <w:rFonts w:ascii="Arial Narrow" w:eastAsia="Arial Narrow" w:hAnsi="Arial Narrow" w:cs="Arial Narrow"/>
                <w:b/>
                <w:bCs/>
                <w:lang w:val="es-CO"/>
              </w:rPr>
            </w:rPrChange>
          </w:rPr>
          <w:t>Informação</w:t>
        </w:r>
        <w:r w:rsidRPr="7B69D6C6">
          <w:rPr>
            <w:rFonts w:ascii="Arial Narrow" w:eastAsia="Arial Narrow" w:hAnsi="Arial Narrow" w:cs="Arial Narrow"/>
            <w:lang w:val="es-CO"/>
          </w:rPr>
          <w:t xml:space="preserve"> Empresarial Simplificada (IES), que consolida la información contable, fiscal y estadística anual de la empresa. Estos documentos permiten verificar la consistencia entre los gastos certificados, la información reportada al fisco y la realidad económica del negocio.</w:t>
        </w:r>
      </w:ins>
    </w:p>
    <w:p w14:paraId="354A05AD" w14:textId="0D0B1480" w:rsidR="006E53A3" w:rsidRPr="00C7133F" w:rsidRDefault="006E53A3" w:rsidP="7B69D6C6">
      <w:pPr>
        <w:jc w:val="both"/>
        <w:rPr>
          <w:ins w:id="1778" w:author="Usuario invitado" w:date="2026-05-26T19:52:00Z" w16du:dateUtc="2026-05-26T19:52:53Z"/>
          <w:rFonts w:ascii="Arial Narrow" w:eastAsia="Arial Narrow" w:hAnsi="Arial Narrow" w:cs="Arial Narrow"/>
          <w:lang w:val="es-CO"/>
        </w:rPr>
      </w:pPr>
    </w:p>
    <w:p w14:paraId="6B05E0B7" w14:textId="0977B849" w:rsidR="006E53A3" w:rsidRPr="00C7133F" w:rsidRDefault="7B69D6C6">
      <w:pPr>
        <w:jc w:val="both"/>
        <w:rPr>
          <w:ins w:id="1779" w:author="Usuario invitado" w:date="2026-05-26T19:52:00Z" w16du:dateUtc="2026-05-26T19:52:53Z"/>
          <w:rFonts w:ascii="Arial Narrow" w:eastAsia="Arial Narrow" w:hAnsi="Arial Narrow" w:cs="Arial Narrow"/>
          <w:lang w:val="es-CO"/>
        </w:rPr>
        <w:pPrChange w:id="1780" w:author="Usuario invitado" w:date="2026-05-26T19:52:00Z">
          <w:pPr/>
        </w:pPrChange>
      </w:pPr>
      <w:ins w:id="1781" w:author="Usuario invitado" w:date="2026-05-26T19:52:00Z" w16du:dateUtc="2026-05-26T19:52:53Z">
        <w:r w:rsidRPr="7B69D6C6">
          <w:rPr>
            <w:rFonts w:ascii="Arial Narrow" w:eastAsia="Arial Narrow" w:hAnsi="Arial Narrow" w:cs="Arial Narrow"/>
            <w:lang w:val="es-CO"/>
          </w:rPr>
          <w:t>Finalmente, dado que el sistema permite el arrastre de saldos no aplicados hasta por ocho ejercicios fiscales, la coordinación entre la validación técnica y la fiscalización tributaria, así como la trazabilidad documental de los gastos, resultan críticas para sustentar la integridad del incentivo frente a revisiones posteriores de cualquiera de las autoridades competentes.</w:t>
        </w:r>
      </w:ins>
    </w:p>
    <w:p w14:paraId="55172446" w14:textId="0FED2942" w:rsidR="006E53A3" w:rsidRPr="00C7133F" w:rsidRDefault="006E53A3" w:rsidP="7B69D6C6">
      <w:pPr>
        <w:jc w:val="both"/>
        <w:rPr>
          <w:ins w:id="1782" w:author="Usuario invitado" w:date="2026-05-26T19:52:00Z" w16du:dateUtc="2026-05-26T19:52:11Z"/>
          <w:rFonts w:ascii="Arial Narrow" w:eastAsia="Arial Narrow" w:hAnsi="Arial Narrow" w:cs="Arial Narrow"/>
          <w:color w:val="303030"/>
          <w:lang w:val="es-CO"/>
        </w:rPr>
      </w:pPr>
    </w:p>
    <w:p w14:paraId="6DC49459" w14:textId="3140BDD6" w:rsidR="006E53A3" w:rsidRPr="00C7133F" w:rsidRDefault="006E53A3" w:rsidP="7B69D6C6">
      <w:pPr>
        <w:jc w:val="both"/>
        <w:rPr>
          <w:ins w:id="1783" w:author="Usuario invitado" w:date="2026-05-26T19:38:00Z" w16du:dateUtc="2026-05-26T19:38:29Z"/>
          <w:rFonts w:ascii="Arial Narrow" w:eastAsia="Arial Narrow" w:hAnsi="Arial Narrow" w:cs="Arial Narrow"/>
          <w:color w:val="303030"/>
          <w:lang w:val="es-CO"/>
        </w:rPr>
      </w:pPr>
    </w:p>
    <w:p w14:paraId="2DE52E2F" w14:textId="3DDB1196" w:rsidR="006E53A3" w:rsidRPr="00012D3F" w:rsidRDefault="006E53A3">
      <w:pPr>
        <w:jc w:val="both"/>
        <w:rPr>
          <w:ins w:id="1784" w:author="Usuario invitado" w:date="2026-05-26T19:38:00Z" w16du:dateUtc="2026-05-26T19:38:29Z"/>
          <w:lang w:val="es-ES"/>
          <w:rPrChange w:id="1785" w:author="Gonzalo Castellanos" w:date="2026-05-29T12:04:00Z" w16du:dateUtc="2026-05-29T16:04:00Z">
            <w:rPr>
              <w:ins w:id="1786" w:author="Usuario invitado" w:date="2026-05-26T19:38:00Z" w16du:dateUtc="2026-05-26T19:38:29Z"/>
            </w:rPr>
          </w:rPrChange>
        </w:rPr>
        <w:pPrChange w:id="1787" w:author="Usuario invitado" w:date="2026-05-26T19:38:00Z">
          <w:pPr/>
        </w:pPrChange>
      </w:pPr>
    </w:p>
    <w:p w14:paraId="00DCEF28" w14:textId="7964D95C" w:rsidR="006E53A3" w:rsidRPr="00012D3F" w:rsidRDefault="006E53A3" w:rsidP="006E53A3">
      <w:pPr>
        <w:jc w:val="both"/>
        <w:rPr>
          <w:lang w:val="es-ES"/>
          <w:rPrChange w:id="1788" w:author="Gonzalo Castellanos" w:date="2026-05-29T12:04:00Z" w16du:dateUtc="2026-05-29T16:04:00Z">
            <w:rPr/>
          </w:rPrChange>
        </w:rPr>
      </w:pPr>
      <w:del w:id="1789" w:author="Usuario invitado" w:date="2026-05-26T19:41:00Z" w16du:dateUtc="2026-05-26T19:41:25Z">
        <w:r w:rsidRPr="7B69D6C6" w:rsidDel="7B69D6C6">
          <w:rPr>
            <w:rFonts w:ascii="Arial Narrow" w:hAnsi="Arial Narrow"/>
            <w:sz w:val="22"/>
            <w:szCs w:val="22"/>
            <w:lang w:val="es-CO"/>
          </w:rPr>
          <w:delText>.</w:delText>
        </w:r>
      </w:del>
    </w:p>
    <w:p w14:paraId="52ADA7AF" w14:textId="5448C9D1" w:rsidR="01FC00B7" w:rsidRDefault="01FC00B7" w:rsidP="01FC00B7">
      <w:pPr>
        <w:jc w:val="both"/>
        <w:rPr>
          <w:rFonts w:ascii="Arial Narrow" w:hAnsi="Arial Narrow"/>
          <w:sz w:val="22"/>
          <w:szCs w:val="22"/>
          <w:lang w:val="es-CO"/>
        </w:rPr>
      </w:pPr>
    </w:p>
    <w:p w14:paraId="36CF927F" w14:textId="273C19D6" w:rsidR="006E53A3" w:rsidRPr="0062203A" w:rsidRDefault="7B69D6C6" w:rsidP="006E53A3">
      <w:pPr>
        <w:jc w:val="both"/>
        <w:rPr>
          <w:rFonts w:ascii="Arial Narrow" w:hAnsi="Arial Narrow"/>
          <w:sz w:val="22"/>
          <w:szCs w:val="22"/>
          <w:lang w:val="es-CO"/>
        </w:rPr>
      </w:pPr>
      <w:r w:rsidRPr="7B69D6C6">
        <w:rPr>
          <w:rFonts w:ascii="Arial Narrow" w:hAnsi="Arial Narrow"/>
          <w:b/>
          <w:bCs/>
          <w:sz w:val="22"/>
          <w:szCs w:val="22"/>
          <w:lang w:val="es-CO"/>
        </w:rPr>
        <w:t xml:space="preserve">3.4. Monitoreo y </w:t>
      </w:r>
      <w:del w:id="1790" w:author="Usuario invitado" w:date="2026-05-26T19:41:00Z" w16du:dateUtc="2026-05-26T19:41:36Z">
        <w:r w:rsidR="006E53A3" w:rsidRPr="7B69D6C6" w:rsidDel="7B69D6C6">
          <w:rPr>
            <w:rFonts w:ascii="Arial Narrow" w:hAnsi="Arial Narrow"/>
            <w:b/>
            <w:bCs/>
            <w:sz w:val="22"/>
            <w:szCs w:val="22"/>
            <w:lang w:val="es-CO"/>
          </w:rPr>
          <w:delText xml:space="preserve">control </w:delText>
        </w:r>
      </w:del>
      <w:ins w:id="1791" w:author="Usuario invitado" w:date="2026-05-26T19:41:00Z" w16du:dateUtc="2026-05-26T19:41:40Z">
        <w:r w:rsidRPr="7B69D6C6">
          <w:rPr>
            <w:rFonts w:ascii="Arial Narrow" w:hAnsi="Arial Narrow"/>
            <w:b/>
            <w:bCs/>
            <w:sz w:val="22"/>
            <w:szCs w:val="22"/>
            <w:lang w:val="es-CO"/>
          </w:rPr>
          <w:t>evaluación del instrumento</w:t>
        </w:r>
      </w:ins>
    </w:p>
    <w:p w14:paraId="5433D81F" w14:textId="77777777" w:rsidR="006E53A3" w:rsidRPr="0062203A" w:rsidRDefault="006E53A3" w:rsidP="7B69D6C6">
      <w:pPr>
        <w:jc w:val="both"/>
        <w:rPr>
          <w:del w:id="1792" w:author="Usuario invitado" w:date="2026-05-26T19:52:00Z" w16du:dateUtc="2026-05-26T19:52:04Z"/>
          <w:rFonts w:ascii="Arial Narrow" w:hAnsi="Arial Narrow"/>
          <w:sz w:val="22"/>
          <w:szCs w:val="22"/>
          <w:lang w:val="es-CO"/>
        </w:rPr>
      </w:pPr>
      <w:del w:id="1793" w:author="Usuario invitado" w:date="2026-05-26T19:52:00Z" w16du:dateUtc="2026-05-26T19:52:02Z">
        <w:r w:rsidRPr="7B69D6C6" w:rsidDel="7B69D6C6">
          <w:rPr>
            <w:rFonts w:ascii="Arial Narrow" w:hAnsi="Arial Narrow"/>
            <w:sz w:val="22"/>
            <w:szCs w:val="22"/>
            <w:lang w:val="es-CO"/>
          </w:rPr>
          <w:delText>El diseño operativo del SIFIDE II incorpora mecanismos de monitoreo y control orientados a resguardar la integridad del instrumento y a asegurar que los beneficios fiscales se apliquen exclusivamente sobre actividades y gastos que cumplen con los criterios de elegibilidad establecidos. Estos mecanismos se estructuran sobre la base de controles técnicos y tributarios complementarios, en línea con la separación institucional entre la validación técnica y la aplicación fiscal del beneficio.</w:delText>
        </w:r>
      </w:del>
    </w:p>
    <w:p w14:paraId="50DB029F" w14:textId="76E5278B" w:rsidR="01FC00B7" w:rsidRDefault="01FC00B7" w:rsidP="01FC00B7">
      <w:pPr>
        <w:jc w:val="both"/>
        <w:rPr>
          <w:del w:id="1794" w:author="Usuario invitado" w:date="2026-05-26T19:52:00Z" w16du:dateUtc="2026-05-26T19:52:04Z"/>
          <w:rFonts w:ascii="Arial Narrow" w:hAnsi="Arial Narrow"/>
          <w:sz w:val="22"/>
          <w:szCs w:val="22"/>
          <w:lang w:val="es-CO"/>
        </w:rPr>
      </w:pPr>
    </w:p>
    <w:p w14:paraId="63F6F53A" w14:textId="77777777" w:rsidR="006E53A3" w:rsidRPr="0062203A" w:rsidRDefault="006E53A3" w:rsidP="7B69D6C6">
      <w:pPr>
        <w:jc w:val="both"/>
        <w:rPr>
          <w:del w:id="1795" w:author="Usuario invitado" w:date="2026-05-26T19:50:00Z" w16du:dateUtc="2026-05-26T19:50:04Z"/>
          <w:rFonts w:ascii="Arial Narrow" w:hAnsi="Arial Narrow"/>
          <w:sz w:val="22"/>
          <w:szCs w:val="22"/>
          <w:lang w:val="es-CO"/>
        </w:rPr>
      </w:pPr>
      <w:r w:rsidRPr="0062203A">
        <w:rPr>
          <w:rFonts w:ascii="Arial Narrow" w:hAnsi="Arial Narrow"/>
          <w:sz w:val="22"/>
          <w:szCs w:val="22"/>
          <w:lang w:val="es-CO"/>
        </w:rPr>
        <w:t xml:space="preserve">Desde el punto de vista técnico, la </w:t>
      </w:r>
      <w:sdt>
        <w:sdtPr>
          <w:rPr>
            <w:rFonts w:ascii="Arial Narrow" w:hAnsi="Arial Narrow"/>
            <w:sz w:val="22"/>
            <w:szCs w:val="22"/>
            <w:lang w:val="es-CO"/>
          </w:rPr>
          <w:id w:val="-1581363365"/>
          <w:citation/>
        </w:sdtPr>
        <w:sdtEndPr/>
        <w:sdtContent>
          <w:r>
            <w:rPr>
              <w:rFonts w:ascii="Arial Narrow" w:hAnsi="Arial Narrow"/>
              <w:sz w:val="22"/>
              <w:szCs w:val="22"/>
              <w:lang w:val="es-CO"/>
            </w:rPr>
            <w:fldChar w:fldCharType="begin"/>
          </w:r>
          <w:r w:rsidRPr="006E34C6">
            <w:rPr>
              <w:rFonts w:ascii="Arial Narrow" w:hAnsi="Arial Narrow"/>
              <w:sz w:val="22"/>
              <w:szCs w:val="22"/>
              <w:lang w:val="es-CO"/>
            </w:rPr>
            <w:instrText xml:space="preserve"> CITATION Agê251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 2025)</w:t>
          </w:r>
          <w:r>
            <w:rPr>
              <w:rFonts w:ascii="Arial Narrow" w:hAnsi="Arial Narrow"/>
              <w:sz w:val="22"/>
              <w:szCs w:val="22"/>
              <w:lang w:val="es-CO"/>
            </w:rPr>
            <w:fldChar w:fldCharType="end"/>
          </w:r>
        </w:sdtContent>
      </w:sdt>
      <w:r w:rsidRPr="0062203A">
        <w:rPr>
          <w:rFonts w:ascii="Arial Narrow" w:hAnsi="Arial Narrow"/>
          <w:sz w:val="22"/>
          <w:szCs w:val="22"/>
          <w:lang w:val="es-CO"/>
        </w:rPr>
        <w:t xml:space="preserve">cuenta con la facultad de realizar verificaciones </w:t>
      </w:r>
      <w:del w:id="1796" w:author="Usuario invitado" w:date="2026-05-26T19:50:00Z" w16du:dateUtc="2026-05-26T19:50:04Z">
        <w:r w:rsidRPr="7B69D6C6" w:rsidDel="7B69D6C6">
          <w:rPr>
            <w:rFonts w:ascii="Arial Narrow" w:hAnsi="Arial Narrow"/>
            <w:sz w:val="22"/>
            <w:szCs w:val="22"/>
            <w:lang w:val="es-CO"/>
          </w:rPr>
          <w:delText>adicionales y auditorías técnicas sobre las actividades de investigación y desarrollo declaradas por las empresas. Estas actuaciones pueden incluir requerimientos de información complementaria, solicitudes de aclaraciones técnicas o revisiones más detalladas de proyectos y gastos específicos, con el objetivo de confirmar la correcta clasificación de las actividades y la trazabilidad de los gastos imputados al incentivo.</w:delText>
        </w:r>
      </w:del>
    </w:p>
    <w:p w14:paraId="7571A65A" w14:textId="14918DC1" w:rsidR="01FC00B7" w:rsidRDefault="01FC00B7" w:rsidP="01FC00B7">
      <w:pPr>
        <w:jc w:val="both"/>
        <w:rPr>
          <w:del w:id="1797" w:author="Usuario invitado" w:date="2026-05-26T19:50:00Z" w16du:dateUtc="2026-05-26T19:50:04Z"/>
          <w:rFonts w:ascii="Arial Narrow" w:hAnsi="Arial Narrow"/>
          <w:sz w:val="22"/>
          <w:szCs w:val="22"/>
          <w:lang w:val="es-CO"/>
        </w:rPr>
      </w:pPr>
    </w:p>
    <w:p w14:paraId="142A955A" w14:textId="77777777" w:rsidR="006E53A3" w:rsidRPr="0062203A" w:rsidRDefault="006E53A3" w:rsidP="7B69D6C6">
      <w:pPr>
        <w:jc w:val="both"/>
        <w:rPr>
          <w:del w:id="1798" w:author="Usuario invitado" w:date="2026-05-26T19:50:00Z" w16du:dateUtc="2026-05-26T19:50:22Z"/>
          <w:rFonts w:ascii="Arial Narrow" w:hAnsi="Arial Narrow"/>
          <w:sz w:val="22"/>
          <w:szCs w:val="22"/>
          <w:lang w:val="es-CO"/>
        </w:rPr>
      </w:pPr>
      <w:del w:id="1799" w:author="Usuario invitado" w:date="2026-05-26T19:50:00Z" w16du:dateUtc="2026-05-26T19:50:22Z">
        <w:r w:rsidRPr="7B69D6C6" w:rsidDel="7B69D6C6">
          <w:rPr>
            <w:rFonts w:ascii="Arial Narrow" w:hAnsi="Arial Narrow"/>
            <w:sz w:val="22"/>
            <w:szCs w:val="22"/>
            <w:lang w:val="es-CO"/>
          </w:rPr>
          <w:delText>Las empresas beneficiarias están obligadas a conservar la documentación técnica, contable y financiera que respalda las inversiones en I+D declaradas, así como a atender eventuales procesos de verificación posteriores. Adicionalmente, deben cumplir con obligaciones de reporte y suministro de información cuando así lo requiera la entidad técnica, incluyendo la presentación de indicadores o evidencias sobre la ejecución de las actividades apoyadas, en los términos definidos por la normativa aplicable.</w:delText>
        </w:r>
      </w:del>
    </w:p>
    <w:p w14:paraId="513F66BC" w14:textId="52728643" w:rsidR="01FC00B7" w:rsidRDefault="01FC00B7" w:rsidP="01FC00B7">
      <w:pPr>
        <w:jc w:val="both"/>
        <w:rPr>
          <w:del w:id="1800" w:author="Usuario invitado" w:date="2026-05-26T19:50:00Z" w16du:dateUtc="2026-05-26T19:50:22Z"/>
          <w:rFonts w:ascii="Arial Narrow" w:hAnsi="Arial Narrow"/>
          <w:sz w:val="22"/>
          <w:szCs w:val="22"/>
          <w:lang w:val="es-CO"/>
        </w:rPr>
      </w:pPr>
    </w:p>
    <w:p w14:paraId="40B06B06" w14:textId="77777777" w:rsidR="006E53A3" w:rsidRPr="0062203A" w:rsidRDefault="006E53A3" w:rsidP="7B69D6C6">
      <w:pPr>
        <w:jc w:val="both"/>
        <w:rPr>
          <w:del w:id="1801" w:author="Usuario invitado" w:date="2026-05-26T19:50:00Z" w16du:dateUtc="2026-05-26T19:50:20Z"/>
          <w:rFonts w:ascii="Arial Narrow" w:hAnsi="Arial Narrow"/>
          <w:sz w:val="22"/>
          <w:szCs w:val="22"/>
          <w:lang w:val="es-CO"/>
        </w:rPr>
      </w:pPr>
      <w:del w:id="1802" w:author="Usuario invitado" w:date="2026-05-26T19:50:00Z" w16du:dateUtc="2026-05-26T19:50:20Z">
        <w:r w:rsidRPr="7B69D6C6" w:rsidDel="7B69D6C6">
          <w:rPr>
            <w:rFonts w:ascii="Arial Narrow" w:hAnsi="Arial Narrow"/>
            <w:sz w:val="22"/>
            <w:szCs w:val="22"/>
            <w:lang w:val="es-CO"/>
          </w:rPr>
          <w:delText>Desde el ámbito tributario, la Autoridade Tributária e Aduaneira es responsable de la fiscalización del uso del beneficio fiscal en el marco de sus competencias generales de control tributario. Esta entidad verifica la correcta aplicación de la deducción a la cuota del impuesto sobre la base de la información certificada por la ANI, así como el cumplimiento de las disposiciones fiscales vigentes. La coordinación entre ambas entidades resulta clave para asegurar la coherencia entre la certificación técnica de los gastos y su tratamiento tributario.</w:delText>
        </w:r>
      </w:del>
    </w:p>
    <w:p w14:paraId="3E9A6AE8" w14:textId="64B6798E" w:rsidR="01FC00B7" w:rsidRDefault="01FC00B7" w:rsidP="01FC00B7">
      <w:pPr>
        <w:jc w:val="both"/>
        <w:rPr>
          <w:del w:id="1803" w:author="Usuario invitado" w:date="2026-05-26T19:50:00Z" w16du:dateUtc="2026-05-26T19:50:20Z"/>
          <w:rFonts w:ascii="Arial Narrow" w:hAnsi="Arial Narrow"/>
          <w:sz w:val="22"/>
          <w:szCs w:val="22"/>
          <w:lang w:val="es-CO"/>
        </w:rPr>
      </w:pPr>
    </w:p>
    <w:p w14:paraId="29D62494" w14:textId="3E156AF5" w:rsidR="006E53A3" w:rsidRPr="00012D3F" w:rsidRDefault="006E53A3" w:rsidP="006E53A3">
      <w:pPr>
        <w:jc w:val="both"/>
        <w:rPr>
          <w:ins w:id="1804" w:author="Usuario invitado" w:date="2026-05-26T19:53:00Z" w16du:dateUtc="2026-05-26T19:53:20Z"/>
          <w:lang w:val="es-ES"/>
          <w:rPrChange w:id="1805" w:author="Gonzalo Castellanos" w:date="2026-05-29T12:04:00Z" w16du:dateUtc="2026-05-29T16:04:00Z">
            <w:rPr>
              <w:ins w:id="1806" w:author="Usuario invitado" w:date="2026-05-26T19:53:00Z" w16du:dateUtc="2026-05-26T19:53:20Z"/>
            </w:rPr>
          </w:rPrChange>
        </w:rPr>
      </w:pPr>
      <w:del w:id="1807" w:author="Usuario invitado" w:date="2026-05-26T19:50:00Z" w16du:dateUtc="2026-05-26T19:50:14Z">
        <w:r w:rsidRPr="7B69D6C6" w:rsidDel="7B69D6C6">
          <w:rPr>
            <w:rFonts w:ascii="Arial Narrow" w:hAnsi="Arial Narrow"/>
            <w:sz w:val="22"/>
            <w:szCs w:val="22"/>
            <w:lang w:val="es-CO"/>
          </w:rPr>
          <w:delText>En términos operativos, el sistema de monitoreo y control busca equilibrar la necesidad de resguardar el uso adecuado de los recursos fiscales con la preservación del carácter general y no competitivo del incentivo. No obstante, el proceso puede implicar cargas administrativas relevantes y tiempos de respuesta que constituyen barreras operativas, especialmente para empresas de menor tamaño o con capacidades técnicas limitadas. Estas fricciones forman parte de los desafíos habituales asociados a instrumentos ex post basados en certificación técnica, y son un elemento central para considerar en el análisis de su funcionamiento práctic</w:delText>
        </w:r>
      </w:del>
      <w:r w:rsidR="7B69D6C6" w:rsidRPr="7B69D6C6">
        <w:rPr>
          <w:rFonts w:ascii="Arial Narrow" w:hAnsi="Arial Narrow"/>
          <w:sz w:val="22"/>
          <w:szCs w:val="22"/>
          <w:lang w:val="es-CO"/>
        </w:rPr>
        <w:t>o.</w:t>
      </w:r>
      <w:ins w:id="1808" w:author="Usuario invitado" w:date="2026-05-26T19:47:00Z" w16du:dateUtc="2026-05-26T19:47:36Z">
        <w:r w:rsidR="7B69D6C6" w:rsidRPr="7B69D6C6">
          <w:rPr>
            <w:rFonts w:ascii="Arial Narrow" w:hAnsi="Arial Narrow"/>
            <w:sz w:val="22"/>
            <w:szCs w:val="22"/>
            <w:lang w:val="es-CO"/>
          </w:rPr>
          <w:t xml:space="preserve"> </w:t>
        </w:r>
        <w:r w:rsidR="7B69D6C6" w:rsidRPr="7B69D6C6">
          <w:rPr>
            <w:rFonts w:ascii="Arial Narrow" w:eastAsia="Arial Narrow" w:hAnsi="Arial Narrow" w:cs="Arial Narrow"/>
            <w:color w:val="303030"/>
            <w:lang w:val="es-CO"/>
          </w:rPr>
          <w:t>Además de las funciones de control técnico y fiscal, el funcionamiento del SIFIDE II genera una vasta base de información administrativa esencial para el monitoreo y la evaluación estratégica de la política pública de innovación. La tramitación anual de candidaturas, la certificación de gastos bajo criterios del Manual de Frascati y el registro de modalidades de acceso indirecto (fondos de capital riesgo) permiten recopilar datos precisos sobre el esfuerzo privado en I+D.</w:t>
        </w:r>
      </w:ins>
    </w:p>
    <w:p w14:paraId="7108687C" w14:textId="517638DE" w:rsidR="006E53A3" w:rsidRDefault="006E53A3" w:rsidP="7B69D6C6">
      <w:pPr>
        <w:jc w:val="both"/>
        <w:rPr>
          <w:ins w:id="1809" w:author="Usuario invitado" w:date="2026-05-26T19:47:00Z" w16du:dateUtc="2026-05-26T19:47:36Z"/>
          <w:rFonts w:ascii="Arial Narrow" w:eastAsia="Arial Narrow" w:hAnsi="Arial Narrow" w:cs="Arial Narrow"/>
          <w:color w:val="303030"/>
          <w:lang w:val="es-CO"/>
        </w:rPr>
      </w:pPr>
    </w:p>
    <w:p w14:paraId="35B75BC3" w14:textId="7C68C03A" w:rsidR="006E53A3" w:rsidRPr="00012D3F" w:rsidRDefault="7B69D6C6">
      <w:pPr>
        <w:jc w:val="both"/>
        <w:rPr>
          <w:ins w:id="1810" w:author="Usuario invitado" w:date="2026-05-26T19:54:00Z" w16du:dateUtc="2026-05-26T19:54:17Z"/>
          <w:lang w:val="es-ES"/>
          <w:rPrChange w:id="1811" w:author="Gonzalo Castellanos" w:date="2026-05-29T12:04:00Z" w16du:dateUtc="2026-05-29T16:04:00Z">
            <w:rPr>
              <w:ins w:id="1812" w:author="Usuario invitado" w:date="2026-05-26T19:54:00Z" w16du:dateUtc="2026-05-26T19:54:17Z"/>
            </w:rPr>
          </w:rPrChange>
        </w:rPr>
        <w:pPrChange w:id="1813" w:author="Usuario invitado" w:date="2026-05-26T19:47:00Z">
          <w:pPr/>
        </w:pPrChange>
      </w:pPr>
      <w:ins w:id="1814" w:author="Usuario invitado" w:date="2026-05-26T19:47:00Z" w16du:dateUtc="2026-05-26T19:47:36Z">
        <w:r w:rsidRPr="7B69D6C6">
          <w:rPr>
            <w:rFonts w:ascii="Arial Narrow" w:eastAsia="Arial Narrow" w:hAnsi="Arial Narrow" w:cs="Arial Narrow"/>
            <w:color w:val="303030"/>
            <w:lang w:val="es-CO"/>
          </w:rPr>
          <w:t>Esta información permite a la ANI y a las autoridades nacionales cuantificar el impacto del instrumento mediante dos dimensiones clave</w:t>
        </w:r>
      </w:ins>
      <w:ins w:id="1815" w:author="Usuario invitado" w:date="2026-05-26T19:53:00Z" w16du:dateUtc="2026-05-26T19:53:30Z">
        <w:r w:rsidRPr="7B69D6C6">
          <w:rPr>
            <w:rFonts w:ascii="Arial Narrow" w:eastAsia="Arial Narrow" w:hAnsi="Arial Narrow" w:cs="Arial Narrow"/>
            <w:color w:val="303030"/>
            <w:lang w:val="es-CO"/>
          </w:rPr>
          <w:t>. La primera es la a</w:t>
        </w:r>
      </w:ins>
      <w:ins w:id="1816" w:author="Usuario invitado" w:date="2026-05-26T19:47:00Z" w16du:dateUtc="2026-05-26T19:47:36Z">
        <w:r w:rsidRPr="7B69D6C6">
          <w:rPr>
            <w:rFonts w:ascii="Arial Narrow" w:eastAsia="Arial Narrow" w:hAnsi="Arial Narrow" w:cs="Arial Narrow"/>
            <w:color w:val="303030"/>
            <w:lang w:val="es-CO"/>
          </w:rPr>
          <w:t>dicionalidad de insumo</w:t>
        </w:r>
      </w:ins>
      <w:ins w:id="1817" w:author="Usuario invitado" w:date="2026-05-26T19:53:00Z" w16du:dateUtc="2026-05-26T19:53:37Z">
        <w:r w:rsidRPr="7B69D6C6">
          <w:rPr>
            <w:rFonts w:ascii="Arial Narrow" w:eastAsia="Arial Narrow" w:hAnsi="Arial Narrow" w:cs="Arial Narrow"/>
            <w:color w:val="303030"/>
            <w:lang w:val="es-CO"/>
          </w:rPr>
          <w:t>, la cual p</w:t>
        </w:r>
      </w:ins>
      <w:ins w:id="1818" w:author="Usuario invitado" w:date="2026-05-26T19:47:00Z" w16du:dateUtc="2026-05-26T19:47:36Z">
        <w:r w:rsidRPr="7B69D6C6">
          <w:rPr>
            <w:rFonts w:ascii="Arial Narrow" w:eastAsia="Arial Narrow" w:hAnsi="Arial Narrow" w:cs="Arial Narrow"/>
            <w:color w:val="303030"/>
            <w:lang w:val="es-CO"/>
          </w:rPr>
          <w:t>ermite verificar si el crédito fiscal efectivamente induce un gasto privado mayor al beneficio otorgado. La evidencia administrativa muestra que el crecimiento del sacrificio fiscal responde principalmente a la incorporación de más empresas y no a un aumento del beneficio individual, lo que sugiere una mayor capilaridad del sistema.</w:t>
        </w:r>
      </w:ins>
      <w:ins w:id="1819" w:author="Usuario invitado" w:date="2026-05-26T19:53:00Z" w16du:dateUtc="2026-05-26T19:53:58Z">
        <w:r w:rsidRPr="7B69D6C6">
          <w:rPr>
            <w:rFonts w:ascii="Arial Narrow" w:eastAsia="Arial Narrow" w:hAnsi="Arial Narrow" w:cs="Arial Narrow"/>
            <w:color w:val="303030"/>
            <w:lang w:val="es-CO"/>
          </w:rPr>
          <w:t xml:space="preserve"> </w:t>
        </w:r>
      </w:ins>
      <w:ins w:id="1820" w:author="Usuario invitado" w:date="2026-05-26T19:54:00Z" w16du:dateUtc="2026-05-26T19:54:11Z">
        <w:r w:rsidRPr="7B69D6C6">
          <w:rPr>
            <w:rFonts w:ascii="Arial Narrow" w:eastAsia="Arial Narrow" w:hAnsi="Arial Narrow" w:cs="Arial Narrow"/>
            <w:color w:val="303030"/>
            <w:lang w:val="es-CO"/>
          </w:rPr>
          <w:t xml:space="preserve">La segunda es la adicionalidad de comportamiento, su monitoreo </w:t>
        </w:r>
      </w:ins>
      <w:ins w:id="1821" w:author="Usuario invitado" w:date="2026-05-26T19:47:00Z" w16du:dateUtc="2026-05-26T19:47:36Z">
        <w:r w:rsidRPr="7B69D6C6">
          <w:rPr>
            <w:rFonts w:ascii="Arial Narrow" w:eastAsia="Arial Narrow" w:hAnsi="Arial Narrow" w:cs="Arial Narrow"/>
            <w:color w:val="303030"/>
            <w:lang w:val="es-CO"/>
          </w:rPr>
          <w:t>ayuda a identificar cambios estructurales en las empresas, como la mejora en la calidad del empleo (contratación de personal cualificado) y la persistencia en las trayectorias de investigación, incluso después de un único proyecto aprobado.</w:t>
        </w:r>
      </w:ins>
    </w:p>
    <w:p w14:paraId="01F2320A" w14:textId="2DB90B1F" w:rsidR="006E53A3" w:rsidRDefault="006E53A3" w:rsidP="7B69D6C6">
      <w:pPr>
        <w:jc w:val="both"/>
        <w:rPr>
          <w:ins w:id="1822" w:author="Usuario invitado" w:date="2026-05-26T19:47:00Z" w16du:dateUtc="2026-05-26T19:47:36Z"/>
          <w:rFonts w:ascii="Arial Narrow" w:eastAsia="Arial Narrow" w:hAnsi="Arial Narrow" w:cs="Arial Narrow"/>
          <w:color w:val="303030"/>
          <w:lang w:val="es-CO"/>
        </w:rPr>
      </w:pPr>
    </w:p>
    <w:p w14:paraId="48F1B530" w14:textId="038970C6" w:rsidR="006E53A3" w:rsidRPr="00012D3F" w:rsidRDefault="7B69D6C6">
      <w:pPr>
        <w:jc w:val="both"/>
        <w:rPr>
          <w:ins w:id="1823" w:author="Usuario invitado" w:date="2026-05-26T19:54:00Z" w16du:dateUtc="2026-05-26T19:54:29Z"/>
          <w:lang w:val="es-ES"/>
          <w:rPrChange w:id="1824" w:author="Gonzalo Castellanos" w:date="2026-05-29T12:04:00Z" w16du:dateUtc="2026-05-29T16:04:00Z">
            <w:rPr>
              <w:ins w:id="1825" w:author="Usuario invitado" w:date="2026-05-26T19:54:00Z" w16du:dateUtc="2026-05-26T19:54:29Z"/>
            </w:rPr>
          </w:rPrChange>
        </w:rPr>
        <w:pPrChange w:id="1826" w:author="Usuario invitado" w:date="2026-05-26T19:47:00Z">
          <w:pPr>
            <w:numPr>
              <w:numId w:val="5"/>
            </w:numPr>
            <w:ind w:left="720" w:hanging="360"/>
          </w:pPr>
        </w:pPrChange>
      </w:pPr>
      <w:ins w:id="1827" w:author="Usuario invitado" w:date="2026-05-26T19:47:00Z" w16du:dateUtc="2026-05-26T19:47:36Z">
        <w:r w:rsidRPr="7B69D6C6">
          <w:rPr>
            <w:rFonts w:ascii="Arial Narrow" w:eastAsia="Arial Narrow" w:hAnsi="Arial Narrow" w:cs="Arial Narrow"/>
            <w:color w:val="303030"/>
            <w:lang w:val="es-CO"/>
          </w:rPr>
          <w:t>El seguimiento estratégico permite también evaluar el alineamiento del incentivo con la Estrategia Nacional de Especialización Inteligente (ENEI 2030), analizando la concentración del beneficio en sectores prioritarios como las TIC, la transición verde o la consultoría técnica. Asimismo, la información generada a través del portal de "SIFIDE Key Indicators" permite identificar barreras operativas, como las cargas administrativas y los tiempos de respuesta, que podrían condicionar el acceso de las pymes y empresas jóvenes frente a los actores consolidados.</w:t>
        </w:r>
      </w:ins>
    </w:p>
    <w:p w14:paraId="76985F65" w14:textId="0F7CBA56" w:rsidR="006E53A3" w:rsidRDefault="006E53A3" w:rsidP="7B69D6C6">
      <w:pPr>
        <w:jc w:val="both"/>
        <w:rPr>
          <w:ins w:id="1828" w:author="Usuario invitado" w:date="2026-05-26T19:47:00Z" w16du:dateUtc="2026-05-26T19:47:36Z"/>
          <w:rFonts w:ascii="Arial Narrow" w:eastAsia="Arial Narrow" w:hAnsi="Arial Narrow" w:cs="Arial Narrow"/>
          <w:color w:val="303030"/>
          <w:lang w:val="es-CO"/>
        </w:rPr>
      </w:pPr>
    </w:p>
    <w:p w14:paraId="24CEB3F3" w14:textId="73E9FCC4" w:rsidR="006E53A3" w:rsidRDefault="7B69D6C6">
      <w:pPr>
        <w:jc w:val="both"/>
        <w:rPr>
          <w:ins w:id="1829" w:author="Usuario invitado" w:date="2026-05-26T19:47:00Z" w16du:dateUtc="2026-05-26T19:47:36Z"/>
          <w:rFonts w:ascii="Arial Narrow" w:eastAsia="Arial Narrow" w:hAnsi="Arial Narrow" w:cs="Arial Narrow"/>
          <w:color w:val="303030"/>
          <w:lang w:val="es-CO"/>
        </w:rPr>
        <w:pPrChange w:id="1830" w:author="Usuario invitado" w:date="2026-05-26T19:47:00Z">
          <w:pPr/>
        </w:pPrChange>
      </w:pPr>
      <w:ins w:id="1831" w:author="Usuario invitado" w:date="2026-05-26T19:47:00Z" w16du:dateUtc="2026-05-26T19:47:36Z">
        <w:r w:rsidRPr="7B69D6C6">
          <w:rPr>
            <w:rFonts w:ascii="Arial Narrow" w:eastAsia="Arial Narrow" w:hAnsi="Arial Narrow" w:cs="Arial Narrow"/>
            <w:color w:val="303030"/>
            <w:lang w:val="es-CO"/>
          </w:rPr>
          <w:t>En términos de política pública, el monitoreo del SIFIDE II es el insumo principal para proponer ajustes normativos</w:t>
        </w:r>
      </w:ins>
      <w:ins w:id="1832" w:author="Usuario invitado" w:date="2026-05-26T19:54:00Z" w16du:dateUtc="2026-05-26T19:54:40Z">
        <w:r w:rsidRPr="7B69D6C6">
          <w:rPr>
            <w:rFonts w:ascii="Arial Narrow" w:eastAsia="Arial Narrow" w:hAnsi="Arial Narrow" w:cs="Arial Narrow"/>
            <w:color w:val="303030"/>
            <w:lang w:val="es-CO"/>
          </w:rPr>
          <w:t xml:space="preserve">, </w:t>
        </w:r>
      </w:ins>
      <w:ins w:id="1833" w:author="Usuario invitado" w:date="2026-05-26T19:47:00Z" w16du:dateUtc="2026-05-26T19:47:36Z">
        <w:r w:rsidRPr="7B69D6C6">
          <w:rPr>
            <w:rFonts w:ascii="Arial Narrow" w:eastAsia="Arial Narrow" w:hAnsi="Arial Narrow" w:cs="Arial Narrow"/>
            <w:color w:val="303030"/>
            <w:lang w:val="es-CO"/>
          </w:rPr>
          <w:t>como la reciente restricción a las tasas incrementales en capital riesgo</w:t>
        </w:r>
      </w:ins>
      <w:ins w:id="1834" w:author="Usuario invitado" w:date="2026-05-26T19:54:00Z" w16du:dateUtc="2026-05-26T19:54:35Z">
        <w:r w:rsidRPr="7B69D6C6">
          <w:rPr>
            <w:rFonts w:ascii="Arial Narrow" w:eastAsia="Arial Narrow" w:hAnsi="Arial Narrow" w:cs="Arial Narrow"/>
            <w:color w:val="303030"/>
            <w:lang w:val="es-CO"/>
          </w:rPr>
          <w:t>,</w:t>
        </w:r>
      </w:ins>
      <w:ins w:id="1835" w:author="Usuario invitado" w:date="2026-05-26T19:47:00Z" w16du:dateUtc="2026-05-26T19:47:36Z">
        <w:r w:rsidRPr="7B69D6C6">
          <w:rPr>
            <w:rFonts w:ascii="Arial Narrow" w:eastAsia="Arial Narrow" w:hAnsi="Arial Narrow" w:cs="Arial Narrow"/>
            <w:color w:val="303030"/>
            <w:lang w:val="es-CO"/>
          </w:rPr>
          <w:t xml:space="preserve"> y para fortalecer </w:t>
        </w:r>
      </w:ins>
      <w:ins w:id="1836" w:author="Usuario invitado" w:date="2026-05-26T19:54:00Z" w16du:dateUtc="2026-05-26T19:54:54Z">
        <w:r w:rsidRPr="7B69D6C6">
          <w:rPr>
            <w:rFonts w:ascii="Arial Narrow" w:eastAsia="Arial Narrow" w:hAnsi="Arial Narrow" w:cs="Arial Narrow"/>
            <w:color w:val="303030"/>
            <w:lang w:val="es-CO"/>
          </w:rPr>
          <w:t xml:space="preserve">la implementación de otros instrumentos </w:t>
        </w:r>
      </w:ins>
      <w:ins w:id="1837" w:author="Usuario invitado" w:date="2026-05-26T19:47:00Z" w16du:dateUtc="2026-05-26T19:47:36Z">
        <w:r w:rsidRPr="7B69D6C6">
          <w:rPr>
            <w:rFonts w:ascii="Arial Narrow" w:eastAsia="Arial Narrow" w:hAnsi="Arial Narrow" w:cs="Arial Narrow"/>
            <w:color w:val="303030"/>
            <w:lang w:val="es-CO"/>
          </w:rPr>
          <w:t>asegurando la complementariedad entre los beneficios fiscales y las subvenciones directas europeas y nacionales. De este modo, el sistema trasciende el seguimiento estadístico para convertirse en un mecanismo de aprendizaje institucional que optimiza la eficiencia y la cobertura de la inversión privada en I+D en Portugal.</w:t>
        </w:r>
      </w:ins>
    </w:p>
    <w:p w14:paraId="4B068A0A" w14:textId="38820714" w:rsidR="006E53A3" w:rsidRDefault="006E53A3" w:rsidP="7B69D6C6">
      <w:pPr>
        <w:jc w:val="both"/>
        <w:rPr>
          <w:rFonts w:ascii="Arial Narrow" w:hAnsi="Arial Narrow"/>
          <w:sz w:val="22"/>
          <w:szCs w:val="22"/>
          <w:lang w:val="es-CO"/>
        </w:rPr>
      </w:pPr>
    </w:p>
    <w:p w14:paraId="6A5405E0" w14:textId="43673D81" w:rsidR="01FC00B7" w:rsidRDefault="01FC00B7" w:rsidP="01FC00B7">
      <w:pPr>
        <w:jc w:val="both"/>
        <w:rPr>
          <w:rFonts w:ascii="Arial Narrow" w:hAnsi="Arial Narrow"/>
          <w:sz w:val="22"/>
          <w:szCs w:val="22"/>
          <w:lang w:val="es-CO"/>
        </w:rPr>
      </w:pPr>
    </w:p>
    <w:p w14:paraId="54EA78B3" w14:textId="77777777" w:rsidR="006E53A3" w:rsidRDefault="006E53A3" w:rsidP="006E53A3">
      <w:pPr>
        <w:jc w:val="center"/>
        <w:rPr>
          <w:rFonts w:ascii="Arial Narrow" w:hAnsi="Arial Narrow"/>
          <w:b/>
          <w:bCs/>
          <w:noProof/>
          <w:sz w:val="22"/>
          <w:szCs w:val="22"/>
          <w:lang w:val="es-CO"/>
        </w:rPr>
      </w:pPr>
      <w:r w:rsidRPr="00776B47">
        <w:rPr>
          <w:rFonts w:ascii="Arial Narrow" w:hAnsi="Arial Narrow"/>
          <w:b/>
          <w:bCs/>
          <w:sz w:val="22"/>
          <w:szCs w:val="22"/>
          <w:lang w:val="es-CO"/>
        </w:rPr>
        <w:t>Gráfico 1. Procedimiento de aplicación del Beneficio Tributario</w:t>
      </w:r>
    </w:p>
    <w:p w14:paraId="4225476A" w14:textId="05A793F7" w:rsidR="006E53A3" w:rsidRDefault="006E53A3" w:rsidP="006E53A3">
      <w:pPr>
        <w:jc w:val="center"/>
      </w:pPr>
      <w:ins w:id="1838" w:author="Usuario invitado" w:date="2026-05-26T19:55:00Z" w16du:dateUtc="2026-05-26T19:55:26Z">
        <w:r>
          <w:rPr>
            <w:noProof/>
          </w:rPr>
          <w:drawing>
            <wp:inline distT="0" distB="0" distL="0" distR="0" wp14:anchorId="48701C38" wp14:editId="012EBBDB">
              <wp:extent cx="5943600" cy="3486150"/>
              <wp:effectExtent l="0" t="0" r="0" b="0"/>
              <wp:docPr id="439943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3875" name="Picture 439943875"/>
                      <pic:cNvPicPr/>
                    </pic:nvPicPr>
                    <pic:blipFill>
                      <a:blip r:embed="rId19">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ins>
      <w:del w:id="1839" w:author="Usuario invitado" w:date="2026-05-26T19:55:00Z" w16du:dateUtc="2026-05-26T19:55:00Z">
        <w:r>
          <w:rPr>
            <w:noProof/>
          </w:rPr>
          <w:drawing>
            <wp:inline distT="0" distB="0" distL="0" distR="0" wp14:anchorId="0EAF93EE" wp14:editId="04C60074">
              <wp:extent cx="5943600" cy="3486150"/>
              <wp:effectExtent l="0" t="0" r="0" b="0"/>
              <wp:docPr id="1007575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5952" name="Picture 1007575952"/>
                      <pic:cNvPicPr/>
                    </pic:nvPicPr>
                    <pic:blipFill>
                      <a:blip r:embed="rId20">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del>
    </w:p>
    <w:p w14:paraId="2B3185ED" w14:textId="77777777" w:rsidR="006E53A3" w:rsidRDefault="006E53A3" w:rsidP="006E53A3">
      <w:pPr>
        <w:jc w:val="center"/>
        <w:rPr>
          <w:rFonts w:ascii="Arial Narrow" w:hAnsi="Arial Narrow"/>
          <w:sz w:val="22"/>
          <w:szCs w:val="22"/>
          <w:lang w:val="es-CO"/>
        </w:rPr>
      </w:pPr>
      <w:r>
        <w:rPr>
          <w:rFonts w:ascii="Arial Narrow" w:hAnsi="Arial Narrow"/>
          <w:sz w:val="22"/>
          <w:szCs w:val="22"/>
          <w:lang w:val="es-CO"/>
        </w:rPr>
        <w:t xml:space="preserve">Fuente: </w:t>
      </w:r>
      <w:r w:rsidRPr="009F1045">
        <w:rPr>
          <w:rFonts w:ascii="Arial Narrow" w:hAnsi="Arial Narrow"/>
          <w:sz w:val="22"/>
          <w:szCs w:val="22"/>
          <w:lang w:val="es-CO"/>
        </w:rPr>
        <w:t xml:space="preserve">Elaboración propia con base en </w:t>
      </w:r>
      <w:sdt>
        <w:sdtPr>
          <w:rPr>
            <w:rFonts w:ascii="Arial Narrow" w:hAnsi="Arial Narrow"/>
            <w:sz w:val="22"/>
            <w:szCs w:val="22"/>
            <w:lang w:val="es-CO"/>
          </w:rPr>
          <w:id w:val="395477736"/>
          <w:citation/>
        </w:sdtPr>
        <w:sdtEndPr/>
        <w:sdtContent>
          <w:r w:rsidRPr="009F1045">
            <w:rPr>
              <w:rFonts w:ascii="Arial Narrow" w:hAnsi="Arial Narrow"/>
              <w:sz w:val="22"/>
              <w:szCs w:val="22"/>
              <w:lang w:val="es-CO"/>
            </w:rPr>
            <w:fldChar w:fldCharType="begin"/>
          </w:r>
          <w:r w:rsidRPr="001E3698">
            <w:rPr>
              <w:rFonts w:ascii="Arial Narrow" w:hAnsi="Arial Narrow"/>
              <w:sz w:val="22"/>
              <w:szCs w:val="22"/>
              <w:lang w:val="es-CO"/>
            </w:rPr>
            <w:instrText xml:space="preserve"> CITATION Agê23 \l 1033 </w:instrText>
          </w:r>
          <w:r w:rsidRPr="009F1045">
            <w:rPr>
              <w:rFonts w:ascii="Arial Narrow" w:hAnsi="Arial Narrow"/>
              <w:sz w:val="22"/>
              <w:szCs w:val="22"/>
              <w:lang w:val="es-CO"/>
            </w:rPr>
            <w:fldChar w:fldCharType="separate"/>
          </w:r>
          <w:r w:rsidRPr="001E3698">
            <w:rPr>
              <w:rFonts w:ascii="Arial Narrow" w:hAnsi="Arial Narrow"/>
              <w:noProof/>
              <w:sz w:val="22"/>
              <w:szCs w:val="22"/>
              <w:lang w:val="es-CO"/>
            </w:rPr>
            <w:t>(Agência Nacional de Inovação, 2023)</w:t>
          </w:r>
          <w:r w:rsidRPr="009F1045">
            <w:rPr>
              <w:rFonts w:ascii="Arial Narrow" w:hAnsi="Arial Narrow"/>
              <w:sz w:val="22"/>
              <w:szCs w:val="22"/>
              <w:lang w:val="es-CO"/>
            </w:rPr>
            <w:fldChar w:fldCharType="end"/>
          </w:r>
        </w:sdtContent>
      </w:sdt>
      <w:sdt>
        <w:sdtPr>
          <w:rPr>
            <w:rFonts w:ascii="Arial Narrow" w:hAnsi="Arial Narrow"/>
            <w:sz w:val="22"/>
            <w:szCs w:val="22"/>
            <w:lang w:val="es-CO"/>
          </w:rPr>
          <w:id w:val="37099588"/>
          <w:citation/>
        </w:sdtPr>
        <w:sdtEndPr/>
        <w:sdtContent>
          <w:r w:rsidRPr="009F1045">
            <w:rPr>
              <w:rFonts w:ascii="Arial Narrow" w:hAnsi="Arial Narrow"/>
              <w:sz w:val="22"/>
              <w:szCs w:val="22"/>
              <w:lang w:val="es-CO"/>
            </w:rPr>
            <w:fldChar w:fldCharType="begin"/>
          </w:r>
          <w:r w:rsidRPr="001E3698">
            <w:rPr>
              <w:rFonts w:ascii="Arial Narrow" w:hAnsi="Arial Narrow"/>
              <w:sz w:val="22"/>
              <w:szCs w:val="22"/>
              <w:lang w:val="es-CO"/>
            </w:rPr>
            <w:instrText xml:space="preserve"> CITATION Agê24 \l 1033 </w:instrText>
          </w:r>
          <w:r w:rsidRPr="009F1045">
            <w:rPr>
              <w:rFonts w:ascii="Arial Narrow" w:hAnsi="Arial Narrow"/>
              <w:sz w:val="22"/>
              <w:szCs w:val="22"/>
              <w:lang w:val="es-CO"/>
            </w:rPr>
            <w:fldChar w:fldCharType="separate"/>
          </w:r>
          <w:r w:rsidRPr="001E3698">
            <w:rPr>
              <w:rFonts w:ascii="Arial Narrow" w:hAnsi="Arial Narrow"/>
              <w:noProof/>
              <w:sz w:val="22"/>
              <w:szCs w:val="22"/>
              <w:lang w:val="es-CO"/>
            </w:rPr>
            <w:t xml:space="preserve"> (Agência Nacional de Inovação, 2024)</w:t>
          </w:r>
          <w:r w:rsidRPr="009F1045">
            <w:rPr>
              <w:rFonts w:ascii="Arial Narrow" w:hAnsi="Arial Narrow"/>
              <w:sz w:val="22"/>
              <w:szCs w:val="22"/>
              <w:lang w:val="es-CO"/>
            </w:rPr>
            <w:fldChar w:fldCharType="end"/>
          </w:r>
        </w:sdtContent>
      </w:sdt>
    </w:p>
    <w:p w14:paraId="25EB9577" w14:textId="77777777" w:rsidR="006E53A3" w:rsidRPr="00012D3F" w:rsidRDefault="01FC00B7" w:rsidP="006E53A3">
      <w:pPr>
        <w:rPr>
          <w:lang w:val="es-ES"/>
          <w:rPrChange w:id="1840" w:author="Gonzalo Castellanos" w:date="2026-05-29T12:04:00Z" w16du:dateUtc="2026-05-29T16:04:00Z">
            <w:rPr/>
          </w:rPrChange>
        </w:rPr>
      </w:pPr>
      <w:r w:rsidRPr="01FC00B7">
        <w:rPr>
          <w:rFonts w:ascii="Arial Narrow" w:hAnsi="Arial Narrow"/>
          <w:b/>
          <w:bCs/>
          <w:sz w:val="22"/>
          <w:szCs w:val="22"/>
          <w:lang w:val="es-CO"/>
        </w:rPr>
        <w:t>4. Evidencia y resultados observados</w:t>
      </w:r>
    </w:p>
    <w:p w14:paraId="523C2F71" w14:textId="56EE2FA1" w:rsidR="01FC00B7" w:rsidRDefault="01FC00B7" w:rsidP="01FC00B7">
      <w:pPr>
        <w:rPr>
          <w:rFonts w:ascii="Arial Narrow" w:hAnsi="Arial Narrow"/>
          <w:b/>
          <w:bCs/>
          <w:sz w:val="22"/>
          <w:szCs w:val="22"/>
          <w:lang w:val="es-CO"/>
        </w:rPr>
      </w:pPr>
    </w:p>
    <w:p w14:paraId="59D1AAD4" w14:textId="77777777" w:rsidR="006E53A3" w:rsidRPr="00012D3F" w:rsidRDefault="01FC00B7" w:rsidP="006E53A3">
      <w:pPr>
        <w:jc w:val="both"/>
        <w:rPr>
          <w:lang w:val="es-ES"/>
          <w:rPrChange w:id="1841" w:author="Gonzalo Castellanos" w:date="2026-05-29T12:04:00Z" w16du:dateUtc="2026-05-29T16:04:00Z">
            <w:rPr/>
          </w:rPrChange>
        </w:rPr>
      </w:pPr>
      <w:r w:rsidRPr="01FC00B7">
        <w:rPr>
          <w:rFonts w:ascii="Arial Narrow" w:hAnsi="Arial Narrow"/>
          <w:b/>
          <w:bCs/>
          <w:sz w:val="22"/>
          <w:szCs w:val="22"/>
          <w:lang w:val="es-CO"/>
        </w:rPr>
        <w:t xml:space="preserve">4.1. Uso del </w:t>
      </w:r>
      <w:commentRangeStart w:id="1842"/>
      <w:r w:rsidRPr="01FC00B7">
        <w:rPr>
          <w:rFonts w:ascii="Arial Narrow" w:hAnsi="Arial Narrow"/>
          <w:b/>
          <w:bCs/>
          <w:sz w:val="22"/>
          <w:szCs w:val="22"/>
          <w:lang w:val="es-CO"/>
        </w:rPr>
        <w:t>instrumento</w:t>
      </w:r>
      <w:commentRangeEnd w:id="1842"/>
      <w:r w:rsidR="006E53A3" w:rsidRPr="00012D3F">
        <w:rPr>
          <w:rStyle w:val="CommentReference"/>
          <w:sz w:val="24"/>
          <w:szCs w:val="24"/>
          <w:lang w:val="es-ES"/>
          <w:rPrChange w:id="1843" w:author="Gonzalo Castellanos" w:date="2026-05-29T12:04:00Z" w16du:dateUtc="2026-05-29T16:04:00Z">
            <w:rPr>
              <w:rStyle w:val="CommentReference"/>
              <w:sz w:val="24"/>
              <w:szCs w:val="24"/>
            </w:rPr>
          </w:rPrChange>
        </w:rPr>
        <w:commentReference w:id="1842"/>
      </w:r>
    </w:p>
    <w:p w14:paraId="4F18994C" w14:textId="1DE167F0" w:rsidR="01FC00B7" w:rsidRDefault="01FC00B7" w:rsidP="01FC00B7">
      <w:pPr>
        <w:jc w:val="both"/>
        <w:rPr>
          <w:rFonts w:ascii="Arial Narrow" w:hAnsi="Arial Narrow"/>
          <w:b/>
          <w:bCs/>
          <w:sz w:val="22"/>
          <w:szCs w:val="22"/>
          <w:lang w:val="es-CO"/>
        </w:rPr>
      </w:pPr>
    </w:p>
    <w:p w14:paraId="5B93747C" w14:textId="77777777" w:rsidR="006E53A3" w:rsidRPr="00012D3F" w:rsidRDefault="006E53A3" w:rsidP="006E53A3">
      <w:pPr>
        <w:jc w:val="both"/>
        <w:rPr>
          <w:lang w:val="es-ES"/>
          <w:rPrChange w:id="1844" w:author="Gonzalo Castellanos" w:date="2026-05-29T12:04:00Z" w16du:dateUtc="2026-05-29T16:04:00Z">
            <w:rPr/>
          </w:rPrChange>
        </w:rPr>
      </w:pPr>
      <w:r w:rsidRPr="0010262B">
        <w:rPr>
          <w:rFonts w:ascii="Arial Narrow" w:hAnsi="Arial Narrow"/>
          <w:b/>
          <w:bCs/>
          <w:sz w:val="22"/>
          <w:szCs w:val="22"/>
          <w:lang w:val="es-CO"/>
        </w:rPr>
        <w:t xml:space="preserve">El SIFIDE II se ha consolidado como un instrumento de gran escala dentro del apoyo público indirecto a la I+D empresarial en Portugal. </w:t>
      </w:r>
      <w:r w:rsidRPr="0010262B">
        <w:rPr>
          <w:rFonts w:ascii="Arial Narrow" w:hAnsi="Arial Narrow"/>
          <w:sz w:val="22"/>
          <w:szCs w:val="22"/>
          <w:lang w:val="es-CO"/>
        </w:rPr>
        <w:t xml:space="preserve">La evidencia administrativa muestra un crecimiento sostenido en el número de empresas usuarias y en el volumen de recursos fiscales comprometidos. En 2023 se presentaron 5.705 candidaturas, de las cuales 4.242 fueron aprobadas, lo que corresponde a una tasa de aprobación del 74%, la más baja registrada en las últimas dos décadas. El monto total postulado alcanzó 1.308 millones de euros (aprox. USD 1.420 millones), mientras que el </w:t>
      </w:r>
      <w:commentRangeStart w:id="1845"/>
      <w:commentRangeStart w:id="1846"/>
      <w:r w:rsidRPr="0010262B">
        <w:rPr>
          <w:rFonts w:ascii="Arial Narrow" w:hAnsi="Arial Narrow"/>
          <w:sz w:val="22"/>
          <w:szCs w:val="22"/>
          <w:lang w:val="es-CO"/>
        </w:rPr>
        <w:t xml:space="preserve">monto aprobado fue de 865 millones de euros (aprox. USD 940 millones), </w:t>
      </w:r>
      <w:commentRangeEnd w:id="1845"/>
      <w:r w:rsidR="00EA39BA" w:rsidRPr="0010262B">
        <w:rPr>
          <w:rStyle w:val="CommentReference"/>
          <w:rFonts w:ascii="Arial Narrow" w:hAnsi="Arial Narrow"/>
          <w:sz w:val="22"/>
          <w:szCs w:val="22"/>
          <w:lang w:val="es-CO"/>
        </w:rPr>
        <w:commentReference w:id="1845"/>
      </w:r>
      <w:commentRangeEnd w:id="1846"/>
      <w:r w:rsidRPr="0010262B">
        <w:rPr>
          <w:rStyle w:val="CommentReference"/>
          <w:rFonts w:ascii="Arial Narrow" w:hAnsi="Arial Narrow"/>
          <w:sz w:val="22"/>
          <w:szCs w:val="22"/>
          <w:lang w:val="es-CO"/>
        </w:rPr>
        <w:commentReference w:id="1846"/>
      </w:r>
      <w:r w:rsidRPr="0010262B">
        <w:rPr>
          <w:rFonts w:ascii="Arial Narrow" w:hAnsi="Arial Narrow"/>
          <w:sz w:val="22"/>
          <w:szCs w:val="22"/>
          <w:lang w:val="es-CO"/>
        </w:rPr>
        <w:t>equivalente a una tasa de aprobación financiera del 66%. En contraste, en 2022 se aprobaron 4.204 candidaturas con una tasa de éxito del 94% y un monto cercano a 958 millones de euros (aprox. USD 1.040 millones). Para 2024, se han recibido 3.137 candidaturas por 686 millones de euros (aprox. USD 745 millones), aún en evaluación</w:t>
      </w:r>
      <w:r>
        <w:rPr>
          <w:rFonts w:ascii="Arial Narrow" w:hAnsi="Arial Narrow"/>
          <w:sz w:val="22"/>
          <w:szCs w:val="22"/>
          <w:lang w:val="es-CO"/>
        </w:rPr>
        <w:t xml:space="preserve"> </w:t>
      </w:r>
      <w:sdt>
        <w:sdtPr>
          <w:rPr>
            <w:rFonts w:ascii="Arial Narrow" w:hAnsi="Arial Narrow"/>
            <w:sz w:val="22"/>
            <w:szCs w:val="22"/>
            <w:lang w:val="es-CO"/>
          </w:rPr>
          <w:id w:val="445117930"/>
          <w:citation/>
        </w:sdtPr>
        <w:sdtEndPr/>
        <w:sdtContent>
          <w:r>
            <w:rPr>
              <w:rFonts w:ascii="Arial Narrow" w:hAnsi="Arial Narrow"/>
              <w:sz w:val="22"/>
              <w:szCs w:val="22"/>
              <w:lang w:val="es-CO"/>
            </w:rPr>
            <w:fldChar w:fldCharType="begin"/>
          </w:r>
          <w:r w:rsidRPr="00134552">
            <w:rPr>
              <w:rFonts w:ascii="Arial Narrow" w:hAnsi="Arial Narrow"/>
              <w:sz w:val="22"/>
              <w:szCs w:val="22"/>
              <w:lang w:val="es-ES"/>
            </w:rPr>
            <w:instrText xml:space="preserve"> CITATION Agê251 \l 1033 </w:instrText>
          </w:r>
          <w:r>
            <w:rPr>
              <w:rFonts w:ascii="Arial Narrow" w:hAnsi="Arial Narrow"/>
              <w:sz w:val="22"/>
              <w:szCs w:val="22"/>
              <w:lang w:val="es-CO"/>
            </w:rPr>
            <w:fldChar w:fldCharType="separate"/>
          </w:r>
          <w:r w:rsidRPr="00134552">
            <w:rPr>
              <w:rFonts w:ascii="Arial Narrow" w:hAnsi="Arial Narrow"/>
              <w:noProof/>
              <w:sz w:val="22"/>
              <w:szCs w:val="22"/>
              <w:lang w:val="es-ES"/>
            </w:rPr>
            <w:t>(Agência Nacional de Inovação , 2025)</w:t>
          </w:r>
          <w:r>
            <w:rPr>
              <w:rFonts w:ascii="Arial Narrow" w:hAnsi="Arial Narrow"/>
              <w:sz w:val="22"/>
              <w:szCs w:val="22"/>
              <w:lang w:val="es-CO"/>
            </w:rPr>
            <w:fldChar w:fldCharType="end"/>
          </w:r>
        </w:sdtContent>
      </w:sdt>
      <w:r w:rsidRPr="0010262B">
        <w:rPr>
          <w:rFonts w:ascii="Arial Narrow" w:hAnsi="Arial Narrow"/>
          <w:sz w:val="22"/>
          <w:szCs w:val="22"/>
          <w:lang w:val="es-CO"/>
        </w:rPr>
        <w:t>.</w:t>
      </w:r>
    </w:p>
    <w:p w14:paraId="3E4B7629" w14:textId="56A3D642" w:rsidR="01FC00B7" w:rsidRDefault="01FC00B7" w:rsidP="01FC00B7">
      <w:pPr>
        <w:jc w:val="both"/>
        <w:rPr>
          <w:rFonts w:ascii="Arial Narrow" w:hAnsi="Arial Narrow"/>
          <w:sz w:val="22"/>
          <w:szCs w:val="22"/>
          <w:lang w:val="es-CO"/>
        </w:rPr>
      </w:pPr>
    </w:p>
    <w:p w14:paraId="42E8A159" w14:textId="5E7BE317" w:rsidR="006E53A3" w:rsidRPr="0010262B" w:rsidRDefault="01FC00B7" w:rsidP="01FC00B7">
      <w:pPr>
        <w:jc w:val="both"/>
        <w:rPr>
          <w:rFonts w:ascii="Arial Narrow" w:eastAsia="Arial Narrow" w:hAnsi="Arial Narrow" w:cs="Arial Narrow"/>
          <w:sz w:val="22"/>
          <w:szCs w:val="22"/>
          <w:lang w:val="es-CO"/>
        </w:rPr>
      </w:pPr>
      <w:r w:rsidRPr="01FC00B7">
        <w:rPr>
          <w:rFonts w:ascii="Arial Narrow" w:hAnsi="Arial Narrow"/>
          <w:b/>
          <w:bCs/>
          <w:sz w:val="22"/>
          <w:szCs w:val="22"/>
          <w:lang w:val="es-CO"/>
        </w:rPr>
        <w:t xml:space="preserve">El aumento del costo fiscal del instrumento se explica principalmente por la incorporación de más empresas y no por un mayor beneficio individual. </w:t>
      </w:r>
      <w:r w:rsidRPr="01FC00B7">
        <w:rPr>
          <w:rFonts w:ascii="Arial Narrow" w:hAnsi="Arial Narrow"/>
          <w:sz w:val="22"/>
          <w:szCs w:val="22"/>
          <w:lang w:val="es-CO"/>
        </w:rPr>
        <w:t xml:space="preserve">De acuerdo con las cifras de la ANI (2025) sobre el SIFIDE, el monto aprobado pasó de 91,9 millones de euros en 2006 (aprox. USD 100 millones) a 865,1 millones de euros en 2023, multiplicándose casi por diez. Sin embargo, el monto promedio aprobado por empresa se ha mantenido relativamente estable en el tiempo, con 219.500 euros en 2006, 228.000 euros en 2022 y 203.900 euros en 2023 (en torno a USD 215.000), lo que indica que el crecimiento del gasto fiscal agregado responde a un mayor número de beneficiarios. </w:t>
      </w:r>
      <w:r w:rsidRPr="01FC00B7">
        <w:rPr>
          <w:rFonts w:asciiTheme="minorHAnsi" w:eastAsiaTheme="minorEastAsia" w:hAnsiTheme="minorHAnsi" w:cstheme="minorBidi"/>
          <w:sz w:val="22"/>
          <w:szCs w:val="22"/>
          <w:lang w:val="es-CO"/>
        </w:rPr>
        <w:t>El peso de los incentivos fiscales en Portugal sobre el PIB pasó del 0,08% al 0,24% en el periodo comprendido entre 2012 y 2022 (Fundación COTEC, 2024).</w:t>
      </w:r>
    </w:p>
    <w:p w14:paraId="7182A72D" w14:textId="77777777" w:rsidR="006E53A3" w:rsidRPr="00012D3F" w:rsidRDefault="01FC00B7" w:rsidP="006E53A3">
      <w:pPr>
        <w:jc w:val="both"/>
        <w:rPr>
          <w:lang w:val="es-ES"/>
          <w:rPrChange w:id="1847" w:author="Gonzalo Castellanos" w:date="2026-05-29T12:04:00Z" w16du:dateUtc="2026-05-29T16:04:00Z">
            <w:rPr/>
          </w:rPrChange>
        </w:rPr>
      </w:pPr>
      <w:r w:rsidRPr="01FC00B7">
        <w:rPr>
          <w:rFonts w:ascii="Arial Narrow" w:hAnsi="Arial Narrow"/>
          <w:b/>
          <w:bCs/>
          <w:sz w:val="22"/>
          <w:szCs w:val="22"/>
          <w:lang w:val="es-CO"/>
        </w:rPr>
        <w:t xml:space="preserve">La composición por tamaño de empresa muestra una mayor concentración reciente del uso del instrumento en grandes empresas. </w:t>
      </w:r>
      <w:r w:rsidRPr="01FC00B7">
        <w:rPr>
          <w:rFonts w:ascii="Arial Narrow" w:hAnsi="Arial Narrow"/>
          <w:sz w:val="22"/>
          <w:szCs w:val="22"/>
          <w:lang w:val="es-CO"/>
        </w:rPr>
        <w:t>De las 4.242 candidaturas aprobadas en 2023, 2.469 correspondieron a grandes empresas, representando el 58,2% del total. Las pequeñas empresas concentraron 763 aprobaciones (18,0%), las microempresas 538 (12,7%) y las medianas empresas 471 (11,1%). Este patrón difiere del observado durante la década anterior, cuando las medianas empresas tenían una participación relativa mayor en el uso del incentivo.</w:t>
      </w:r>
    </w:p>
    <w:p w14:paraId="40D30828" w14:textId="6BBE367F" w:rsidR="01FC00B7" w:rsidRDefault="01FC00B7" w:rsidP="01FC00B7">
      <w:pPr>
        <w:jc w:val="both"/>
        <w:rPr>
          <w:rFonts w:ascii="Arial Narrow" w:hAnsi="Arial Narrow"/>
          <w:sz w:val="22"/>
          <w:szCs w:val="22"/>
          <w:lang w:val="es-CO"/>
        </w:rPr>
      </w:pPr>
    </w:p>
    <w:p w14:paraId="3C544D01" w14:textId="77777777" w:rsidR="006E53A3" w:rsidRPr="00012D3F" w:rsidRDefault="006E53A3" w:rsidP="006E53A3">
      <w:pPr>
        <w:jc w:val="both"/>
        <w:rPr>
          <w:lang w:val="es-ES"/>
          <w:rPrChange w:id="1848" w:author="Gonzalo Castellanos" w:date="2026-05-29T12:04:00Z" w16du:dateUtc="2026-05-29T16:04:00Z">
            <w:rPr/>
          </w:rPrChange>
        </w:rPr>
      </w:pPr>
      <w:r w:rsidRPr="0010262B">
        <w:rPr>
          <w:rFonts w:ascii="Arial Narrow" w:hAnsi="Arial Narrow"/>
          <w:b/>
          <w:bCs/>
          <w:sz w:val="22"/>
          <w:szCs w:val="22"/>
          <w:lang w:val="es-CO"/>
        </w:rPr>
        <w:t xml:space="preserve">La composición sectorial del uso del SIFIDE II evidencia una ampliación progresiva hacia sectores de servicios y actividades no tradicionalmente intensivas en I+D. </w:t>
      </w:r>
      <w:r w:rsidRPr="0010262B">
        <w:rPr>
          <w:rFonts w:ascii="Arial Narrow" w:hAnsi="Arial Narrow"/>
          <w:sz w:val="22"/>
          <w:szCs w:val="22"/>
          <w:lang w:val="es-CO"/>
        </w:rPr>
        <w:t>De las 3.305 aprobaciones con clasificación sectorial en 2023, el comercio concentró 743 empresas (22,5%), seguido por la consultoría técnica, científica y servicios de apoyo, con 639 empresas (19,3%), y la construcción y actividades inmobiliarias, con 591 empresas (17,9%). El sector de información y comunicación registró 331 empresas (10,0%). En comparación, en 2010 este sector representaba 15,7% de las aprobaciones y lideraba el uso del incentivo. En 2023, aunque su número absoluto aumentó, su peso relativo se redujo a 7,8% del total, frente al mayor dinamismo de sectores como comercio y consultoría</w:t>
      </w:r>
      <w:r>
        <w:rPr>
          <w:rFonts w:ascii="Arial Narrow" w:hAnsi="Arial Narrow"/>
          <w:sz w:val="22"/>
          <w:szCs w:val="22"/>
          <w:lang w:val="es-CO"/>
        </w:rPr>
        <w:t xml:space="preserve"> </w:t>
      </w:r>
      <w:sdt>
        <w:sdtPr>
          <w:rPr>
            <w:rFonts w:ascii="Arial Narrow" w:hAnsi="Arial Narrow"/>
            <w:sz w:val="22"/>
            <w:szCs w:val="22"/>
            <w:lang w:val="es-CO"/>
          </w:rPr>
          <w:id w:val="1279223078"/>
          <w:citation/>
        </w:sdtPr>
        <w:sdtEndPr/>
        <w:sdtContent>
          <w:r>
            <w:rPr>
              <w:rFonts w:ascii="Arial Narrow" w:hAnsi="Arial Narrow"/>
              <w:sz w:val="22"/>
              <w:szCs w:val="22"/>
              <w:lang w:val="es-CO"/>
            </w:rPr>
            <w:fldChar w:fldCharType="begin"/>
          </w:r>
          <w:r w:rsidRPr="006E34C6">
            <w:rPr>
              <w:rFonts w:ascii="Arial Narrow" w:hAnsi="Arial Narrow"/>
              <w:sz w:val="22"/>
              <w:szCs w:val="22"/>
              <w:lang w:val="es-CO"/>
            </w:rPr>
            <w:instrText xml:space="preserve"> CITATION Agê251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 2025)</w:t>
          </w:r>
          <w:r>
            <w:rPr>
              <w:rFonts w:ascii="Arial Narrow" w:hAnsi="Arial Narrow"/>
              <w:sz w:val="22"/>
              <w:szCs w:val="22"/>
              <w:lang w:val="es-CO"/>
            </w:rPr>
            <w:fldChar w:fldCharType="end"/>
          </w:r>
        </w:sdtContent>
      </w:sdt>
      <w:r w:rsidRPr="0010262B">
        <w:rPr>
          <w:rFonts w:ascii="Arial Narrow" w:hAnsi="Arial Narrow"/>
          <w:sz w:val="22"/>
          <w:szCs w:val="22"/>
          <w:lang w:val="es-CO"/>
        </w:rPr>
        <w:t>.</w:t>
      </w:r>
    </w:p>
    <w:p w14:paraId="7DF5245B" w14:textId="089C4C2C" w:rsidR="01FC00B7" w:rsidRDefault="01FC00B7" w:rsidP="01FC00B7">
      <w:pPr>
        <w:jc w:val="both"/>
        <w:rPr>
          <w:rFonts w:ascii="Arial Narrow" w:hAnsi="Arial Narrow"/>
          <w:sz w:val="22"/>
          <w:szCs w:val="22"/>
          <w:lang w:val="es-CO"/>
        </w:rPr>
      </w:pPr>
    </w:p>
    <w:p w14:paraId="091AE92C" w14:textId="77777777" w:rsidR="006E53A3" w:rsidRPr="00012D3F" w:rsidRDefault="006E53A3" w:rsidP="006E53A3">
      <w:pPr>
        <w:jc w:val="both"/>
        <w:rPr>
          <w:lang w:val="es-ES"/>
          <w:rPrChange w:id="1849" w:author="Gonzalo Castellanos" w:date="2026-05-29T12:04:00Z" w16du:dateUtc="2026-05-29T16:04:00Z">
            <w:rPr/>
          </w:rPrChange>
        </w:rPr>
      </w:pPr>
      <w:r w:rsidRPr="0010262B">
        <w:rPr>
          <w:rFonts w:ascii="Arial Narrow" w:hAnsi="Arial Narrow"/>
          <w:b/>
          <w:bCs/>
          <w:sz w:val="22"/>
          <w:szCs w:val="22"/>
          <w:lang w:val="es-CO"/>
        </w:rPr>
        <w:t>La distribución territorial del beneficio se mantiene altamente concentrada y estable en el tiempo.</w:t>
      </w:r>
      <w:r w:rsidRPr="0010262B">
        <w:rPr>
          <w:rFonts w:ascii="Arial Narrow" w:hAnsi="Arial Narrow"/>
          <w:sz w:val="22"/>
          <w:szCs w:val="22"/>
          <w:lang w:val="es-CO"/>
        </w:rPr>
        <w:t xml:space="preserve"> En 2023, los distritos de Lisboa y Porto concentraron conjuntamente 66,9% del monto total aprobado, con 316,7 millones de euros en Lisboa (aprox. USD 345 millones) y 262,4 millones de euros en Porto (aprox. USD 285 millones). Braga y Aveiro se consolidan como el tercer y cuarto polo de innovación, con 82,4 millones de euros (aprox. USD 89 millones) y 60,6 millones de euros (aprox. USD 66 millones), respectivamente. En conjunto, los cinco principales distritos concentraron 86,5% del beneficio total aprobado en 2023, un patrón consistente con la evidencia histórica desde 2006</w:t>
      </w:r>
      <w:r>
        <w:rPr>
          <w:rFonts w:ascii="Arial Narrow" w:hAnsi="Arial Narrow"/>
          <w:sz w:val="22"/>
          <w:szCs w:val="22"/>
          <w:lang w:val="es-CO"/>
        </w:rPr>
        <w:t xml:space="preserve"> </w:t>
      </w:r>
      <w:sdt>
        <w:sdtPr>
          <w:rPr>
            <w:rFonts w:ascii="Arial Narrow" w:hAnsi="Arial Narrow"/>
            <w:sz w:val="22"/>
            <w:szCs w:val="22"/>
            <w:lang w:val="es-CO"/>
          </w:rPr>
          <w:id w:val="-1489938259"/>
          <w:citation/>
        </w:sdtPr>
        <w:sdtEndPr/>
        <w:sdtContent>
          <w:r>
            <w:rPr>
              <w:rFonts w:ascii="Arial Narrow" w:hAnsi="Arial Narrow"/>
              <w:sz w:val="22"/>
              <w:szCs w:val="22"/>
              <w:lang w:val="es-CO"/>
            </w:rPr>
            <w:fldChar w:fldCharType="begin"/>
          </w:r>
          <w:r w:rsidRPr="006E34C6">
            <w:rPr>
              <w:rFonts w:ascii="Arial Narrow" w:hAnsi="Arial Narrow"/>
              <w:sz w:val="22"/>
              <w:szCs w:val="22"/>
              <w:lang w:val="es-CO"/>
            </w:rPr>
            <w:instrText xml:space="preserve"> CITATION Agê251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(Agência Nacional de Inovação , 2025)</w:t>
          </w:r>
          <w:r>
            <w:rPr>
              <w:rFonts w:ascii="Arial Narrow" w:hAnsi="Arial Narrow"/>
              <w:sz w:val="22"/>
              <w:szCs w:val="22"/>
              <w:lang w:val="es-CO"/>
            </w:rPr>
            <w:fldChar w:fldCharType="end"/>
          </w:r>
        </w:sdtContent>
      </w:sdt>
      <w:r w:rsidRPr="0010262B">
        <w:rPr>
          <w:rFonts w:ascii="Arial Narrow" w:hAnsi="Arial Narrow"/>
          <w:sz w:val="22"/>
          <w:szCs w:val="22"/>
          <w:lang w:val="es-CO"/>
        </w:rPr>
        <w:t>.</w:t>
      </w:r>
    </w:p>
    <w:p w14:paraId="4578BA53" w14:textId="40FCA6CD" w:rsidR="01FC00B7" w:rsidRDefault="01FC00B7" w:rsidP="01FC00B7">
      <w:pPr>
        <w:jc w:val="both"/>
        <w:rPr>
          <w:rFonts w:ascii="Arial Narrow" w:hAnsi="Arial Narrow"/>
          <w:sz w:val="22"/>
          <w:szCs w:val="22"/>
          <w:lang w:val="es-CO"/>
        </w:rPr>
      </w:pPr>
    </w:p>
    <w:p w14:paraId="686FED3C" w14:textId="77777777" w:rsidR="006E53A3" w:rsidRPr="00776B47" w:rsidRDefault="006E53A3" w:rsidP="006E53A3">
      <w:pPr>
        <w:jc w:val="both"/>
        <w:rPr>
          <w:rFonts w:ascii="Arial Narrow" w:hAnsi="Arial Narrow"/>
          <w:b/>
          <w:bCs/>
          <w:sz w:val="22"/>
          <w:szCs w:val="22"/>
          <w:lang w:val="es-CO"/>
        </w:rPr>
      </w:pPr>
      <w:r w:rsidRPr="00776B47">
        <w:rPr>
          <w:rFonts w:ascii="Arial Narrow" w:hAnsi="Arial Narrow"/>
          <w:b/>
          <w:bCs/>
          <w:sz w:val="22"/>
          <w:szCs w:val="22"/>
          <w:lang w:val="es-CO"/>
        </w:rPr>
        <w:t>4.2. Resultados observables según la evidencia empírica</w:t>
      </w:r>
    </w:p>
    <w:p w14:paraId="28ED161A" w14:textId="77777777" w:rsidR="006E53A3" w:rsidRPr="00012D3F" w:rsidRDefault="01FC00B7" w:rsidP="006E53A3">
      <w:pPr>
        <w:jc w:val="both"/>
        <w:rPr>
          <w:lang w:val="es-ES"/>
          <w:rPrChange w:id="1850" w:author="Gonzalo Castellanos" w:date="2026-05-29T12:04:00Z" w16du:dateUtc="2026-05-29T16:04:00Z">
            <w:rPr/>
          </w:rPrChange>
        </w:rPr>
      </w:pPr>
      <w:r w:rsidRPr="01FC00B7">
        <w:rPr>
          <w:rFonts w:ascii="Arial Narrow" w:hAnsi="Arial Narrow"/>
          <w:sz w:val="22"/>
          <w:szCs w:val="22"/>
          <w:lang w:val="es-CO"/>
        </w:rPr>
        <w:t>La evidencia empírica disponible para Portugal muestra que el incentivo tributario a la I+D genera efectos positivos sobre el empleo en actividades de investigación y desarrollo y sobre el esfuerzo innovador de las empresas, aunque con magnitudes y persistencia heterogéneas según el sector, el tamaño de la firma y el horizonte temporal. Los estudios existentes utilizan metodologías cuasi-experimentales y bases de datos administrativas y encuestas oficiales, lo que permite aislar parcialmente el efecto del SIFIDE frente a otros factores concurrentes.</w:t>
      </w:r>
    </w:p>
    <w:p w14:paraId="21393BF8" w14:textId="5155382D" w:rsidR="01FC00B7" w:rsidRDefault="01FC00B7" w:rsidP="01FC00B7">
      <w:pPr>
        <w:jc w:val="both"/>
        <w:rPr>
          <w:rFonts w:ascii="Arial Narrow" w:hAnsi="Arial Narrow"/>
          <w:sz w:val="22"/>
          <w:szCs w:val="22"/>
          <w:lang w:val="es-CO"/>
        </w:rPr>
      </w:pPr>
    </w:p>
    <w:p w14:paraId="2A75AE3A" w14:textId="77777777" w:rsidR="006E53A3" w:rsidRPr="007670B9" w:rsidRDefault="006E53A3" w:rsidP="006E53A3">
      <w:pPr>
        <w:jc w:val="both"/>
        <w:rPr>
          <w:rFonts w:ascii="Arial Narrow" w:hAnsi="Arial Narrow"/>
          <w:sz w:val="22"/>
          <w:szCs w:val="22"/>
          <w:lang w:val="es-CO"/>
        </w:rPr>
      </w:pPr>
      <w:r w:rsidRPr="007670B9">
        <w:rPr>
          <w:rFonts w:ascii="Arial Narrow" w:hAnsi="Arial Narrow"/>
          <w:b/>
          <w:bCs/>
          <w:sz w:val="22"/>
          <w:szCs w:val="22"/>
          <w:lang w:val="es-CO"/>
        </w:rPr>
        <w:t>A nivel microeconómico, el SIFIDE se asocia con aumentos sostenidos en la asignación de personal a actividades de I+D dentro de las empresas beneficiarias, particularmente en el sector servicios.</w:t>
      </w:r>
      <w:r w:rsidRPr="007670B9">
        <w:rPr>
          <w:rFonts w:ascii="Arial Narrow" w:hAnsi="Arial Narrow"/>
          <w:sz w:val="22"/>
          <w:szCs w:val="22"/>
          <w:lang w:val="es-CO"/>
        </w:rPr>
        <w:t xml:space="preserve"> Paredes y Damásio (202</w:t>
      </w:r>
      <w:r>
        <w:rPr>
          <w:rFonts w:ascii="Arial Narrow" w:hAnsi="Arial Narrow"/>
          <w:sz w:val="22"/>
          <w:szCs w:val="22"/>
          <w:lang w:val="es-CO"/>
        </w:rPr>
        <w:t>4</w:t>
      </w:r>
      <w:r w:rsidRPr="007670B9">
        <w:rPr>
          <w:rFonts w:ascii="Arial Narrow" w:hAnsi="Arial Narrow"/>
          <w:sz w:val="22"/>
          <w:szCs w:val="22"/>
          <w:lang w:val="es-CO"/>
        </w:rPr>
        <w:t>) analizan el impacto del incentivo sobre el personal equivalente a tiempo completo dedicado a I+D en empresas de servicios portuguesas. A partir de una base de 2.838 empresas observadas entre 1995 y 2017, los autores encuentran un efecto positivo y estadísticamente significativo del crédito fiscal, equivalente a un aumento anual cercano a un punto porcentual en la asignación de personal de I+D tras la entrada al régimen. El impacto promedio varía según la duración de la exposición al incentivo, sugiriendo efectos acumulativos en el tiempo</w:t>
      </w:r>
      <w:r>
        <w:rPr>
          <w:rFonts w:ascii="Arial Narrow" w:hAnsi="Arial Narrow"/>
          <w:sz w:val="22"/>
          <w:szCs w:val="22"/>
          <w:lang w:val="es-CO"/>
        </w:rPr>
        <w:t xml:space="preserve"> </w:t>
      </w:r>
      <w:sdt>
        <w:sdtPr>
          <w:rPr>
            <w:rFonts w:ascii="Arial Narrow" w:hAnsi="Arial Narrow"/>
            <w:sz w:val="22"/>
            <w:szCs w:val="22"/>
            <w:lang w:val="es-CO"/>
          </w:rPr>
          <w:id w:val="-1761521401"/>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Par241 \t  \l 1033 </w:instrText>
          </w:r>
          <w:r>
            <w:rPr>
              <w:rFonts w:ascii="Arial Narrow" w:hAnsi="Arial Narrow"/>
              <w:sz w:val="22"/>
              <w:szCs w:val="22"/>
              <w:lang w:val="es-CO"/>
            </w:rPr>
            <w:fldChar w:fldCharType="separate"/>
          </w:r>
          <w:r w:rsidRPr="00BF7831">
            <w:rPr>
              <w:rFonts w:ascii="Arial Narrow" w:hAnsi="Arial Narrow"/>
              <w:noProof/>
              <w:sz w:val="22"/>
              <w:szCs w:val="22"/>
              <w:lang w:val="es-CO"/>
            </w:rPr>
            <w:t>(Paredes &amp; Damásio, 2024)</w:t>
          </w:r>
          <w:r>
            <w:rPr>
              <w:rFonts w:ascii="Arial Narrow" w:hAnsi="Arial Narrow"/>
              <w:sz w:val="22"/>
              <w:szCs w:val="22"/>
              <w:lang w:val="es-CO"/>
            </w:rPr>
            <w:fldChar w:fldCharType="end"/>
          </w:r>
        </w:sdtContent>
      </w:sdt>
      <w:r w:rsidRPr="007670B9">
        <w:rPr>
          <w:rFonts w:ascii="Arial Narrow" w:hAnsi="Arial Narrow"/>
          <w:sz w:val="22"/>
          <w:szCs w:val="22"/>
          <w:lang w:val="es-CO"/>
        </w:rPr>
        <w:t>.</w:t>
      </w:r>
    </w:p>
    <w:p w14:paraId="7FA9A52F" w14:textId="77777777" w:rsidR="006E53A3" w:rsidRPr="00012D3F" w:rsidRDefault="006E53A3" w:rsidP="006E53A3">
      <w:pPr>
        <w:jc w:val="both"/>
        <w:rPr>
          <w:lang w:val="es-ES"/>
          <w:rPrChange w:id="1851" w:author="Gonzalo Castellanos" w:date="2026-05-29T12:04:00Z" w16du:dateUtc="2026-05-29T16:04:00Z">
            <w:rPr/>
          </w:rPrChange>
        </w:rPr>
      </w:pPr>
      <w:r w:rsidRPr="007670B9">
        <w:rPr>
          <w:rFonts w:ascii="Arial Narrow" w:hAnsi="Arial Narrow"/>
          <w:b/>
          <w:bCs/>
          <w:sz w:val="22"/>
          <w:szCs w:val="22"/>
          <w:lang w:val="es-CO"/>
        </w:rPr>
        <w:t>La evidencia sectorial más reciente confirma efectos positivos sobre el empleo total y el empleo en I+D, aunque de carácter transitorio en algunos sectores.</w:t>
      </w:r>
      <w:r w:rsidRPr="007670B9">
        <w:rPr>
          <w:rFonts w:ascii="Arial Narrow" w:hAnsi="Arial Narrow"/>
          <w:sz w:val="22"/>
          <w:szCs w:val="22"/>
          <w:lang w:val="es-CO"/>
        </w:rPr>
        <w:t xml:space="preserve"> Paredes, Vasconcelos y Damásio (2025) evalúan el impacto del SIFIDE sobre el crecimiento del empleo utilizando un enfoque de Diferencias en Diferencias escalonado con estudio de eventos, aplicado a una muestra de 8.136 empresas que realizaron actividades de I+D entre 2014 y 2022. Los resultados muestran incrementos significativos en el empleo total y en el personal de I+D en empresas beneficiarias, con efectos particularmente elevados en el sector de información y comunicación, donde el empleo en I+D aumenta en aproximadamente 18,4%, y en el sector manufacturero, con aumentos del orden de 12,3%. El estudio no encuentra efectos estadísticamente significativos sobre la contratación de doctores, y </w:t>
      </w:r>
      <w:r>
        <w:rPr>
          <w:rFonts w:ascii="Arial Narrow" w:hAnsi="Arial Narrow"/>
          <w:sz w:val="22"/>
          <w:szCs w:val="22"/>
          <w:lang w:val="es-CO"/>
        </w:rPr>
        <w:t>la información</w:t>
      </w:r>
      <w:r w:rsidRPr="007670B9">
        <w:rPr>
          <w:rFonts w:ascii="Arial Narrow" w:hAnsi="Arial Narrow"/>
          <w:sz w:val="22"/>
          <w:szCs w:val="22"/>
          <w:lang w:val="es-CO"/>
        </w:rPr>
        <w:t xml:space="preserve"> de eventos sugiere que los impactos positivos sobre el empleo tienden a disiparse entre uno y tres periodos posteriores</w:t>
      </w:r>
      <w:sdt>
        <w:sdtPr>
          <w:rPr>
            <w:rFonts w:ascii="Arial Narrow" w:hAnsi="Arial Narrow"/>
            <w:sz w:val="22"/>
            <w:szCs w:val="22"/>
            <w:lang w:val="es-CO"/>
          </w:rPr>
          <w:id w:val="64184787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Par251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BF7831">
            <w:rPr>
              <w:rFonts w:ascii="Arial Narrow" w:hAnsi="Arial Narrow"/>
              <w:noProof/>
              <w:sz w:val="22"/>
              <w:szCs w:val="22"/>
              <w:lang w:val="es-CO"/>
            </w:rPr>
            <w:t>(Paredes, Vasconcelos, &amp; Damásio, 2025)</w:t>
          </w:r>
          <w:r>
            <w:rPr>
              <w:rFonts w:ascii="Arial Narrow" w:hAnsi="Arial Narrow"/>
              <w:sz w:val="22"/>
              <w:szCs w:val="22"/>
              <w:lang w:val="es-CO"/>
            </w:rPr>
            <w:fldChar w:fldCharType="end"/>
          </w:r>
        </w:sdtContent>
      </w:sdt>
      <w:r w:rsidRPr="007670B9">
        <w:rPr>
          <w:rFonts w:ascii="Arial Narrow" w:hAnsi="Arial Narrow"/>
          <w:sz w:val="22"/>
          <w:szCs w:val="22"/>
          <w:lang w:val="es-CO"/>
        </w:rPr>
        <w:t>.</w:t>
      </w:r>
    </w:p>
    <w:p w14:paraId="47DA46AB" w14:textId="06539FF4" w:rsidR="01FC00B7" w:rsidRDefault="01FC00B7" w:rsidP="01FC00B7">
      <w:pPr>
        <w:jc w:val="both"/>
        <w:rPr>
          <w:rFonts w:ascii="Arial Narrow" w:hAnsi="Arial Narrow"/>
          <w:sz w:val="22"/>
          <w:szCs w:val="22"/>
          <w:lang w:val="es-CO"/>
        </w:rPr>
      </w:pPr>
    </w:p>
    <w:p w14:paraId="2A32EC2B" w14:textId="77777777" w:rsidR="006E53A3" w:rsidRPr="00012D3F" w:rsidRDefault="006E53A3" w:rsidP="006E53A3">
      <w:pPr>
        <w:jc w:val="both"/>
        <w:rPr>
          <w:lang w:val="es-ES"/>
          <w:rPrChange w:id="1852" w:author="Gonzalo Castellanos" w:date="2026-05-29T12:04:00Z" w16du:dateUtc="2026-05-29T16:04:00Z">
            <w:rPr/>
          </w:rPrChange>
        </w:rPr>
      </w:pPr>
      <w:r w:rsidRPr="007670B9">
        <w:rPr>
          <w:rFonts w:ascii="Arial Narrow" w:hAnsi="Arial Narrow"/>
          <w:b/>
          <w:bCs/>
          <w:sz w:val="22"/>
          <w:szCs w:val="22"/>
          <w:lang w:val="es-CO"/>
        </w:rPr>
        <w:t>Desde una perspectiva de adicionalidad, la evidencia indica que el incentivo genera un efecto de “crowding-in” sobre la inversión privada en I+D, especialmente en empresas de menor tamaño.</w:t>
      </w:r>
      <w:r w:rsidRPr="007670B9">
        <w:rPr>
          <w:rFonts w:ascii="Arial Narrow" w:hAnsi="Arial Narrow"/>
          <w:sz w:val="22"/>
          <w:szCs w:val="22"/>
          <w:lang w:val="es-CO"/>
        </w:rPr>
        <w:t xml:space="preserve"> El estudio de Bessone B</w:t>
      </w:r>
      <w:r>
        <w:rPr>
          <w:rFonts w:ascii="Arial Narrow" w:hAnsi="Arial Narrow"/>
          <w:sz w:val="22"/>
          <w:szCs w:val="22"/>
          <w:lang w:val="es-CO"/>
        </w:rPr>
        <w:t>essone</w:t>
      </w:r>
      <w:r w:rsidRPr="007670B9">
        <w:rPr>
          <w:rFonts w:ascii="Arial Narrow" w:hAnsi="Arial Narrow"/>
          <w:sz w:val="22"/>
          <w:szCs w:val="22"/>
          <w:lang w:val="es-CO"/>
        </w:rPr>
        <w:t xml:space="preserve">, Martins y Nogueira (2021), elaborado para el National Productivity Board, </w:t>
      </w:r>
      <w:r>
        <w:rPr>
          <w:rFonts w:ascii="Arial Narrow" w:hAnsi="Arial Narrow"/>
          <w:sz w:val="22"/>
          <w:szCs w:val="22"/>
          <w:lang w:val="es-CO"/>
        </w:rPr>
        <w:t>analiza</w:t>
      </w:r>
      <w:r w:rsidRPr="007670B9">
        <w:rPr>
          <w:rFonts w:ascii="Arial Narrow" w:hAnsi="Arial Narrow"/>
          <w:sz w:val="22"/>
          <w:szCs w:val="22"/>
          <w:lang w:val="es-CO"/>
        </w:rPr>
        <w:t xml:space="preserve"> el comportamiento de las empresas portuguesas entre 2006 y 2015. A partir de más de 3,5 millones de observaciones, los autores encuentran que las empresas beneficiarias incrementan su inversión en activos intangibles y su personal de I+D en mayor medida que las empresas comparables no beneficiarias. El impacto es más pronunciado en micro y pequeñas empresas y en sectores de servicios y tecnologías de la información, y presenta un carácter persistente, manteniéndose incluso varios años después de la utilización del incentivo</w:t>
      </w:r>
      <w:r>
        <w:rPr>
          <w:rFonts w:ascii="Arial Narrow" w:hAnsi="Arial Narrow"/>
          <w:sz w:val="22"/>
          <w:szCs w:val="22"/>
          <w:lang w:val="es-CO"/>
        </w:rPr>
        <w:t xml:space="preserve"> </w:t>
      </w:r>
      <w:sdt>
        <w:sdtPr>
          <w:rPr>
            <w:rFonts w:ascii="Arial Narrow" w:hAnsi="Arial Narrow"/>
            <w:sz w:val="22"/>
            <w:szCs w:val="22"/>
            <w:lang w:val="es-CO"/>
          </w:rPr>
          <w:id w:val="-1037425479"/>
          <w:citation/>
        </w:sdtPr>
        <w:sdtEndPr/>
        <w:sdtContent>
          <w:r>
            <w:rPr>
              <w:rFonts w:ascii="Arial Narrow" w:hAnsi="Arial Narrow"/>
              <w:sz w:val="22"/>
              <w:szCs w:val="22"/>
              <w:lang w:val="es-CO"/>
            </w:rPr>
            <w:fldChar w:fldCharType="begin"/>
          </w:r>
          <w:r w:rsidRPr="00D66FC2">
            <w:rPr>
              <w:rFonts w:ascii="Arial Narrow" w:hAnsi="Arial Narrow"/>
              <w:sz w:val="22"/>
              <w:szCs w:val="22"/>
              <w:lang w:val="es-CO"/>
            </w:rPr>
            <w:instrText xml:space="preserve"> CITATION Bes211 \l 1033 </w:instrText>
          </w:r>
          <w:r>
            <w:rPr>
              <w:rFonts w:ascii="Arial Narrow" w:hAnsi="Arial Narrow"/>
              <w:sz w:val="22"/>
              <w:szCs w:val="22"/>
              <w:lang w:val="es-CO"/>
            </w:rPr>
            <w:fldChar w:fldCharType="separate"/>
          </w:r>
          <w:r w:rsidRPr="00BF7831">
            <w:rPr>
              <w:rFonts w:ascii="Arial Narrow" w:hAnsi="Arial Narrow"/>
              <w:noProof/>
              <w:sz w:val="22"/>
              <w:szCs w:val="22"/>
              <w:lang w:val="es-CO"/>
            </w:rPr>
            <w:t>(Bessone, Martins, &amp; Nogueira, 2021)</w:t>
          </w:r>
          <w:r>
            <w:rPr>
              <w:rFonts w:ascii="Arial Narrow" w:hAnsi="Arial Narrow"/>
              <w:sz w:val="22"/>
              <w:szCs w:val="22"/>
              <w:lang w:val="es-CO"/>
            </w:rPr>
            <w:fldChar w:fldCharType="end"/>
          </w:r>
        </w:sdtContent>
      </w:sdt>
      <w:r w:rsidRPr="007670B9">
        <w:rPr>
          <w:rFonts w:ascii="Arial Narrow" w:hAnsi="Arial Narrow"/>
          <w:sz w:val="22"/>
          <w:szCs w:val="22"/>
          <w:lang w:val="es-CO"/>
        </w:rPr>
        <w:t>.</w:t>
      </w:r>
    </w:p>
    <w:p w14:paraId="250DA912" w14:textId="15027280" w:rsidR="01FC00B7" w:rsidRDefault="01FC00B7" w:rsidP="01FC00B7">
      <w:pPr>
        <w:jc w:val="both"/>
        <w:rPr>
          <w:rFonts w:ascii="Arial Narrow" w:hAnsi="Arial Narrow"/>
          <w:sz w:val="22"/>
          <w:szCs w:val="22"/>
          <w:lang w:val="es-CO"/>
        </w:rPr>
      </w:pPr>
    </w:p>
    <w:p w14:paraId="7E9AFD44" w14:textId="77777777" w:rsidR="006E53A3" w:rsidRPr="00012D3F" w:rsidRDefault="006E53A3" w:rsidP="006E53A3">
      <w:pPr>
        <w:jc w:val="both"/>
        <w:rPr>
          <w:lang w:val="es-ES"/>
          <w:rPrChange w:id="1853" w:author="Gonzalo Castellanos" w:date="2026-05-29T12:04:00Z" w16du:dateUtc="2026-05-29T16:04:00Z">
            <w:rPr/>
          </w:rPrChange>
        </w:rPr>
      </w:pPr>
      <w:r w:rsidRPr="007670B9">
        <w:rPr>
          <w:rFonts w:ascii="Arial Narrow" w:hAnsi="Arial Narrow"/>
          <w:b/>
          <w:bCs/>
          <w:sz w:val="22"/>
          <w:szCs w:val="22"/>
          <w:lang w:val="es-CO"/>
        </w:rPr>
        <w:t>En el caso de empresas jóvenes y start-ups tecnológicas, el uso del SIFIDE se asocia con un mejor desempeño económico y una mayor calidad del empleo, en combinación con otros instrumentos de política.</w:t>
      </w:r>
      <w:r w:rsidRPr="007670B9">
        <w:rPr>
          <w:rFonts w:ascii="Arial Narrow" w:hAnsi="Arial Narrow"/>
          <w:sz w:val="22"/>
          <w:szCs w:val="22"/>
          <w:lang w:val="es-CO"/>
        </w:rPr>
        <w:t xml:space="preserve"> Ferreira, </w:t>
      </w:r>
      <w:r>
        <w:rPr>
          <w:rFonts w:ascii="Arial Narrow" w:hAnsi="Arial Narrow"/>
          <w:sz w:val="22"/>
          <w:szCs w:val="22"/>
          <w:lang w:val="es-CO"/>
        </w:rPr>
        <w:t xml:space="preserve">Lobo </w:t>
      </w:r>
      <w:r w:rsidRPr="007670B9">
        <w:rPr>
          <w:rFonts w:ascii="Arial Narrow" w:hAnsi="Arial Narrow"/>
          <w:sz w:val="22"/>
          <w:szCs w:val="22"/>
          <w:lang w:val="es-CO"/>
        </w:rPr>
        <w:t xml:space="preserve">Xavier y Polónia (2019) analizan empresas tecnológicas de menos de diez años utilizando un enfoque comparativo no paramétrico entre beneficiarias y no beneficiarias del incentivo en el periodo 2012–2016. Los resultados muestran que las empresas usuarias del SIFIDE presentan mejores resultados en indicadores de valor añadido, productividad de activos y calidad del empleo, medida a través de mayores salarios por trabajador. El estudio también documenta que estas empresas tienden a combinar el crédito fiscal con subvenciones europeas, nacionales y regionales, lo que sugiere un uso complementario del instrumento dentro de un </w:t>
      </w:r>
      <w:r>
        <w:rPr>
          <w:rFonts w:ascii="Arial Narrow" w:hAnsi="Arial Narrow"/>
          <w:sz w:val="22"/>
          <w:szCs w:val="22"/>
          <w:lang w:val="es-CO"/>
        </w:rPr>
        <w:t>conjunto</w:t>
      </w:r>
      <w:r w:rsidRPr="007670B9">
        <w:rPr>
          <w:rFonts w:ascii="Arial Narrow" w:hAnsi="Arial Narrow"/>
          <w:sz w:val="22"/>
          <w:szCs w:val="22"/>
          <w:lang w:val="es-CO"/>
        </w:rPr>
        <w:t xml:space="preserve"> de financiamiento de la innovación</w:t>
      </w:r>
      <w:r>
        <w:rPr>
          <w:rFonts w:ascii="Arial Narrow" w:hAnsi="Arial Narrow"/>
          <w:sz w:val="22"/>
          <w:szCs w:val="22"/>
          <w:lang w:val="es-CO"/>
        </w:rPr>
        <w:t xml:space="preserve"> </w:t>
      </w:r>
      <w:sdt>
        <w:sdtPr>
          <w:rPr>
            <w:rFonts w:ascii="Arial Narrow" w:hAnsi="Arial Narrow"/>
            <w:sz w:val="22"/>
            <w:szCs w:val="22"/>
            <w:lang w:val="es-CO"/>
          </w:rPr>
          <w:id w:val="2143386571"/>
          <w:citation/>
        </w:sdtPr>
        <w:sdtEndPr/>
        <w:sdtContent>
          <w:r>
            <w:rPr>
              <w:rFonts w:ascii="Arial Narrow" w:hAnsi="Arial Narrow"/>
              <w:sz w:val="22"/>
              <w:szCs w:val="22"/>
              <w:lang w:val="es-CO"/>
            </w:rPr>
            <w:fldChar w:fldCharType="begin"/>
          </w:r>
          <w:r w:rsidRPr="001326C8">
            <w:rPr>
              <w:rFonts w:ascii="Arial Narrow" w:hAnsi="Arial Narrow"/>
              <w:sz w:val="22"/>
              <w:szCs w:val="22"/>
              <w:lang w:val="es-CO"/>
            </w:rPr>
            <w:instrText xml:space="preserve"> CITATION Fer19 \l 1033 </w:instrText>
          </w:r>
          <w:r>
            <w:rPr>
              <w:rFonts w:ascii="Arial Narrow" w:hAnsi="Arial Narrow"/>
              <w:sz w:val="22"/>
              <w:szCs w:val="22"/>
              <w:lang w:val="es-CO"/>
            </w:rPr>
            <w:fldChar w:fldCharType="separate"/>
          </w:r>
          <w:r w:rsidRPr="00BF7831">
            <w:rPr>
              <w:rFonts w:ascii="Arial Narrow" w:hAnsi="Arial Narrow"/>
              <w:noProof/>
              <w:sz w:val="22"/>
              <w:szCs w:val="22"/>
              <w:lang w:val="es-CO"/>
            </w:rPr>
            <w:t>(Ferreira, Lobo Xavier, &amp; Polonia, 2019)</w:t>
          </w:r>
          <w:r>
            <w:rPr>
              <w:rFonts w:ascii="Arial Narrow" w:hAnsi="Arial Narrow"/>
              <w:sz w:val="22"/>
              <w:szCs w:val="22"/>
              <w:lang w:val="es-CO"/>
            </w:rPr>
            <w:fldChar w:fldCharType="end"/>
          </w:r>
        </w:sdtContent>
      </w:sdt>
      <w:r w:rsidRPr="007670B9">
        <w:rPr>
          <w:rFonts w:ascii="Arial Narrow" w:hAnsi="Arial Narrow"/>
          <w:sz w:val="22"/>
          <w:szCs w:val="22"/>
          <w:lang w:val="es-CO"/>
        </w:rPr>
        <w:t>.</w:t>
      </w:r>
    </w:p>
    <w:p w14:paraId="55771E2B" w14:textId="15004EA2" w:rsidR="01FC00B7" w:rsidRDefault="01FC00B7" w:rsidP="01FC00B7">
      <w:pPr>
        <w:jc w:val="both"/>
        <w:rPr>
          <w:rFonts w:ascii="Arial Narrow" w:hAnsi="Arial Narrow"/>
          <w:sz w:val="22"/>
          <w:szCs w:val="22"/>
          <w:lang w:val="es-CO"/>
        </w:rPr>
      </w:pPr>
    </w:p>
    <w:p w14:paraId="1AF31D21" w14:textId="77777777" w:rsidR="006E53A3" w:rsidRPr="00776B47" w:rsidRDefault="006E53A3" w:rsidP="006E53A3">
      <w:pPr>
        <w:jc w:val="both"/>
        <w:rPr>
          <w:rFonts w:ascii="Arial Narrow" w:hAnsi="Arial Narrow"/>
          <w:b/>
          <w:bCs/>
          <w:sz w:val="22"/>
          <w:szCs w:val="22"/>
          <w:lang w:val="es-CO"/>
        </w:rPr>
      </w:pPr>
      <w:r w:rsidRPr="00776B47">
        <w:rPr>
          <w:rFonts w:ascii="Arial Narrow" w:hAnsi="Arial Narrow"/>
          <w:b/>
          <w:bCs/>
          <w:sz w:val="22"/>
          <w:szCs w:val="22"/>
          <w:lang w:val="es-CO"/>
        </w:rPr>
        <w:t>5. Lecciones e implicaciones de política pública</w:t>
      </w:r>
    </w:p>
    <w:p w14:paraId="7BB14564" w14:textId="77777777" w:rsidR="006E53A3" w:rsidRPr="00012D3F" w:rsidRDefault="01FC00B7" w:rsidP="006E53A3">
      <w:pPr>
        <w:jc w:val="both"/>
        <w:rPr>
          <w:lang w:val="es-ES"/>
          <w:rPrChange w:id="1854" w:author="Gonzalo Castellanos" w:date="2026-05-29T12:04:00Z" w16du:dateUtc="2026-05-29T16:04:00Z">
            <w:rPr/>
          </w:rPrChange>
        </w:rPr>
      </w:pPr>
      <w:r w:rsidRPr="01FC00B7">
        <w:rPr>
          <w:rFonts w:ascii="Arial Narrow" w:hAnsi="Arial Narrow"/>
          <w:sz w:val="22"/>
          <w:szCs w:val="22"/>
          <w:lang w:val="es-CO"/>
        </w:rPr>
        <w:t>La experiencia portuguesa muestra que los incentivos fiscales a la I+D pueden generar adicionalidad real y persistente cuando se diseñan con estabilidad normativa y previsibilidad en el tiempo. La evidencia empírica indica que el SIFIDE II ha inducido aumentos sostenidos en la inversión privada en activos intangibles y en el empleo de personal dedicado a I+D, con efectos que se mantienen más allá del periodo inmediato de utilización del beneficio. Esta persistencia sugiere que el crédito fiscal no solo adelanta decisiones de inversión, sino que contribuye a consolidar trayectorias de innovación empresarial, especialmente en firmas que ya cuentan con capacidades mínimas de absorción de conocimiento.</w:t>
      </w:r>
    </w:p>
    <w:p w14:paraId="06198FB1" w14:textId="1940C1E0" w:rsidR="01FC00B7" w:rsidRDefault="01FC00B7" w:rsidP="01FC00B7">
      <w:pPr>
        <w:jc w:val="both"/>
        <w:rPr>
          <w:rFonts w:ascii="Arial Narrow" w:hAnsi="Arial Narrow"/>
          <w:sz w:val="22"/>
          <w:szCs w:val="22"/>
          <w:lang w:val="es-CO"/>
        </w:rPr>
      </w:pPr>
    </w:p>
    <w:p w14:paraId="5ABFF554" w14:textId="77777777" w:rsidR="006E53A3" w:rsidRPr="00012D3F" w:rsidRDefault="01FC00B7" w:rsidP="006E53A3">
      <w:pPr>
        <w:jc w:val="both"/>
        <w:rPr>
          <w:lang w:val="es-ES"/>
          <w:rPrChange w:id="1855" w:author="Gonzalo Castellanos" w:date="2026-05-29T12:04:00Z" w16du:dateUtc="2026-05-29T16:04:00Z">
            <w:rPr/>
          </w:rPrChange>
        </w:rPr>
      </w:pPr>
      <w:r w:rsidRPr="01FC00B7">
        <w:rPr>
          <w:rFonts w:ascii="Arial Narrow" w:hAnsi="Arial Narrow"/>
          <w:sz w:val="22"/>
          <w:szCs w:val="22"/>
          <w:lang w:val="es-CO"/>
        </w:rPr>
        <w:t>Una segunda lección clave es que la efectividad del instrumento es heterogénea según el tamaño de la empresa y el sector económico. Los estudios muestran impactos más robustos en micro y pequeñas empresas y en sectores de servicios y tecnologías de la información, mientras que en grandes empresas y en algunos sectores manufactureros los efectos son más moderados o transitorios. Este patrón pone en evidencia las limitaciones de un diseño completamente uniforme y sugiere que una mayor diferenciación por tipo de empresa o sector podría mejorar el retorno social del gasto tributario, sin renunciar al carácter general del instrumento.</w:t>
      </w:r>
    </w:p>
    <w:p w14:paraId="3EB7B747" w14:textId="7F923D46" w:rsidR="01FC00B7" w:rsidRDefault="01FC00B7" w:rsidP="01FC00B7">
      <w:pPr>
        <w:jc w:val="both"/>
        <w:rPr>
          <w:rFonts w:ascii="Arial Narrow" w:hAnsi="Arial Narrow"/>
          <w:sz w:val="22"/>
          <w:szCs w:val="22"/>
          <w:lang w:val="es-CO"/>
        </w:rPr>
      </w:pPr>
    </w:p>
    <w:p w14:paraId="113375DB" w14:textId="77777777" w:rsidR="006E53A3" w:rsidRPr="00012D3F" w:rsidRDefault="01FC00B7" w:rsidP="006E53A3">
      <w:pPr>
        <w:jc w:val="both"/>
        <w:rPr>
          <w:lang w:val="es-ES"/>
          <w:rPrChange w:id="1856" w:author="Gonzalo Castellanos" w:date="2026-05-29T12:04:00Z" w16du:dateUtc="2026-05-29T16:04:00Z">
            <w:rPr/>
          </w:rPrChange>
        </w:rPr>
      </w:pPr>
      <w:r w:rsidRPr="01FC00B7">
        <w:rPr>
          <w:rFonts w:ascii="Arial Narrow" w:hAnsi="Arial Narrow"/>
          <w:sz w:val="22"/>
          <w:szCs w:val="22"/>
          <w:lang w:val="es-CO"/>
        </w:rPr>
        <w:t>En tercer lugar, la evidencia indica que, si bien el SIFIDE ha sido eficaz para aumentar el empleo total y el personal de I+D, su capacidad para incentivar la contratación de capital humano altamente cualificado, en particular doctores, es limitada. Aunque el diseño contempla un reconocimiento ampliado del gasto asociado a estos perfiles, los estudios no encuentran impactos estadísticamente significativos en su contratación, lo que sugiere que el incentivo no compensa plenamente los costos y riesgos asociados a este tipo de empleo. Esto plantea desafíos para el alineamiento del instrumento con objetivos de fortalecimiento del sistema científico y tecnológico de largo plazo.</w:t>
      </w:r>
    </w:p>
    <w:p w14:paraId="515B2288" w14:textId="1B3E7A9E" w:rsidR="01FC00B7" w:rsidRDefault="01FC00B7" w:rsidP="01FC00B7">
      <w:pPr>
        <w:jc w:val="both"/>
        <w:rPr>
          <w:rFonts w:ascii="Arial Narrow" w:hAnsi="Arial Narrow"/>
          <w:sz w:val="22"/>
          <w:szCs w:val="22"/>
          <w:lang w:val="es-CO"/>
        </w:rPr>
      </w:pPr>
    </w:p>
    <w:p w14:paraId="7E3CF9F8" w14:textId="77777777" w:rsidR="006E53A3" w:rsidRPr="00012D3F" w:rsidRDefault="01FC00B7" w:rsidP="006E53A3">
      <w:pPr>
        <w:jc w:val="both"/>
        <w:rPr>
          <w:lang w:val="es-ES"/>
          <w:rPrChange w:id="1857" w:author="Gonzalo Castellanos" w:date="2026-05-29T12:04:00Z" w16du:dateUtc="2026-05-29T16:04:00Z">
            <w:rPr/>
          </w:rPrChange>
        </w:rPr>
      </w:pPr>
      <w:r w:rsidRPr="01FC00B7">
        <w:rPr>
          <w:rFonts w:ascii="Arial Narrow" w:hAnsi="Arial Narrow"/>
          <w:sz w:val="22"/>
          <w:szCs w:val="22"/>
          <w:lang w:val="es-CO"/>
        </w:rPr>
        <w:t>Una cuarta lección se refiere a los límites de los ajustes paramétricos cuando los principales elementos del diseño no son vinculantes. La experiencia muestra que aumentos en los topes de la tasa incremental o extensiones en los periodos de arrastre de deducciones no han generado cambios sustantivos en el comportamiento de las empresas, lo que indica que dichos parámetros ya eran suficientes para la mayoría de los beneficiarios. En este contexto, la calidad de los criterios técnicos de elegibilidad y la solidez de la evaluación resultan más determinantes que ajustes marginales en tasas o límites.</w:t>
      </w:r>
    </w:p>
    <w:p w14:paraId="481550F6" w14:textId="3B5FA0FC" w:rsidR="01FC00B7" w:rsidRDefault="01FC00B7" w:rsidP="01FC00B7">
      <w:pPr>
        <w:jc w:val="both"/>
        <w:rPr>
          <w:rFonts w:ascii="Arial Narrow" w:hAnsi="Arial Narrow"/>
          <w:sz w:val="22"/>
          <w:szCs w:val="22"/>
          <w:lang w:val="es-CO"/>
        </w:rPr>
      </w:pPr>
    </w:p>
    <w:p w14:paraId="044E8DC4" w14:textId="77777777" w:rsidR="006E53A3" w:rsidRPr="00774291" w:rsidRDefault="006E53A3" w:rsidP="006E53A3">
      <w:pPr>
        <w:jc w:val="both"/>
        <w:rPr>
          <w:rFonts w:ascii="Arial Narrow" w:hAnsi="Arial Narrow"/>
          <w:sz w:val="22"/>
          <w:szCs w:val="22"/>
          <w:lang w:val="es-CO"/>
        </w:rPr>
      </w:pPr>
      <w:r w:rsidRPr="002C18DA">
        <w:rPr>
          <w:rFonts w:ascii="Arial Narrow" w:hAnsi="Arial Narrow"/>
          <w:sz w:val="22"/>
          <w:szCs w:val="22"/>
          <w:lang w:val="es-CO"/>
        </w:rPr>
        <w:t>Finalmente, la evidencia muestra que el SIFIDE alcanza su mayor efectividad cuando opera como parte de un portafolio amplio de instrumentos de apoyo a la innovación. Las empresas con mejor desempeño, en particular las start-ups tecnológicas, combinan el crédito fiscal con subvenciones directas nacionales, regionales y europeas, utilizando el incentivo tributario como un mecanismo de reducción de costos dentro de una estrategia más amplia de financiamiento de la innovación. Asimismo, la posibilidad de subcontratar actividades de I+D a universidades y centros tecnológicos fortalece la articulación entre actores del sistema de innovación y amplía la capacidad de absorción de las empresas.</w:t>
      </w:r>
    </w:p>
    <w:sdt>
      <w:sdtPr>
        <w:rPr>
          <w:rFonts w:asciiTheme="minorHAnsi" w:eastAsiaTheme="minorEastAsia" w:hAnsiTheme="minorHAnsi" w:cstheme="minorBidi"/>
          <w:color w:val="auto"/>
          <w:sz w:val="24"/>
          <w:szCs w:val="24"/>
        </w:rPr>
        <w:id w:val="1927919147"/>
        <w:docPartObj>
          <w:docPartGallery w:val="Bibliographies"/>
          <w:docPartUnique/>
        </w:docPartObj>
      </w:sdtPr>
      <w:sdtEndPr>
        <w:rPr>
          <w:sz w:val="22"/>
          <w:szCs w:val="22"/>
          <w:lang w:val="es-CO"/>
        </w:rPr>
      </w:sdtEndPr>
      <w:sdtContent>
        <w:p w14:paraId="54A1569E" w14:textId="77777777" w:rsidR="006E53A3" w:rsidRPr="00E0191B" w:rsidRDefault="006E53A3" w:rsidP="006E53A3">
          <w:pPr>
            <w:pStyle w:val="Heading1"/>
            <w:rPr>
              <w:rFonts w:ascii="Arial Narrow" w:hAnsi="Arial Narrow"/>
              <w:sz w:val="22"/>
              <w:szCs w:val="22"/>
              <w:lang w:val="es-CO"/>
            </w:rPr>
          </w:pPr>
          <w:r w:rsidRPr="00E0191B">
            <w:rPr>
              <w:rFonts w:ascii="Arial Narrow" w:hAnsi="Arial Narrow"/>
              <w:sz w:val="22"/>
              <w:szCs w:val="22"/>
              <w:lang w:val="es-CO"/>
            </w:rPr>
            <w:t>References</w:t>
          </w:r>
        </w:p>
        <w:sdt>
          <w:sdtPr>
            <w:rPr>
              <w:rFonts w:ascii="Arial Narrow" w:hAnsi="Arial Narrow"/>
              <w:sz w:val="22"/>
              <w:szCs w:val="22"/>
            </w:rPr>
            <w:id w:val="-93172954"/>
            <w:bibliography/>
          </w:sdtPr>
          <w:sdtEndPr>
            <w:rPr>
              <w:lang w:val="es-CO"/>
            </w:rPr>
          </w:sdtEndPr>
          <w:sdtContent>
            <w:p w14:paraId="4C84D100" w14:textId="77777777" w:rsidR="006E53A3" w:rsidRPr="00BF7831" w:rsidRDefault="006E53A3" w:rsidP="006E53A3">
              <w:pPr>
                <w:jc w:val="both"/>
                <w:rPr>
                  <w:rFonts w:ascii="Arial Narrow" w:hAnsi="Arial Narrow"/>
                  <w:sz w:val="22"/>
                  <w:szCs w:val="22"/>
                  <w:lang w:val="es-CO"/>
                </w:rPr>
              </w:pPr>
              <w:r w:rsidRPr="00991121">
                <w:rPr>
                  <w:rFonts w:ascii="Arial Narrow" w:hAnsi="Arial Narrow"/>
                  <w:sz w:val="22"/>
                  <w:szCs w:val="22"/>
                  <w:lang w:val="es-CO"/>
                </w:rPr>
                <w:fldChar w:fldCharType="begin"/>
              </w:r>
              <w:r w:rsidRPr="00626D79">
                <w:rPr>
                  <w:rFonts w:ascii="Arial Narrow" w:hAnsi="Arial Narrow"/>
                  <w:sz w:val="22"/>
                  <w:szCs w:val="22"/>
                  <w:lang w:val="es-CO"/>
                </w:rPr>
                <w:instrText xml:space="preserve"> BIBLIOGRAPHY </w:instrText>
              </w:r>
              <w:r w:rsidRPr="00991121">
                <w:rPr>
                  <w:rFonts w:ascii="Arial Narrow" w:hAnsi="Arial Narrow"/>
                  <w:sz w:val="22"/>
                  <w:szCs w:val="22"/>
                  <w:lang w:val="es-CO"/>
                </w:rPr>
                <w:fldChar w:fldCharType="separate"/>
              </w:r>
              <w:r w:rsidRPr="00BF7831">
                <w:rPr>
                  <w:rFonts w:ascii="Arial Narrow" w:hAnsi="Arial Narrow"/>
                  <w:sz w:val="22"/>
                  <w:szCs w:val="22"/>
                  <w:lang w:val="es-CO"/>
                </w:rPr>
                <w:t>Agência Nacional de Inovação . (2025). SIFIDE KEY INDICATORS. Obtenido de https://ani.pt/en/sifide-system-of-tax-incentives-for-business-rd/</w:t>
              </w:r>
            </w:p>
            <w:p w14:paraId="1E52D288"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Agência Nacional de Inovação. (Mayo de 2023). Guia Público de Avaliação . Obtenido de https://sifide.ani.pt/PDFViewer.aspx?FileId_In=93</w:t>
              </w:r>
            </w:p>
            <w:p w14:paraId="6A63639A"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Agência Nacional de Inovação. (2024). ENEI 2030 – NATIONAL STRATEGY FOR SMART SPECIALIZATION. Obtenido de https://ani.pt/en/national-strategy-for-intelligent-specialization-enei/</w:t>
              </w:r>
            </w:p>
            <w:p w14:paraId="01F0EDA1"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Agência Nacional de Inovação. (Febrero de 2024). Guia Prático: Preenchimento de candidaturas ao SIFIDE. Obtenido de https://ani.pt/wp-content/uploads/2024/09/Guia-Pratico-SIFIDE_fev2024.pdf</w:t>
              </w:r>
            </w:p>
            <w:p w14:paraId="12D8F56F"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Agência Nacional de Inovação. (Marzo de 2025). Regulamento Interno: Reconhecimento de Idoneidade em matéria de I&amp;D. Obtenido de https://sifide.ani.pt/PDFViewer.aspx?FileId_In=142</w:t>
              </w:r>
            </w:p>
            <w:p w14:paraId="284C62CB"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Agéncia Portuguesa de Ambiente. (2024). Sistema de Incentivos Fiscais em Investigação &amp; Desenvolvimento Empresarial II Conceção Ecológica de Produto. Obtenido de https://ani.pt/wp-content/uploads/2024/09/Projetos-Concecao-Ecologica_Manual-Apoio.pdf</w:t>
              </w:r>
            </w:p>
            <w:p w14:paraId="1576CA75"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 xml:space="preserve">Bessone, R., Martins, A., &amp; Nogueira, G. (Enero de 2021). </w:t>
              </w:r>
              <w:r w:rsidRPr="00BF7831">
                <w:rPr>
                  <w:rFonts w:ascii="Arial Narrow" w:hAnsi="Arial Narrow"/>
                  <w:sz w:val="22"/>
                  <w:szCs w:val="22"/>
                </w:rPr>
                <w:t xml:space="preserve">The impact of R&amp;D tax incentives in Portugal. </w:t>
              </w:r>
              <w:r w:rsidRPr="00BF7831">
                <w:rPr>
                  <w:rFonts w:ascii="Arial Narrow" w:hAnsi="Arial Narrow"/>
                  <w:sz w:val="22"/>
                  <w:szCs w:val="22"/>
                  <w:lang w:val="es-CO"/>
                </w:rPr>
                <w:t>Obtenido de Conselho Para a Productividade - National Productivity Board: https://www.gee.gov.pt/RePEc/WorkingPapers/GEE_PAPERS_158.pdf</w:t>
              </w:r>
            </w:p>
            <w:p w14:paraId="0941B3A3" w14:textId="77777777" w:rsidR="006E53A3" w:rsidRPr="00BF7831" w:rsidRDefault="006E53A3" w:rsidP="006E53A3">
              <w:pPr>
                <w:jc w:val="both"/>
                <w:rPr>
                  <w:rFonts w:ascii="Arial Narrow" w:hAnsi="Arial Narrow"/>
                  <w:sz w:val="22"/>
                  <w:szCs w:val="22"/>
                </w:rPr>
              </w:pPr>
              <w:r w:rsidRPr="00BF7831">
                <w:rPr>
                  <w:rFonts w:ascii="Arial Narrow" w:hAnsi="Arial Narrow"/>
                  <w:sz w:val="22"/>
                  <w:szCs w:val="22"/>
                  <w:lang w:val="es-CO"/>
                </w:rPr>
                <w:t xml:space="preserve">Ferreira, L. P., Lobo Xavier, A., &amp; Polonia, D. (25 de Marzo de 2019). </w:t>
              </w:r>
              <w:r w:rsidRPr="00BF7831">
                <w:rPr>
                  <w:rFonts w:ascii="Arial Narrow" w:hAnsi="Arial Narrow"/>
                  <w:sz w:val="22"/>
                  <w:szCs w:val="22"/>
                </w:rPr>
                <w:t>R&amp;D Tax Incentives: How Do They Impact Portuguese Start-ups? Technology Management &amp; Innovation, 34–39. doi:https://doi.org/10.4067/S0718-27242019000100034</w:t>
              </w:r>
            </w:p>
            <w:p w14:paraId="3895327B" w14:textId="77777777" w:rsidR="006E53A3" w:rsidRPr="00BF7831" w:rsidRDefault="006E53A3" w:rsidP="006E53A3">
              <w:pPr>
                <w:jc w:val="both"/>
                <w:rPr>
                  <w:rFonts w:ascii="Arial Narrow" w:hAnsi="Arial Narrow"/>
                  <w:sz w:val="22"/>
                  <w:szCs w:val="22"/>
                </w:rPr>
              </w:pPr>
              <w:r w:rsidRPr="00BF7831">
                <w:rPr>
                  <w:rFonts w:ascii="Arial Narrow" w:hAnsi="Arial Narrow"/>
                  <w:sz w:val="22"/>
                  <w:szCs w:val="22"/>
                </w:rPr>
                <w:t>Paredes, A., &amp; Damásio, B. (2024). Micro-Level Insights into the Impact of R&amp;D Tax Credits on Firm Behavior in the Portuguese Services Industry. 9th International Scientific-Business Conference LIMEN 2023. doi:https://doi.org/10.31410/LIMEN.2023.201</w:t>
              </w:r>
            </w:p>
            <w:p w14:paraId="4EBE7059" w14:textId="77777777" w:rsidR="006E53A3" w:rsidRPr="00BF7831" w:rsidRDefault="006E53A3" w:rsidP="006E53A3">
              <w:pPr>
                <w:jc w:val="both"/>
                <w:rPr>
                  <w:rFonts w:ascii="Arial Narrow" w:hAnsi="Arial Narrow"/>
                  <w:sz w:val="22"/>
                  <w:szCs w:val="22"/>
                  <w:lang w:val="es-CO"/>
                </w:rPr>
              </w:pPr>
              <w:r w:rsidRPr="00BF7831">
                <w:rPr>
                  <w:rFonts w:ascii="Arial Narrow" w:hAnsi="Arial Narrow"/>
                  <w:sz w:val="22"/>
                  <w:szCs w:val="22"/>
                  <w:lang w:val="es-CO"/>
                </w:rPr>
                <w:t xml:space="preserve">Paredes, A., Vasconcelos, C., &amp; Damásio, B. (2025). </w:t>
              </w:r>
              <w:r w:rsidRPr="00BF7831">
                <w:rPr>
                  <w:rFonts w:ascii="Arial Narrow" w:hAnsi="Arial Narrow"/>
                  <w:sz w:val="22"/>
                  <w:szCs w:val="22"/>
                </w:rPr>
                <w:t xml:space="preserve">Examining the Impact of R&amp;D Tax Credits on Employment Growth Across Economic Sectors. </w:t>
              </w:r>
              <w:r w:rsidRPr="00BF7831">
                <w:rPr>
                  <w:rFonts w:ascii="Arial Narrow" w:hAnsi="Arial Narrow"/>
                  <w:sz w:val="22"/>
                  <w:szCs w:val="22"/>
                  <w:lang w:val="es-CO"/>
                </w:rPr>
                <w:t>Emerging Science Journal, 677-699. doi: https://doi.org/10.28991/ESJ-2025-09-02-010</w:t>
              </w:r>
            </w:p>
            <w:p w14:paraId="7AE8F419" w14:textId="77777777" w:rsidR="006E53A3" w:rsidRPr="00991121" w:rsidRDefault="006E53A3" w:rsidP="006E53A3">
              <w:pPr>
                <w:jc w:val="both"/>
                <w:rPr>
                  <w:rFonts w:ascii="Arial Narrow" w:hAnsi="Arial Narrow"/>
                  <w:sz w:val="22"/>
                  <w:szCs w:val="22"/>
                  <w:lang w:val="es-CO"/>
                </w:rPr>
              </w:pPr>
              <w:r w:rsidRPr="00991121">
                <w:rPr>
                  <w:rFonts w:ascii="Arial Narrow" w:hAnsi="Arial Narrow"/>
                  <w:sz w:val="22"/>
                  <w:szCs w:val="22"/>
                  <w:lang w:val="es-CO"/>
                </w:rPr>
                <w:fldChar w:fldCharType="end"/>
              </w:r>
            </w:p>
          </w:sdtContent>
        </w:sdt>
      </w:sdtContent>
    </w:sdt>
    <w:p w14:paraId="7117CF35" w14:textId="012BA30A" w:rsidR="006E53A3" w:rsidRDefault="006E53A3">
      <w:pPr>
        <w:rPr>
          <w:lang w:val="es-419"/>
        </w:rPr>
      </w:pPr>
      <w:r>
        <w:rPr>
          <w:lang w:val="es-419"/>
        </w:rPr>
        <w:br w:type="page"/>
      </w:r>
    </w:p>
    <w:p w14:paraId="021A57C1" w14:textId="77777777" w:rsidR="006E53A3" w:rsidRPr="006E53A3" w:rsidRDefault="006E53A3" w:rsidP="006E53A3">
      <w:pPr>
        <w:rPr>
          <w:lang w:val="es-419"/>
        </w:rPr>
      </w:pPr>
    </w:p>
    <w:p w14:paraId="379FE197" w14:textId="6969AB51" w:rsidR="00DE31AC" w:rsidRDefault="00DE31AC" w:rsidP="00DE31AC">
      <w:pPr>
        <w:pStyle w:val="Heading2"/>
        <w:rPr>
          <w:rFonts w:ascii="Arial Narrow" w:hAnsi="Arial Narrow"/>
          <w:b/>
          <w:bCs/>
          <w:color w:val="auto"/>
          <w:lang w:val="es-419"/>
        </w:rPr>
      </w:pPr>
      <w:r w:rsidRPr="00297C63">
        <w:rPr>
          <w:rFonts w:ascii="Arial Narrow" w:hAnsi="Arial Narrow"/>
          <w:b/>
          <w:bCs/>
          <w:color w:val="auto"/>
          <w:lang w:val="es-419"/>
        </w:rPr>
        <w:t>Estudio de caso</w:t>
      </w:r>
      <w:r>
        <w:rPr>
          <w:rFonts w:ascii="Arial Narrow" w:hAnsi="Arial Narrow"/>
          <w:b/>
          <w:bCs/>
          <w:color w:val="auto"/>
          <w:lang w:val="es-419"/>
        </w:rPr>
        <w:t xml:space="preserve"> 4</w:t>
      </w:r>
      <w:r w:rsidRPr="00297C63">
        <w:rPr>
          <w:rFonts w:ascii="Arial Narrow" w:hAnsi="Arial Narrow"/>
          <w:b/>
          <w:bCs/>
          <w:color w:val="auto"/>
          <w:lang w:val="es-419"/>
        </w:rPr>
        <w:t>:</w:t>
      </w:r>
      <w:r>
        <w:rPr>
          <w:rFonts w:ascii="Arial Narrow" w:hAnsi="Arial Narrow"/>
          <w:b/>
          <w:bCs/>
          <w:color w:val="auto"/>
          <w:lang w:val="es-419"/>
        </w:rPr>
        <w:t xml:space="preserve"> </w:t>
      </w:r>
      <w:r w:rsidRPr="00297C63">
        <w:rPr>
          <w:rFonts w:ascii="Arial Narrow" w:hAnsi="Arial Narrow"/>
          <w:b/>
          <w:bCs/>
          <w:color w:val="auto"/>
          <w:lang w:val="es-419"/>
        </w:rPr>
        <w:t xml:space="preserve"> </w:t>
      </w:r>
      <w:r w:rsidR="00CE36C3">
        <w:rPr>
          <w:rFonts w:ascii="Arial Narrow" w:hAnsi="Arial Narrow"/>
          <w:b/>
          <w:bCs/>
          <w:color w:val="auto"/>
          <w:lang w:val="es-419"/>
        </w:rPr>
        <w:t>Brasil</w:t>
      </w:r>
      <w:r>
        <w:rPr>
          <w:rFonts w:ascii="Arial Narrow" w:hAnsi="Arial Narrow"/>
          <w:b/>
          <w:bCs/>
          <w:color w:val="auto"/>
          <w:lang w:val="es-419"/>
        </w:rPr>
        <w:t xml:space="preserve"> </w:t>
      </w:r>
      <w:r w:rsidR="00CE36C3">
        <w:rPr>
          <w:rFonts w:ascii="Arial Narrow" w:hAnsi="Arial Narrow"/>
          <w:b/>
          <w:bCs/>
          <w:color w:val="auto"/>
          <w:lang w:val="es-419"/>
        </w:rPr>
        <w:t>–</w:t>
      </w:r>
      <w:r>
        <w:rPr>
          <w:rFonts w:ascii="Arial Narrow" w:hAnsi="Arial Narrow"/>
          <w:b/>
          <w:bCs/>
          <w:color w:val="auto"/>
          <w:lang w:val="es-419"/>
        </w:rPr>
        <w:t xml:space="preserve"> </w:t>
      </w:r>
      <w:r w:rsidR="00CE36C3">
        <w:rPr>
          <w:rFonts w:ascii="Arial Narrow" w:hAnsi="Arial Narrow"/>
          <w:b/>
          <w:bCs/>
          <w:color w:val="auto"/>
          <w:lang w:val="es-419"/>
        </w:rPr>
        <w:t>Lei do Bem</w:t>
      </w:r>
    </w:p>
    <w:p w14:paraId="5867D2F3" w14:textId="77777777" w:rsidR="00B32C61" w:rsidRDefault="00B32C61" w:rsidP="009105BD">
      <w:pPr>
        <w:rPr>
          <w:lang w:val="es-419"/>
        </w:rPr>
      </w:pPr>
    </w:p>
    <w:p w14:paraId="61B9C1A6" w14:textId="77777777" w:rsidR="00CE36C3" w:rsidRPr="00012D3F" w:rsidRDefault="7B69D6C6" w:rsidP="00CE36C3">
      <w:pPr>
        <w:rPr>
          <w:ins w:id="1858" w:author="Usuario invitado" w:date="2026-05-26T19:57:00Z" w16du:dateUtc="2026-05-26T19:57:21Z"/>
          <w:lang w:val="es-ES"/>
          <w:rPrChange w:id="1859" w:author="Gonzalo Castellanos" w:date="2026-05-29T12:04:00Z" w16du:dateUtc="2026-05-29T16:04:00Z">
            <w:rPr>
              <w:ins w:id="1860" w:author="Usuario invitado" w:date="2026-05-26T19:57:00Z" w16du:dateUtc="2026-05-26T19:57:21Z"/>
            </w:rPr>
          </w:rPrChange>
        </w:rPr>
      </w:pPr>
      <w:r w:rsidRPr="7B69D6C6">
        <w:rPr>
          <w:rFonts w:ascii="Arial Narrow" w:hAnsi="Arial Narrow"/>
          <w:b/>
          <w:bCs/>
          <w:sz w:val="22"/>
          <w:szCs w:val="22"/>
          <w:lang w:val="es-CO"/>
        </w:rPr>
        <w:t>1. Antecedentes y fundamentos del incentivo tributario a la I+D+</w:t>
      </w:r>
      <w:commentRangeStart w:id="1861"/>
      <w:r w:rsidRPr="7B69D6C6">
        <w:rPr>
          <w:rFonts w:ascii="Arial Narrow" w:hAnsi="Arial Narrow"/>
          <w:b/>
          <w:bCs/>
          <w:sz w:val="22"/>
          <w:szCs w:val="22"/>
          <w:lang w:val="es-CO"/>
        </w:rPr>
        <w:t>i</w:t>
      </w:r>
      <w:commentRangeEnd w:id="1861"/>
      <w:r w:rsidR="00CE36C3" w:rsidRPr="00012D3F">
        <w:rPr>
          <w:rStyle w:val="CommentReference"/>
          <w:sz w:val="24"/>
          <w:szCs w:val="24"/>
          <w:lang w:val="es-ES"/>
          <w:rPrChange w:id="1862" w:author="Gonzalo Castellanos" w:date="2026-05-29T12:04:00Z" w16du:dateUtc="2026-05-29T16:04:00Z">
            <w:rPr>
              <w:rStyle w:val="CommentReference"/>
              <w:sz w:val="24"/>
              <w:szCs w:val="24"/>
            </w:rPr>
          </w:rPrChange>
        </w:rPr>
        <w:commentReference w:id="1861"/>
      </w:r>
    </w:p>
    <w:p w14:paraId="62E51466" w14:textId="14B2AF7D" w:rsidR="7B69D6C6" w:rsidRDefault="7B69D6C6" w:rsidP="7B69D6C6">
      <w:pPr>
        <w:rPr>
          <w:rFonts w:ascii="Arial Narrow" w:hAnsi="Arial Narrow"/>
          <w:b/>
          <w:bCs/>
          <w:sz w:val="22"/>
          <w:szCs w:val="22"/>
          <w:lang w:val="es-CO"/>
        </w:rPr>
      </w:pPr>
    </w:p>
    <w:p w14:paraId="2E46F557" w14:textId="77777777" w:rsidR="00CE36C3" w:rsidRPr="002063B4" w:rsidRDefault="00CE36C3" w:rsidP="00CE36C3">
      <w:pPr>
        <w:jc w:val="both"/>
        <w:rPr>
          <w:rFonts w:ascii="Arial Narrow" w:hAnsi="Arial Narrow"/>
          <w:sz w:val="22"/>
          <w:szCs w:val="22"/>
          <w:lang w:val="es-CO"/>
        </w:rPr>
      </w:pPr>
      <w:r w:rsidRPr="002063B4">
        <w:rPr>
          <w:rFonts w:ascii="Arial Narrow" w:hAnsi="Arial Narrow"/>
          <w:sz w:val="22"/>
          <w:szCs w:val="22"/>
          <w:lang w:val="es-CO"/>
        </w:rPr>
        <w:t>El incentivo tributario a la investigación, desarrollo e innovación tecnológica en Brasil es el resultado de una evolución institucional iniciada a finales de la década de 1980, orientada a fortalecer la competitividad industrial y reducir brechas estructurales de productividad mediante una mayor inversión privada en actividades tecnológicas. Desde entonces, la política pública brasileña ha incorporado progresivamente instrumentos fiscales como mecanismo para enfrentar las fallas de mercado asociadas a la I+D, en particular el alto riesgo, la incertidumbre y la apropiabilidad incompleta de los retornos.</w:t>
      </w:r>
    </w:p>
    <w:p w14:paraId="50D5A36F" w14:textId="77777777" w:rsidR="003B3EA9" w:rsidRDefault="003B3EA9" w:rsidP="00CE36C3">
      <w:pPr>
        <w:jc w:val="both"/>
        <w:rPr>
          <w:rFonts w:ascii="Arial Narrow" w:hAnsi="Arial Narrow"/>
          <w:sz w:val="22"/>
          <w:szCs w:val="22"/>
          <w:lang w:val="es-CO"/>
        </w:rPr>
      </w:pPr>
    </w:p>
    <w:p w14:paraId="733EE3FE" w14:textId="19F11595" w:rsidR="00CE36C3" w:rsidRPr="002063B4" w:rsidRDefault="00CE36C3" w:rsidP="00CE36C3">
      <w:pPr>
        <w:jc w:val="both"/>
        <w:rPr>
          <w:rFonts w:ascii="Arial Narrow" w:hAnsi="Arial Narrow"/>
          <w:sz w:val="22"/>
          <w:szCs w:val="22"/>
          <w:lang w:val="es-CO"/>
        </w:rPr>
      </w:pPr>
      <w:r w:rsidRPr="002063B4">
        <w:rPr>
          <w:rFonts w:ascii="Arial Narrow" w:hAnsi="Arial Narrow"/>
          <w:sz w:val="22"/>
          <w:szCs w:val="22"/>
          <w:lang w:val="es-CO"/>
        </w:rPr>
        <w:t>Los primeros antecedentes se remontan a la reorganización del Conselho de Desenvolvimento Industrial (CDI) en 1988 y a la creación de los Programas de Desarrollo Tecnológico Industrial (PDTI) y Agropecuario (PDTA), que introdujeron beneficios fiscales condicionados a la aprobación previa de proyectos. Si bien estos programas sentaron las bases del apoyo fiscal a la innovación, su diseño ex ante generó costos administrativos y desincentivos a la demanda empresarial. Paralelamente, la Ley de Informática, vigente desde comienzos de la década de 1990, constituyó el principal incentivo tributario a la innovación, aunque con un alcance sectorial restringido a tecnologías de la información.</w:t>
      </w:r>
    </w:p>
    <w:p w14:paraId="24BAD31F" w14:textId="77777777" w:rsidR="003B3EA9" w:rsidRDefault="003B3EA9" w:rsidP="00CE36C3">
      <w:pPr>
        <w:jc w:val="both"/>
        <w:rPr>
          <w:rFonts w:ascii="Arial Narrow" w:hAnsi="Arial Narrow"/>
          <w:sz w:val="22"/>
          <w:szCs w:val="22"/>
          <w:lang w:val="es-CO"/>
        </w:rPr>
      </w:pPr>
    </w:p>
    <w:p w14:paraId="4EBD7BDC" w14:textId="2EEBBCE8" w:rsidR="00CE36C3" w:rsidRPr="00D94D1C" w:rsidRDefault="00CE36C3" w:rsidP="00CE36C3">
      <w:pPr>
        <w:jc w:val="both"/>
        <w:rPr>
          <w:rFonts w:ascii="Arial Narrow" w:hAnsi="Arial Narrow"/>
          <w:sz w:val="22"/>
          <w:szCs w:val="22"/>
          <w:lang w:val="es-CO"/>
        </w:rPr>
      </w:pPr>
      <w:r w:rsidRPr="00D94D1C">
        <w:rPr>
          <w:rFonts w:ascii="Arial Narrow" w:hAnsi="Arial Narrow"/>
          <w:sz w:val="22"/>
          <w:szCs w:val="22"/>
          <w:lang w:val="es-CO"/>
        </w:rPr>
        <w:t>La promulgación de la Ley N.º 10.973 en 2004 (</w:t>
      </w:r>
      <w:r w:rsidRPr="00D94D1C">
        <w:rPr>
          <w:rFonts w:ascii="Arial Narrow" w:hAnsi="Arial Narrow"/>
          <w:i/>
          <w:iCs/>
          <w:sz w:val="22"/>
          <w:szCs w:val="22"/>
          <w:lang w:val="es-CO"/>
        </w:rPr>
        <w:t>Lei da Inovação</w:t>
      </w:r>
      <w:r w:rsidRPr="00D94D1C">
        <w:rPr>
          <w:rFonts w:ascii="Arial Narrow" w:hAnsi="Arial Narrow"/>
          <w:sz w:val="22"/>
          <w:szCs w:val="22"/>
          <w:lang w:val="es-CO"/>
        </w:rPr>
        <w:t>) estableció un marco general para promover la cooperación entre empresas, universidades y centros de investigación, preparando el terreno institucional para un esquema más amplio de renuncia fiscal. En este contexto, en 2005 se adoptó la Ley N.º 11.196 (</w:t>
      </w:r>
      <w:r w:rsidRPr="00D94D1C">
        <w:rPr>
          <w:rFonts w:ascii="Arial Narrow" w:hAnsi="Arial Narrow"/>
          <w:i/>
          <w:iCs/>
          <w:sz w:val="22"/>
          <w:szCs w:val="22"/>
          <w:lang w:val="es-CO"/>
        </w:rPr>
        <w:t>Lei do Bem</w:t>
      </w:r>
      <w:r w:rsidRPr="00D94D1C">
        <w:rPr>
          <w:rFonts w:ascii="Arial Narrow" w:hAnsi="Arial Narrow"/>
          <w:sz w:val="22"/>
          <w:szCs w:val="22"/>
          <w:lang w:val="es-CO"/>
        </w:rPr>
        <w:t>), que consolidó los incentivos tributarios a la I+D+i y eliminó el requisito de aprobación previa de proyectos, introduciendo un modelo de aplicación ex post que otorgó mayor autonomía a las empresas y redujo las fricciones administrativas.</w:t>
      </w:r>
    </w:p>
    <w:p w14:paraId="56459909" w14:textId="77777777" w:rsidR="00CE36C3" w:rsidRDefault="00CE36C3" w:rsidP="00CE36C3">
      <w:pPr>
        <w:jc w:val="both"/>
        <w:rPr>
          <w:rFonts w:ascii="Arial Narrow" w:hAnsi="Arial Narrow"/>
          <w:sz w:val="22"/>
          <w:szCs w:val="22"/>
          <w:lang w:val="es-CO"/>
        </w:rPr>
      </w:pPr>
      <w:r w:rsidRPr="00920FCF">
        <w:rPr>
          <w:rFonts w:ascii="Arial Narrow" w:hAnsi="Arial Narrow"/>
          <w:sz w:val="22"/>
          <w:szCs w:val="22"/>
          <w:lang w:val="es-CO"/>
        </w:rPr>
        <w:t>El diagnóstico económico que sustentó el diseño del instrumento reconocía una subinversión persistente del sector privado en actividades de I+D+i, derivada de la brecha entre retornos privados y sociales, con efectos negativos sobre la productividad, la diversificación</w:t>
      </w:r>
      <w:r w:rsidRPr="001741E1">
        <w:rPr>
          <w:rFonts w:ascii="Arial Narrow" w:hAnsi="Arial Narrow"/>
          <w:sz w:val="22"/>
          <w:szCs w:val="22"/>
          <w:lang w:val="es-CO"/>
        </w:rPr>
        <w:t xml:space="preserve"> productiva y la capacidad tecnológica del país.</w:t>
      </w:r>
      <w:r>
        <w:rPr>
          <w:rFonts w:ascii="Arial Narrow" w:hAnsi="Arial Narrow"/>
          <w:sz w:val="22"/>
          <w:szCs w:val="22"/>
          <w:lang w:val="es-CO"/>
        </w:rPr>
        <w:t xml:space="preserve"> </w:t>
      </w:r>
      <w:r w:rsidRPr="00D94D1C">
        <w:rPr>
          <w:rFonts w:ascii="Arial Narrow" w:hAnsi="Arial Narrow"/>
          <w:sz w:val="22"/>
          <w:szCs w:val="22"/>
          <w:lang w:val="es-CO"/>
        </w:rPr>
        <w:t xml:space="preserve">Frente a ello, la </w:t>
      </w:r>
      <w:r w:rsidRPr="00D94D1C">
        <w:rPr>
          <w:rFonts w:ascii="Arial Narrow" w:hAnsi="Arial Narrow"/>
          <w:i/>
          <w:iCs/>
          <w:sz w:val="22"/>
          <w:szCs w:val="22"/>
          <w:lang w:val="es-CO"/>
        </w:rPr>
        <w:t>Lei do Bem</w:t>
      </w:r>
      <w:r w:rsidRPr="00D94D1C">
        <w:rPr>
          <w:rFonts w:ascii="Arial Narrow" w:hAnsi="Arial Narrow"/>
          <w:sz w:val="22"/>
          <w:szCs w:val="22"/>
          <w:lang w:val="es-CO"/>
        </w:rPr>
        <w:t xml:space="preserve"> se concibió como un instrumento horizontal y multisectorial, mediante el cual el Estado comparte el riesgo tecnológico con las empresas a través de la renuncia tributaria, sin imponer cupos presupuestales ni procesos competitivos.</w:t>
      </w:r>
    </w:p>
    <w:p w14:paraId="351F45C8" w14:textId="77777777" w:rsidR="003B3EA9" w:rsidRDefault="003B3EA9" w:rsidP="00CE36C3">
      <w:pPr>
        <w:jc w:val="both"/>
        <w:rPr>
          <w:rFonts w:ascii="Arial Narrow" w:hAnsi="Arial Narrow"/>
          <w:sz w:val="22"/>
          <w:szCs w:val="22"/>
          <w:lang w:val="es-CO"/>
        </w:rPr>
      </w:pPr>
    </w:p>
    <w:p w14:paraId="470CE09C" w14:textId="2E4200A3" w:rsidR="00CE36C3" w:rsidRPr="00012D3F" w:rsidRDefault="7B69D6C6" w:rsidP="00CE36C3">
      <w:pPr>
        <w:jc w:val="both"/>
        <w:rPr>
          <w:ins w:id="1863" w:author="Usuario invitado" w:date="2026-05-26T19:57:00Z" w16du:dateUtc="2026-05-26T19:57:46Z"/>
          <w:lang w:val="es-ES"/>
          <w:rPrChange w:id="1864" w:author="Gonzalo Castellanos" w:date="2026-05-29T12:04:00Z" w16du:dateUtc="2026-05-29T16:04:00Z">
            <w:rPr>
              <w:ins w:id="1865" w:author="Usuario invitado" w:date="2026-05-26T19:57:00Z" w16du:dateUtc="2026-05-26T19:57:46Z"/>
            </w:rPr>
          </w:rPrChange>
        </w:rPr>
      </w:pPr>
      <w:r w:rsidRPr="7B69D6C6">
        <w:rPr>
          <w:rFonts w:ascii="Arial Narrow" w:hAnsi="Arial Narrow"/>
          <w:sz w:val="22"/>
          <w:szCs w:val="22"/>
          <w:lang w:val="es-CO"/>
        </w:rPr>
        <w:t xml:space="preserve">En este contexto, la </w:t>
      </w:r>
      <w:r w:rsidRPr="7B69D6C6">
        <w:rPr>
          <w:rFonts w:ascii="Arial Narrow" w:hAnsi="Arial Narrow"/>
          <w:i/>
          <w:iCs/>
          <w:sz w:val="22"/>
          <w:szCs w:val="22"/>
          <w:lang w:val="es-CO"/>
        </w:rPr>
        <w:t>Lei do Bem</w:t>
      </w:r>
      <w:r w:rsidRPr="7B69D6C6">
        <w:rPr>
          <w:rFonts w:ascii="Arial Narrow" w:hAnsi="Arial Narrow"/>
          <w:sz w:val="22"/>
          <w:szCs w:val="22"/>
          <w:lang w:val="es-CO"/>
        </w:rPr>
        <w:t xml:space="preserve"> se integró como un componente estructural del conjunto de políticas públicas de ciencia, tecnología e innovación, y no como un instrumento aislado. Su racionalidad se enmarca en el Marco Legal de Ciencia, Tecnología e Innovación, que reconoce la necesidad de articular incentivos fiscales con otros instrumentos de apoyo, como subvenciones, crédito de fomento y compras públicas innovadoras, para fortalecer el ecosistema de innovación. Desde esta perspectiva, el incentivo cumple un rol complementario dentro del mix de políticas, orientado a sostener la inversión empresarial en I+D+i y a reforzar la continuidad de los esfuerzos de innovación del sector productivo.</w:t>
      </w:r>
    </w:p>
    <w:p w14:paraId="7DF11372" w14:textId="1AA83F9F" w:rsidR="7B69D6C6" w:rsidRDefault="7B69D6C6" w:rsidP="7B69D6C6">
      <w:pPr>
        <w:jc w:val="both"/>
        <w:rPr>
          <w:ins w:id="1866" w:author="Usuario invitado" w:date="2026-05-26T19:57:00Z" w16du:dateUtc="2026-05-26T19:57:47Z"/>
          <w:rFonts w:ascii="Arial Narrow" w:hAnsi="Arial Narrow"/>
          <w:sz w:val="22"/>
          <w:szCs w:val="22"/>
          <w:lang w:val="es-CO"/>
        </w:rPr>
      </w:pPr>
    </w:p>
    <w:tbl>
      <w:tblPr>
        <w:tblStyle w:val="TableGrid"/>
        <w:tblW w:w="0" w:type="auto"/>
        <w:tblLook w:val="04A0" w:firstRow="1" w:lastRow="0" w:firstColumn="1" w:lastColumn="0" w:noHBand="0" w:noVBand="1"/>
        <w:tblPrChange w:id="1867" w:author="Usuario invitado" w:date="2026-05-26T19:58:00Z">
          <w:tblPr>
            <w:tblStyle w:val="TableGrid"/>
            <w:tblW w:w="0" w:type="nil"/>
            <w:tblLook w:val="04A0" w:firstRow="1" w:lastRow="0" w:firstColumn="1" w:lastColumn="0" w:noHBand="0" w:noVBand="1"/>
          </w:tblPr>
        </w:tblPrChange>
      </w:tblPr>
      <w:tblGrid>
        <w:gridCol w:w="2130"/>
        <w:gridCol w:w="5565"/>
        <w:gridCol w:w="1635"/>
        <w:tblGridChange w:id="1868">
          <w:tblGrid>
            <w:gridCol w:w="1860"/>
            <w:gridCol w:w="270"/>
            <w:gridCol w:w="5565"/>
            <w:gridCol w:w="720"/>
            <w:gridCol w:w="915"/>
          </w:tblGrid>
        </w:tblGridChange>
      </w:tblGrid>
      <w:tr w:rsidR="7B69D6C6" w14:paraId="61F4C6F6" w14:textId="77777777" w:rsidTr="7B69D6C6">
        <w:trPr>
          <w:trHeight w:val="300"/>
          <w:ins w:id="1869" w:author="Usuario invitado" w:date="2026-05-26T19:57:00Z"/>
          <w:trPrChange w:id="1870" w:author="Usuario invitado" w:date="2026-05-26T19:58:00Z">
            <w:trPr>
              <w:gridAfter w:val="0"/>
              <w:trHeight w:val="300"/>
            </w:trPr>
          </w:trPrChange>
        </w:trPr>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Change w:id="1871" w:author="Usuario invitado" w:date="2026-05-26T19:58:00Z">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0E4283C0" w14:textId="322180F8" w:rsidR="7B69D6C6" w:rsidRDefault="7B69D6C6">
            <w:pPr>
              <w:jc w:val="both"/>
              <w:rPr>
                <w:rFonts w:ascii="Arial Narrow" w:eastAsia="Arial Narrow" w:hAnsi="Arial Narrow" w:cs="Arial Narrow"/>
                <w:b/>
                <w:bCs/>
                <w:sz w:val="22"/>
                <w:szCs w:val="22"/>
                <w:lang w:val="es-MX"/>
                <w:rPrChange w:id="1872" w:author="Usuario invitado" w:date="2026-05-26T19:58:00Z">
                  <w:rPr>
                    <w:rFonts w:ascii="Arial" w:eastAsia="Arial" w:hAnsi="Arial" w:cs="Arial"/>
                    <w:b/>
                    <w:bCs/>
                    <w:sz w:val="22"/>
                    <w:szCs w:val="22"/>
                    <w:lang w:val="es-MX"/>
                  </w:rPr>
                </w:rPrChange>
              </w:rPr>
              <w:pPrChange w:id="1873" w:author="Usuario invitado" w:date="2026-05-26T19:57:00Z">
                <w:pPr/>
              </w:pPrChange>
            </w:pPr>
            <w:ins w:id="1874" w:author="Usuario invitado" w:date="2026-05-26T19:57:00Z" w16du:dateUtc="2026-05-26T19:57:47Z">
              <w:r w:rsidRPr="7B69D6C6">
                <w:rPr>
                  <w:rFonts w:ascii="Arial Narrow" w:eastAsia="Arial Narrow" w:hAnsi="Arial Narrow" w:cs="Arial Narrow"/>
                  <w:b/>
                  <w:bCs/>
                  <w:sz w:val="22"/>
                  <w:szCs w:val="22"/>
                  <w:lang w:val="es-MX"/>
                  <w:rPrChange w:id="1875" w:author="Usuario invitado" w:date="2026-05-26T19:58:00Z" w16du:dateUtc="2026-05-26T19:58:01Z">
                    <w:rPr>
                      <w:rFonts w:ascii="Arial" w:eastAsia="Arial" w:hAnsi="Arial" w:cs="Arial"/>
                      <w:b/>
                      <w:bCs/>
                      <w:sz w:val="22"/>
                      <w:szCs w:val="22"/>
                      <w:lang w:val="es-MX"/>
                    </w:rPr>
                  </w:rPrChange>
                </w:rPr>
                <w:t>Elemento</w:t>
              </w:r>
            </w:ins>
          </w:p>
        </w:tc>
        <w:tc>
          <w:tcPr>
            <w:tcW w:w="7200"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Change w:id="1876" w:author="Usuario invitado" w:date="2026-05-26T19:58:00Z">
              <w:tcPr>
                <w:tcW w:w="6555" w:type="dxa"/>
                <w:gridSpan w:val="3"/>
                <w:tcBorders>
                  <w:top w:val="single" w:sz="8" w:space="0" w:color="auto"/>
                  <w:left w:val="single" w:sz="8" w:space="0" w:color="auto"/>
                  <w:bottom w:val="single" w:sz="8" w:space="0" w:color="auto"/>
                  <w:right w:val="single" w:sz="8" w:space="0" w:color="auto"/>
                </w:tcBorders>
                <w:tcMar>
                  <w:left w:w="108" w:type="dxa"/>
                  <w:right w:w="108" w:type="dxa"/>
                </w:tcMar>
                <w:vAlign w:val="center"/>
              </w:tcPr>
            </w:tcPrChange>
          </w:tcPr>
          <w:p w14:paraId="53196767" w14:textId="17E653E0" w:rsidR="7B69D6C6" w:rsidRDefault="7B69D6C6">
            <w:pPr>
              <w:jc w:val="both"/>
              <w:rPr>
                <w:rFonts w:ascii="Arial Narrow" w:eastAsia="Arial Narrow" w:hAnsi="Arial Narrow" w:cs="Arial Narrow"/>
                <w:b/>
                <w:bCs/>
                <w:sz w:val="22"/>
                <w:szCs w:val="22"/>
                <w:lang w:val="es-MX"/>
                <w:rPrChange w:id="1877" w:author="Usuario invitado" w:date="2026-05-26T19:58:00Z">
                  <w:rPr>
                    <w:rFonts w:ascii="Arial" w:eastAsia="Arial" w:hAnsi="Arial" w:cs="Arial"/>
                    <w:b/>
                    <w:bCs/>
                    <w:sz w:val="22"/>
                    <w:szCs w:val="22"/>
                    <w:lang w:val="es-MX"/>
                  </w:rPr>
                </w:rPrChange>
              </w:rPr>
              <w:pPrChange w:id="1878" w:author="Usuario invitado" w:date="2026-05-26T19:57:00Z">
                <w:pPr/>
              </w:pPrChange>
            </w:pPr>
            <w:ins w:id="1879" w:author="Usuario invitado" w:date="2026-05-26T19:57:00Z" w16du:dateUtc="2026-05-26T19:57:47Z">
              <w:r w:rsidRPr="7B69D6C6">
                <w:rPr>
                  <w:rFonts w:ascii="Arial Narrow" w:eastAsia="Arial Narrow" w:hAnsi="Arial Narrow" w:cs="Arial Narrow"/>
                  <w:b/>
                  <w:bCs/>
                  <w:sz w:val="22"/>
                  <w:szCs w:val="22"/>
                  <w:lang w:val="es-MX"/>
                  <w:rPrChange w:id="1880" w:author="Usuario invitado" w:date="2026-05-26T19:58:00Z" w16du:dateUtc="2026-05-26T19:58:01Z">
                    <w:rPr>
                      <w:rFonts w:ascii="Arial" w:eastAsia="Arial" w:hAnsi="Arial" w:cs="Arial"/>
                      <w:b/>
                      <w:bCs/>
                      <w:sz w:val="22"/>
                      <w:szCs w:val="22"/>
                      <w:lang w:val="es-MX"/>
                    </w:rPr>
                  </w:rPrChange>
                </w:rPr>
                <w:t>Descripción</w:t>
              </w:r>
            </w:ins>
          </w:p>
        </w:tc>
      </w:tr>
      <w:tr w:rsidR="7B69D6C6" w14:paraId="793F8100" w14:textId="77777777" w:rsidTr="7B69D6C6">
        <w:trPr>
          <w:trHeight w:val="300"/>
          <w:ins w:id="1881" w:author="Usuario invitado" w:date="2026-05-26T19:57:00Z"/>
          <w:trPrChange w:id="1882" w:author="Usuario invitado" w:date="2026-05-26T19:58:00Z">
            <w:trPr>
              <w:gridAfter w:val="0"/>
              <w:trHeight w:val="300"/>
            </w:trPr>
          </w:trPrChange>
        </w:trPr>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Change w:id="1883" w:author="Usuario invitado" w:date="2026-05-26T19:58:00Z">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4B2E15AD" w14:textId="62625F7C" w:rsidR="7B69D6C6" w:rsidRDefault="7B69D6C6">
            <w:pPr>
              <w:jc w:val="both"/>
              <w:rPr>
                <w:rFonts w:ascii="Arial Narrow" w:eastAsia="Arial Narrow" w:hAnsi="Arial Narrow" w:cs="Arial Narrow"/>
                <w:b/>
                <w:bCs/>
                <w:sz w:val="22"/>
                <w:szCs w:val="22"/>
                <w:lang w:val="es-MX"/>
                <w:rPrChange w:id="1884" w:author="Usuario invitado" w:date="2026-05-26T19:58:00Z">
                  <w:rPr>
                    <w:rFonts w:ascii="Arial" w:eastAsia="Arial" w:hAnsi="Arial" w:cs="Arial"/>
                    <w:b/>
                    <w:bCs/>
                    <w:sz w:val="22"/>
                    <w:szCs w:val="22"/>
                    <w:lang w:val="es-MX"/>
                  </w:rPr>
                </w:rPrChange>
              </w:rPr>
              <w:pPrChange w:id="1885" w:author="Usuario invitado" w:date="2026-05-26T19:57:00Z">
                <w:pPr/>
              </w:pPrChange>
            </w:pPr>
            <w:ins w:id="1886" w:author="Usuario invitado" w:date="2026-05-26T19:57:00Z" w16du:dateUtc="2026-05-26T19:57:47Z">
              <w:r w:rsidRPr="7B69D6C6">
                <w:rPr>
                  <w:rFonts w:ascii="Arial Narrow" w:eastAsia="Arial Narrow" w:hAnsi="Arial Narrow" w:cs="Arial Narrow"/>
                  <w:b/>
                  <w:bCs/>
                  <w:sz w:val="22"/>
                  <w:szCs w:val="22"/>
                  <w:lang w:val="es-MX"/>
                  <w:rPrChange w:id="1887" w:author="Usuario invitado" w:date="2026-05-26T19:58:00Z" w16du:dateUtc="2026-05-26T19:58:01Z">
                    <w:rPr>
                      <w:rFonts w:ascii="Arial" w:eastAsia="Arial" w:hAnsi="Arial" w:cs="Arial"/>
                      <w:b/>
                      <w:bCs/>
                      <w:sz w:val="22"/>
                      <w:szCs w:val="22"/>
                      <w:lang w:val="es-MX"/>
                    </w:rPr>
                  </w:rPrChange>
                </w:rPr>
                <w:t>Nombre del Incentivo</w:t>
              </w:r>
            </w:ins>
          </w:p>
        </w:tc>
        <w:tc>
          <w:tcPr>
            <w:tcW w:w="7200"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Change w:id="1888" w:author="Usuario invitado" w:date="2026-05-26T19:58:00Z">
              <w:tcPr>
                <w:tcW w:w="6555" w:type="dxa"/>
                <w:gridSpan w:val="3"/>
                <w:tcBorders>
                  <w:top w:val="single" w:sz="8" w:space="0" w:color="auto"/>
                  <w:left w:val="single" w:sz="8" w:space="0" w:color="auto"/>
                  <w:bottom w:val="single" w:sz="8" w:space="0" w:color="auto"/>
                  <w:right w:val="single" w:sz="8" w:space="0" w:color="auto"/>
                </w:tcBorders>
                <w:tcMar>
                  <w:left w:w="108" w:type="dxa"/>
                  <w:right w:w="108" w:type="dxa"/>
                </w:tcMar>
                <w:vAlign w:val="center"/>
              </w:tcPr>
            </w:tcPrChange>
          </w:tcPr>
          <w:p w14:paraId="09EE913A" w14:textId="27EF4EDD" w:rsidR="7B69D6C6" w:rsidRDefault="7B69D6C6">
            <w:pPr>
              <w:tabs>
                <w:tab w:val="center" w:pos="3577"/>
              </w:tabs>
              <w:jc w:val="both"/>
              <w:rPr>
                <w:rFonts w:ascii="Arial Narrow" w:eastAsia="Arial Narrow" w:hAnsi="Arial Narrow" w:cs="Arial Narrow"/>
                <w:sz w:val="22"/>
                <w:szCs w:val="22"/>
                <w:lang w:val="es-MX"/>
                <w:rPrChange w:id="1889" w:author="Usuario invitado" w:date="2026-05-26T19:58:00Z">
                  <w:rPr>
                    <w:rFonts w:ascii="Arial" w:eastAsia="Arial" w:hAnsi="Arial" w:cs="Arial"/>
                    <w:sz w:val="22"/>
                    <w:szCs w:val="22"/>
                    <w:lang w:val="es-MX"/>
                  </w:rPr>
                </w:rPrChange>
              </w:rPr>
              <w:pPrChange w:id="1890" w:author="Usuario invitado" w:date="2026-05-26T19:57:00Z">
                <w:pPr/>
              </w:pPrChange>
            </w:pPr>
            <w:ins w:id="1891" w:author="Usuario invitado" w:date="2026-05-26T19:57:00Z" w16du:dateUtc="2026-05-26T19:57:47Z">
              <w:r w:rsidRPr="7B69D6C6">
                <w:rPr>
                  <w:rFonts w:ascii="Arial Narrow" w:eastAsia="Arial Narrow" w:hAnsi="Arial Narrow" w:cs="Arial Narrow"/>
                  <w:sz w:val="22"/>
                  <w:szCs w:val="22"/>
                  <w:lang w:val="es-MX"/>
                  <w:rPrChange w:id="1892" w:author="Usuario invitado" w:date="2026-05-26T19:58:00Z" w16du:dateUtc="2026-05-26T19:58:01Z">
                    <w:rPr>
                      <w:rFonts w:ascii="Arial" w:eastAsia="Arial" w:hAnsi="Arial" w:cs="Arial"/>
                      <w:sz w:val="22"/>
                      <w:szCs w:val="22"/>
                      <w:lang w:val="es-MX"/>
                    </w:rPr>
                  </w:rPrChange>
                </w:rPr>
                <w:t>Lei do Bem</w:t>
              </w:r>
            </w:ins>
          </w:p>
        </w:tc>
      </w:tr>
      <w:tr w:rsidR="7B69D6C6" w:rsidRPr="009F4B48" w14:paraId="7F2E8E50" w14:textId="77777777" w:rsidTr="7B69D6C6">
        <w:trPr>
          <w:trHeight w:val="300"/>
          <w:ins w:id="1893" w:author="Usuario invitado" w:date="2026-05-26T19:57:00Z"/>
          <w:trPrChange w:id="1894" w:author="Usuario invitado" w:date="2026-05-26T19:58:00Z">
            <w:trPr>
              <w:gridAfter w:val="0"/>
              <w:trHeight w:val="300"/>
            </w:trPr>
          </w:trPrChange>
        </w:trPr>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Change w:id="1895" w:author="Usuario invitado" w:date="2026-05-26T19:58:00Z">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34E71931" w14:textId="641F0E22" w:rsidR="7B69D6C6" w:rsidRDefault="7B69D6C6">
            <w:pPr>
              <w:jc w:val="both"/>
              <w:rPr>
                <w:rFonts w:ascii="Arial Narrow" w:eastAsia="Arial Narrow" w:hAnsi="Arial Narrow" w:cs="Arial Narrow"/>
                <w:b/>
                <w:bCs/>
                <w:sz w:val="22"/>
                <w:szCs w:val="22"/>
                <w:lang w:val="es-MX"/>
                <w:rPrChange w:id="1896" w:author="Usuario invitado" w:date="2026-05-26T19:58:00Z">
                  <w:rPr>
                    <w:rFonts w:ascii="Arial" w:eastAsia="Arial" w:hAnsi="Arial" w:cs="Arial"/>
                    <w:b/>
                    <w:bCs/>
                    <w:sz w:val="22"/>
                    <w:szCs w:val="22"/>
                    <w:lang w:val="es-MX"/>
                  </w:rPr>
                </w:rPrChange>
              </w:rPr>
              <w:pPrChange w:id="1897" w:author="Usuario invitado" w:date="2026-05-26T19:57:00Z">
                <w:pPr/>
              </w:pPrChange>
            </w:pPr>
            <w:ins w:id="1898" w:author="Usuario invitado" w:date="2026-05-26T19:57:00Z" w16du:dateUtc="2026-05-26T19:57:47Z">
              <w:r w:rsidRPr="7B69D6C6">
                <w:rPr>
                  <w:rFonts w:ascii="Arial Narrow" w:eastAsia="Arial Narrow" w:hAnsi="Arial Narrow" w:cs="Arial Narrow"/>
                  <w:b/>
                  <w:bCs/>
                  <w:sz w:val="22"/>
                  <w:szCs w:val="22"/>
                  <w:lang w:val="es-MX"/>
                  <w:rPrChange w:id="1899" w:author="Usuario invitado" w:date="2026-05-26T19:58:00Z" w16du:dateUtc="2026-05-26T19:58:01Z">
                    <w:rPr>
                      <w:rFonts w:ascii="Arial" w:eastAsia="Arial" w:hAnsi="Arial" w:cs="Arial"/>
                      <w:b/>
                      <w:bCs/>
                      <w:sz w:val="22"/>
                      <w:szCs w:val="22"/>
                      <w:lang w:val="es-MX"/>
                    </w:rPr>
                  </w:rPrChange>
                </w:rPr>
                <w:t>Año de Inicio</w:t>
              </w:r>
            </w:ins>
          </w:p>
        </w:tc>
        <w:tc>
          <w:tcPr>
            <w:tcW w:w="7200" w:type="dxa"/>
            <w:gridSpan w:val="2"/>
            <w:tcBorders>
              <w:top w:val="single" w:sz="8" w:space="0" w:color="auto"/>
              <w:left w:val="single" w:sz="8" w:space="0" w:color="auto"/>
              <w:bottom w:val="single" w:sz="8" w:space="0" w:color="auto"/>
              <w:right w:val="single" w:sz="8" w:space="0" w:color="auto"/>
            </w:tcBorders>
            <w:tcMar>
              <w:left w:w="108" w:type="dxa"/>
              <w:right w:w="108" w:type="dxa"/>
            </w:tcMar>
            <w:tcPrChange w:id="1900" w:author="Usuario invitado" w:date="2026-05-26T19:58:00Z">
              <w:tcPr>
                <w:tcW w:w="6555" w:type="dxa"/>
                <w:gridSpan w:val="3"/>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710715F5" w14:textId="4C098DE1" w:rsidR="7B69D6C6" w:rsidRDefault="7B69D6C6">
            <w:pPr>
              <w:jc w:val="both"/>
              <w:rPr>
                <w:rFonts w:ascii="Arial Narrow" w:eastAsia="Arial Narrow" w:hAnsi="Arial Narrow" w:cs="Arial Narrow"/>
                <w:sz w:val="22"/>
                <w:szCs w:val="22"/>
                <w:lang w:val="es-MX"/>
                <w:rPrChange w:id="1901" w:author="Usuario invitado" w:date="2026-05-26T19:58:00Z">
                  <w:rPr>
                    <w:rFonts w:ascii="Arial" w:eastAsia="Arial" w:hAnsi="Arial" w:cs="Arial"/>
                    <w:sz w:val="22"/>
                    <w:szCs w:val="22"/>
                    <w:lang w:val="es-MX"/>
                  </w:rPr>
                </w:rPrChange>
              </w:rPr>
              <w:pPrChange w:id="1902" w:author="Usuario invitado" w:date="2026-05-26T19:57:00Z">
                <w:pPr/>
              </w:pPrChange>
            </w:pPr>
            <w:ins w:id="1903" w:author="Usuario invitado" w:date="2026-05-26T19:57:00Z" w16du:dateUtc="2026-05-26T19:57:47Z">
              <w:r w:rsidRPr="7B69D6C6">
                <w:rPr>
                  <w:rFonts w:ascii="Arial Narrow" w:eastAsia="Arial Narrow" w:hAnsi="Arial Narrow" w:cs="Arial Narrow"/>
                  <w:sz w:val="22"/>
                  <w:szCs w:val="22"/>
                  <w:lang w:val="es-MX"/>
                  <w:rPrChange w:id="1904" w:author="Usuario invitado" w:date="2026-05-26T19:58:00Z" w16du:dateUtc="2026-05-26T19:58:01Z">
                    <w:rPr>
                      <w:rFonts w:ascii="Arial" w:eastAsia="Arial" w:hAnsi="Arial" w:cs="Arial"/>
                      <w:sz w:val="22"/>
                      <w:szCs w:val="22"/>
                      <w:lang w:val="es-MX"/>
                    </w:rPr>
                  </w:rPrChange>
                </w:rPr>
                <w:t>Creado el 21 de noviembre de 2005, las últimas modificaciones fueron el 16 de enero del 2025, y 11 de junio del 2025.</w:t>
              </w:r>
            </w:ins>
          </w:p>
        </w:tc>
      </w:tr>
      <w:tr w:rsidR="7B69D6C6" w:rsidRPr="009F4B48" w14:paraId="7E68A6F1" w14:textId="77777777" w:rsidTr="7B69D6C6">
        <w:trPr>
          <w:trHeight w:val="300"/>
          <w:ins w:id="1905" w:author="Usuario invitado" w:date="2026-05-26T19:57:00Z"/>
          <w:trPrChange w:id="1906" w:author="Usuario invitado" w:date="2026-05-26T19:58:00Z">
            <w:trPr>
              <w:gridAfter w:val="0"/>
              <w:trHeight w:val="300"/>
            </w:trPr>
          </w:trPrChange>
        </w:trPr>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Change w:id="1907" w:author="Usuario invitado" w:date="2026-05-26T19:58:00Z">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22BE17C7" w14:textId="009C2D4A" w:rsidR="7B69D6C6" w:rsidRDefault="7B69D6C6">
            <w:pPr>
              <w:jc w:val="both"/>
              <w:rPr>
                <w:rFonts w:ascii="Arial Narrow" w:eastAsia="Arial Narrow" w:hAnsi="Arial Narrow" w:cs="Arial Narrow"/>
                <w:b/>
                <w:bCs/>
                <w:sz w:val="22"/>
                <w:szCs w:val="22"/>
                <w:lang w:val="es-MX"/>
                <w:rPrChange w:id="1908" w:author="Usuario invitado" w:date="2026-05-26T19:58:00Z">
                  <w:rPr>
                    <w:rFonts w:ascii="Arial" w:eastAsia="Arial" w:hAnsi="Arial" w:cs="Arial"/>
                    <w:b/>
                    <w:bCs/>
                    <w:sz w:val="22"/>
                    <w:szCs w:val="22"/>
                    <w:lang w:val="es-MX"/>
                  </w:rPr>
                </w:rPrChange>
              </w:rPr>
              <w:pPrChange w:id="1909" w:author="Usuario invitado" w:date="2026-05-26T19:57:00Z">
                <w:pPr/>
              </w:pPrChange>
            </w:pPr>
            <w:ins w:id="1910" w:author="Usuario invitado" w:date="2026-05-26T19:57:00Z" w16du:dateUtc="2026-05-26T19:57:47Z">
              <w:r w:rsidRPr="7B69D6C6">
                <w:rPr>
                  <w:rFonts w:ascii="Arial Narrow" w:eastAsia="Arial Narrow" w:hAnsi="Arial Narrow" w:cs="Arial Narrow"/>
                  <w:b/>
                  <w:bCs/>
                  <w:sz w:val="22"/>
                  <w:szCs w:val="22"/>
                  <w:lang w:val="es-MX"/>
                  <w:rPrChange w:id="1911" w:author="Usuario invitado" w:date="2026-05-26T19:58:00Z" w16du:dateUtc="2026-05-26T19:58:01Z">
                    <w:rPr>
                      <w:rFonts w:ascii="Arial" w:eastAsia="Arial" w:hAnsi="Arial" w:cs="Arial"/>
                      <w:b/>
                      <w:bCs/>
                      <w:sz w:val="22"/>
                      <w:szCs w:val="22"/>
                      <w:lang w:val="es-MX"/>
                    </w:rPr>
                  </w:rPrChange>
                </w:rPr>
                <w:t>Entidad Ejecutora</w:t>
              </w:r>
            </w:ins>
          </w:p>
        </w:tc>
        <w:tc>
          <w:tcPr>
            <w:tcW w:w="7200" w:type="dxa"/>
            <w:gridSpan w:val="2"/>
            <w:tcBorders>
              <w:top w:val="single" w:sz="8" w:space="0" w:color="auto"/>
              <w:left w:val="single" w:sz="8" w:space="0" w:color="auto"/>
              <w:bottom w:val="single" w:sz="8" w:space="0" w:color="auto"/>
              <w:right w:val="single" w:sz="8" w:space="0" w:color="auto"/>
            </w:tcBorders>
            <w:tcMar>
              <w:left w:w="108" w:type="dxa"/>
              <w:right w:w="108" w:type="dxa"/>
            </w:tcMar>
            <w:tcPrChange w:id="1912" w:author="Usuario invitado" w:date="2026-05-26T19:58:00Z">
              <w:tcPr>
                <w:tcW w:w="6555" w:type="dxa"/>
                <w:gridSpan w:val="3"/>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21ED28D4" w14:textId="032F8EBA" w:rsidR="7B69D6C6" w:rsidRDefault="7B69D6C6">
            <w:pPr>
              <w:jc w:val="both"/>
              <w:rPr>
                <w:rFonts w:ascii="Arial Narrow" w:eastAsia="Arial Narrow" w:hAnsi="Arial Narrow" w:cs="Arial Narrow"/>
                <w:sz w:val="22"/>
                <w:szCs w:val="22"/>
                <w:lang w:val="es-CO"/>
                <w:rPrChange w:id="1913" w:author="Usuario invitado" w:date="2026-05-26T19:58:00Z">
                  <w:rPr>
                    <w:rFonts w:ascii="Arial" w:eastAsia="Arial" w:hAnsi="Arial" w:cs="Arial"/>
                    <w:sz w:val="22"/>
                    <w:szCs w:val="22"/>
                    <w:lang w:val="es-CO"/>
                  </w:rPr>
                </w:rPrChange>
              </w:rPr>
              <w:pPrChange w:id="1914" w:author="Usuario invitado" w:date="2026-05-26T19:57:00Z">
                <w:pPr/>
              </w:pPrChange>
            </w:pPr>
            <w:ins w:id="1915" w:author="Usuario invitado" w:date="2026-05-26T19:57:00Z" w16du:dateUtc="2026-05-26T19:57:47Z">
              <w:r w:rsidRPr="7B69D6C6">
                <w:rPr>
                  <w:rFonts w:ascii="Arial Narrow" w:eastAsia="Arial Narrow" w:hAnsi="Arial Narrow" w:cs="Arial Narrow"/>
                  <w:sz w:val="22"/>
                  <w:szCs w:val="22"/>
                  <w:lang w:val="es-CO"/>
                  <w:rPrChange w:id="1916" w:author="Usuario invitado" w:date="2026-05-26T19:58:00Z" w16du:dateUtc="2026-05-26T19:58:01Z">
                    <w:rPr>
                      <w:rFonts w:ascii="Arial" w:eastAsia="Arial" w:hAnsi="Arial" w:cs="Arial"/>
                      <w:sz w:val="22"/>
                      <w:szCs w:val="22"/>
                      <w:lang w:val="es-CO"/>
                    </w:rPr>
                  </w:rPrChange>
                </w:rPr>
                <w:t>Ministério da Ciência, Tecnologia e Inovação (MCTI)</w:t>
              </w:r>
            </w:ins>
          </w:p>
        </w:tc>
      </w:tr>
      <w:tr w:rsidR="7B69D6C6" w14:paraId="144BF6A6" w14:textId="77777777" w:rsidTr="7B69D6C6">
        <w:trPr>
          <w:trHeight w:val="300"/>
          <w:ins w:id="1917" w:author="Usuario invitado" w:date="2026-05-26T19:57:00Z"/>
          <w:trPrChange w:id="1918" w:author="Usuario invitado" w:date="2026-05-26T19:58:00Z">
            <w:trPr>
              <w:gridAfter w:val="0"/>
              <w:trHeight w:val="300"/>
            </w:trPr>
          </w:trPrChange>
        </w:trPr>
        <w:tc>
          <w:tcPr>
            <w:tcW w:w="2130"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Change w:id="1919" w:author="Usuario invitado" w:date="2026-05-26T19:58:00Z">
              <w:tcPr>
                <w:tcW w:w="1860"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tcPrChange>
          </w:tcPr>
          <w:p w14:paraId="2A8BFFB4" w14:textId="3C24E882" w:rsidR="7B69D6C6" w:rsidRDefault="7B69D6C6">
            <w:pPr>
              <w:jc w:val="both"/>
              <w:rPr>
                <w:rFonts w:ascii="Arial Narrow" w:eastAsia="Arial Narrow" w:hAnsi="Arial Narrow" w:cs="Arial Narrow"/>
                <w:b/>
                <w:bCs/>
                <w:sz w:val="22"/>
                <w:szCs w:val="22"/>
                <w:lang w:val="es-MX"/>
                <w:rPrChange w:id="1920" w:author="Usuario invitado" w:date="2026-05-26T19:58:00Z">
                  <w:rPr>
                    <w:rFonts w:ascii="Arial" w:eastAsia="Arial" w:hAnsi="Arial" w:cs="Arial"/>
                    <w:b/>
                    <w:bCs/>
                    <w:sz w:val="22"/>
                    <w:szCs w:val="22"/>
                    <w:lang w:val="es-MX"/>
                  </w:rPr>
                </w:rPrChange>
              </w:rPr>
              <w:pPrChange w:id="1921" w:author="Usuario invitado" w:date="2026-05-26T19:57:00Z">
                <w:pPr/>
              </w:pPrChange>
            </w:pPr>
            <w:ins w:id="1922" w:author="Usuario invitado" w:date="2026-05-26T19:57:00Z" w16du:dateUtc="2026-05-26T19:57:47Z">
              <w:r w:rsidRPr="7B69D6C6">
                <w:rPr>
                  <w:rFonts w:ascii="Arial Narrow" w:eastAsia="Arial Narrow" w:hAnsi="Arial Narrow" w:cs="Arial Narrow"/>
                  <w:b/>
                  <w:bCs/>
                  <w:sz w:val="22"/>
                  <w:szCs w:val="22"/>
                  <w:lang w:val="es-MX"/>
                  <w:rPrChange w:id="1923" w:author="Usuario invitado" w:date="2026-05-26T19:58:00Z" w16du:dateUtc="2026-05-26T19:58:01Z">
                    <w:rPr>
                      <w:rFonts w:ascii="Arial" w:eastAsia="Arial" w:hAnsi="Arial" w:cs="Arial"/>
                      <w:b/>
                      <w:bCs/>
                      <w:sz w:val="22"/>
                      <w:szCs w:val="22"/>
                      <w:lang w:val="es-MX"/>
                    </w:rPr>
                  </w:rPrChange>
                </w:rPr>
                <w:t>Tipo de Incentivo</w:t>
              </w:r>
            </w:ins>
          </w:p>
        </w:tc>
        <w:tc>
          <w:tcPr>
            <w:tcW w:w="5565" w:type="dxa"/>
            <w:tcBorders>
              <w:top w:val="single" w:sz="8" w:space="0" w:color="auto"/>
              <w:left w:val="single" w:sz="8" w:space="0" w:color="auto"/>
              <w:bottom w:val="single" w:sz="8" w:space="0" w:color="auto"/>
              <w:right w:val="single" w:sz="8" w:space="0" w:color="auto"/>
            </w:tcBorders>
            <w:tcMar>
              <w:left w:w="108" w:type="dxa"/>
              <w:right w:w="108" w:type="dxa"/>
            </w:tcMar>
            <w:tcPrChange w:id="1924" w:author="Usuario invitado" w:date="2026-05-26T19:58:00Z">
              <w:tcPr>
                <w:tcW w:w="5835" w:type="dxa"/>
                <w:gridSpan w:val="2"/>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7B560260" w14:textId="6196C95D" w:rsidR="7B69D6C6" w:rsidRDefault="7B69D6C6">
            <w:pPr>
              <w:jc w:val="both"/>
              <w:rPr>
                <w:rFonts w:ascii="Arial Narrow" w:eastAsia="Arial Narrow" w:hAnsi="Arial Narrow" w:cs="Arial Narrow"/>
                <w:sz w:val="22"/>
                <w:szCs w:val="22"/>
                <w:lang w:val="es-MX"/>
                <w:rPrChange w:id="1925" w:author="Usuario invitado" w:date="2026-05-26T19:58:00Z">
                  <w:rPr>
                    <w:rFonts w:ascii="Arial" w:eastAsia="Arial" w:hAnsi="Arial" w:cs="Arial"/>
                    <w:sz w:val="22"/>
                    <w:szCs w:val="22"/>
                    <w:lang w:val="es-MX"/>
                  </w:rPr>
                </w:rPrChange>
              </w:rPr>
              <w:pPrChange w:id="1926" w:author="Usuario invitado" w:date="2026-05-26T19:57:00Z">
                <w:pPr/>
              </w:pPrChange>
            </w:pPr>
            <w:ins w:id="1927" w:author="Usuario invitado" w:date="2026-05-26T19:57:00Z" w16du:dateUtc="2026-05-26T19:57:47Z">
              <w:r w:rsidRPr="7B69D6C6">
                <w:rPr>
                  <w:rFonts w:ascii="Arial Narrow" w:eastAsia="Arial Narrow" w:hAnsi="Arial Narrow" w:cs="Arial Narrow"/>
                  <w:sz w:val="22"/>
                  <w:szCs w:val="22"/>
                  <w:lang w:val="es-MX"/>
                  <w:rPrChange w:id="1928" w:author="Usuario invitado" w:date="2026-05-26T19:58:00Z" w16du:dateUtc="2026-05-26T19:58:01Z">
                    <w:rPr>
                      <w:rFonts w:ascii="Arial" w:eastAsia="Arial" w:hAnsi="Arial" w:cs="Arial"/>
                      <w:sz w:val="22"/>
                      <w:szCs w:val="22"/>
                      <w:lang w:val="es-MX"/>
                    </w:rPr>
                  </w:rPrChange>
                </w:rPr>
                <w:t>Crédito Fiscal</w:t>
              </w:r>
            </w:ins>
          </w:p>
        </w:tc>
        <w:tc>
          <w:tcPr>
            <w:tcW w:w="1635" w:type="dxa"/>
            <w:tcBorders>
              <w:top w:val="nil"/>
              <w:left w:val="single" w:sz="8" w:space="0" w:color="auto"/>
              <w:bottom w:val="single" w:sz="8" w:space="0" w:color="auto"/>
              <w:right w:val="single" w:sz="8" w:space="0" w:color="auto"/>
            </w:tcBorders>
            <w:tcMar>
              <w:left w:w="108" w:type="dxa"/>
              <w:right w:w="108" w:type="dxa"/>
            </w:tcMar>
            <w:tcPrChange w:id="1929" w:author="Usuario invitado" w:date="2026-05-26T19:58:00Z">
              <w:tcPr>
                <w:tcW w:w="720" w:type="dxa"/>
                <w:tcBorders>
                  <w:top w:val="nil"/>
                  <w:left w:val="single" w:sz="8" w:space="0" w:color="auto"/>
                  <w:bottom w:val="single" w:sz="8" w:space="0" w:color="auto"/>
                  <w:right w:val="single" w:sz="8" w:space="0" w:color="auto"/>
                </w:tcBorders>
                <w:tcMar>
                  <w:left w:w="108" w:type="dxa"/>
                  <w:right w:w="108" w:type="dxa"/>
                </w:tcMar>
              </w:tcPr>
            </w:tcPrChange>
          </w:tcPr>
          <w:p w14:paraId="5EE7B63F" w14:textId="6B85B3C6" w:rsidR="7B69D6C6" w:rsidRDefault="7B69D6C6">
            <w:pPr>
              <w:jc w:val="both"/>
              <w:rPr>
                <w:rFonts w:ascii="Arial Narrow" w:eastAsia="Arial Narrow" w:hAnsi="Arial Narrow" w:cs="Arial Narrow"/>
                <w:sz w:val="22"/>
                <w:szCs w:val="22"/>
                <w:lang w:val="es-MX"/>
                <w:rPrChange w:id="1930" w:author="Usuario invitado" w:date="2026-05-26T19:58:00Z">
                  <w:rPr>
                    <w:rFonts w:ascii="Arial" w:eastAsia="Arial" w:hAnsi="Arial" w:cs="Arial"/>
                    <w:sz w:val="22"/>
                    <w:szCs w:val="22"/>
                    <w:lang w:val="es-MX"/>
                  </w:rPr>
                </w:rPrChange>
              </w:rPr>
              <w:pPrChange w:id="1931" w:author="Usuario invitado" w:date="2026-05-26T19:57:00Z">
                <w:pPr/>
              </w:pPrChange>
            </w:pPr>
            <w:ins w:id="1932" w:author="Usuario invitado" w:date="2026-05-26T19:57:00Z" w16du:dateUtc="2026-05-26T19:57:47Z">
              <w:r w:rsidRPr="7B69D6C6">
                <w:rPr>
                  <w:rFonts w:ascii="Arial Narrow" w:eastAsia="Arial Narrow" w:hAnsi="Arial Narrow" w:cs="Arial Narrow"/>
                  <w:sz w:val="22"/>
                  <w:szCs w:val="22"/>
                  <w:lang w:val="es-MX"/>
                  <w:rPrChange w:id="1933" w:author="Usuario invitado" w:date="2026-05-26T19:58:00Z" w16du:dateUtc="2026-05-26T19:58:01Z">
                    <w:rPr>
                      <w:rFonts w:ascii="Arial" w:eastAsia="Arial" w:hAnsi="Arial" w:cs="Arial"/>
                      <w:sz w:val="22"/>
                      <w:szCs w:val="22"/>
                      <w:lang w:val="es-MX"/>
                    </w:rPr>
                  </w:rPrChange>
                </w:rPr>
                <w:t xml:space="preserve"> </w:t>
              </w:r>
            </w:ins>
          </w:p>
        </w:tc>
      </w:tr>
      <w:tr w:rsidR="7B69D6C6" w14:paraId="13BB07D5" w14:textId="77777777" w:rsidTr="7B69D6C6">
        <w:trPr>
          <w:trHeight w:val="300"/>
          <w:ins w:id="1934" w:author="Usuario invitado" w:date="2026-05-26T19:57:00Z"/>
          <w:trPrChange w:id="1935" w:author="Usuario invitado" w:date="2026-05-26T19:58:00Z">
            <w:trPr>
              <w:gridAfter w:val="0"/>
              <w:trHeight w:val="300"/>
            </w:trPr>
          </w:trPrChange>
        </w:trPr>
        <w:tc>
          <w:tcPr>
            <w:tcW w:w="2130" w:type="dxa"/>
            <w:vMerge/>
            <w:tcBorders>
              <w:left w:val="single" w:sz="0" w:space="0" w:color="auto"/>
              <w:right w:val="single" w:sz="0" w:space="0" w:color="auto"/>
            </w:tcBorders>
            <w:vAlign w:val="center"/>
            <w:tcPrChange w:id="1936" w:author="Usuario invitado" w:date="2026-05-26T19:58:00Z">
              <w:tcPr>
                <w:tcW w:w="0" w:type="auto"/>
                <w:vMerge/>
              </w:tcPr>
            </w:tcPrChange>
          </w:tcPr>
          <w:p w14:paraId="51184A7C" w14:textId="77777777" w:rsidR="00A51F3E" w:rsidRDefault="00A51F3E"/>
        </w:tc>
        <w:tc>
          <w:tcPr>
            <w:tcW w:w="5565" w:type="dxa"/>
            <w:tcBorders>
              <w:top w:val="single" w:sz="8" w:space="0" w:color="auto"/>
              <w:left w:val="nil"/>
              <w:bottom w:val="single" w:sz="8" w:space="0" w:color="auto"/>
              <w:right w:val="single" w:sz="8" w:space="0" w:color="auto"/>
            </w:tcBorders>
            <w:tcMar>
              <w:left w:w="108" w:type="dxa"/>
              <w:right w:w="108" w:type="dxa"/>
            </w:tcMar>
            <w:tcPrChange w:id="1937" w:author="Usuario invitado" w:date="2026-05-26T19:58:00Z">
              <w:tcPr>
                <w:tcW w:w="5835" w:type="dxa"/>
                <w:gridSpan w:val="2"/>
                <w:tcBorders>
                  <w:top w:val="single" w:sz="8" w:space="0" w:color="auto"/>
                  <w:left w:val="nil"/>
                  <w:bottom w:val="single" w:sz="8" w:space="0" w:color="auto"/>
                  <w:right w:val="single" w:sz="8" w:space="0" w:color="auto"/>
                </w:tcBorders>
                <w:tcMar>
                  <w:left w:w="108" w:type="dxa"/>
                  <w:right w:w="108" w:type="dxa"/>
                </w:tcMar>
              </w:tcPr>
            </w:tcPrChange>
          </w:tcPr>
          <w:p w14:paraId="482A759A" w14:textId="0F65F0E1" w:rsidR="7B69D6C6" w:rsidRDefault="7B69D6C6">
            <w:pPr>
              <w:jc w:val="both"/>
              <w:rPr>
                <w:rFonts w:ascii="Arial Narrow" w:eastAsia="Arial Narrow" w:hAnsi="Arial Narrow" w:cs="Arial Narrow"/>
                <w:sz w:val="22"/>
                <w:szCs w:val="22"/>
                <w:lang w:val="es-MX"/>
                <w:rPrChange w:id="1938" w:author="Usuario invitado" w:date="2026-05-26T19:58:00Z">
                  <w:rPr>
                    <w:rFonts w:ascii="Arial" w:eastAsia="Arial" w:hAnsi="Arial" w:cs="Arial"/>
                    <w:sz w:val="22"/>
                    <w:szCs w:val="22"/>
                    <w:lang w:val="es-MX"/>
                  </w:rPr>
                </w:rPrChange>
              </w:rPr>
              <w:pPrChange w:id="1939" w:author="Usuario invitado" w:date="2026-05-26T19:57:00Z">
                <w:pPr/>
              </w:pPrChange>
            </w:pPr>
            <w:ins w:id="1940" w:author="Usuario invitado" w:date="2026-05-26T19:57:00Z" w16du:dateUtc="2026-05-26T19:57:47Z">
              <w:r w:rsidRPr="7B69D6C6">
                <w:rPr>
                  <w:rFonts w:ascii="Arial Narrow" w:eastAsia="Arial Narrow" w:hAnsi="Arial Narrow" w:cs="Arial Narrow"/>
                  <w:sz w:val="22"/>
                  <w:szCs w:val="22"/>
                  <w:lang w:val="es-MX"/>
                  <w:rPrChange w:id="1941" w:author="Usuario invitado" w:date="2026-05-26T19:58:00Z" w16du:dateUtc="2026-05-26T19:58:01Z">
                    <w:rPr>
                      <w:rFonts w:ascii="Arial" w:eastAsia="Arial" w:hAnsi="Arial" w:cs="Arial"/>
                      <w:sz w:val="22"/>
                      <w:szCs w:val="22"/>
                      <w:lang w:val="es-MX"/>
                    </w:rPr>
                  </w:rPrChange>
                </w:rPr>
                <w:t>Descuento Tributario</w:t>
              </w:r>
            </w:ins>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Change w:id="1942" w:author="Usuario invitado" w:date="2026-05-26T19:58:00Z">
              <w:tcPr>
                <w:tcW w:w="72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5868310D" w14:textId="1B921639" w:rsidR="7B69D6C6" w:rsidRDefault="7B69D6C6">
            <w:pPr>
              <w:jc w:val="both"/>
              <w:rPr>
                <w:rFonts w:ascii="Arial Narrow" w:eastAsia="Arial Narrow" w:hAnsi="Arial Narrow" w:cs="Arial Narrow"/>
                <w:sz w:val="22"/>
                <w:szCs w:val="22"/>
                <w:lang w:val="es-MX"/>
                <w:rPrChange w:id="1943" w:author="Usuario invitado" w:date="2026-05-26T19:58:00Z">
                  <w:rPr>
                    <w:rFonts w:ascii="Arial" w:eastAsia="Arial" w:hAnsi="Arial" w:cs="Arial"/>
                    <w:sz w:val="22"/>
                    <w:szCs w:val="22"/>
                    <w:lang w:val="es-MX"/>
                  </w:rPr>
                </w:rPrChange>
              </w:rPr>
              <w:pPrChange w:id="1944" w:author="Usuario invitado" w:date="2026-05-26T19:57:00Z">
                <w:pPr/>
              </w:pPrChange>
            </w:pPr>
            <w:ins w:id="1945" w:author="Usuario invitado" w:date="2026-05-26T19:57:00Z" w16du:dateUtc="2026-05-26T19:57:47Z">
              <w:r w:rsidRPr="7B69D6C6">
                <w:rPr>
                  <w:rFonts w:ascii="Arial Narrow" w:eastAsia="Arial Narrow" w:hAnsi="Arial Narrow" w:cs="Arial Narrow"/>
                  <w:sz w:val="22"/>
                  <w:szCs w:val="22"/>
                  <w:lang w:val="es-MX"/>
                  <w:rPrChange w:id="1946" w:author="Usuario invitado" w:date="2026-05-26T19:58:00Z" w16du:dateUtc="2026-05-26T19:58:01Z">
                    <w:rPr>
                      <w:rFonts w:ascii="Arial" w:eastAsia="Arial" w:hAnsi="Arial" w:cs="Arial"/>
                      <w:sz w:val="22"/>
                      <w:szCs w:val="22"/>
                      <w:lang w:val="es-MX"/>
                    </w:rPr>
                  </w:rPrChange>
                </w:rPr>
                <w:t xml:space="preserve"> </w:t>
              </w:r>
            </w:ins>
          </w:p>
        </w:tc>
      </w:tr>
      <w:tr w:rsidR="7B69D6C6" w14:paraId="57012493" w14:textId="77777777" w:rsidTr="7B69D6C6">
        <w:trPr>
          <w:trHeight w:val="300"/>
          <w:ins w:id="1947" w:author="Usuario invitado" w:date="2026-05-26T19:57:00Z"/>
          <w:trPrChange w:id="1948" w:author="Usuario invitado" w:date="2026-05-26T19:58:00Z">
            <w:trPr>
              <w:gridAfter w:val="0"/>
              <w:trHeight w:val="300"/>
            </w:trPr>
          </w:trPrChange>
        </w:trPr>
        <w:tc>
          <w:tcPr>
            <w:tcW w:w="2130" w:type="dxa"/>
            <w:vMerge/>
            <w:tcBorders>
              <w:left w:val="single" w:sz="0" w:space="0" w:color="auto"/>
              <w:right w:val="single" w:sz="0" w:space="0" w:color="auto"/>
            </w:tcBorders>
            <w:vAlign w:val="center"/>
            <w:tcPrChange w:id="1949" w:author="Usuario invitado" w:date="2026-05-26T19:58:00Z">
              <w:tcPr>
                <w:tcW w:w="0" w:type="auto"/>
                <w:vMerge/>
              </w:tcPr>
            </w:tcPrChange>
          </w:tcPr>
          <w:p w14:paraId="5964CCDB" w14:textId="77777777" w:rsidR="00A51F3E" w:rsidRDefault="00A51F3E"/>
        </w:tc>
        <w:tc>
          <w:tcPr>
            <w:tcW w:w="5565" w:type="dxa"/>
            <w:tcBorders>
              <w:top w:val="single" w:sz="8" w:space="0" w:color="auto"/>
              <w:left w:val="nil"/>
              <w:bottom w:val="single" w:sz="8" w:space="0" w:color="auto"/>
              <w:right w:val="single" w:sz="8" w:space="0" w:color="auto"/>
            </w:tcBorders>
            <w:tcMar>
              <w:left w:w="108" w:type="dxa"/>
              <w:right w:w="108" w:type="dxa"/>
            </w:tcMar>
            <w:tcPrChange w:id="1950" w:author="Usuario invitado" w:date="2026-05-26T19:58:00Z">
              <w:tcPr>
                <w:tcW w:w="5835" w:type="dxa"/>
                <w:gridSpan w:val="2"/>
                <w:tcBorders>
                  <w:top w:val="single" w:sz="8" w:space="0" w:color="auto"/>
                  <w:left w:val="nil"/>
                  <w:bottom w:val="single" w:sz="8" w:space="0" w:color="auto"/>
                  <w:right w:val="single" w:sz="8" w:space="0" w:color="auto"/>
                </w:tcBorders>
                <w:tcMar>
                  <w:left w:w="108" w:type="dxa"/>
                  <w:right w:w="108" w:type="dxa"/>
                </w:tcMar>
              </w:tcPr>
            </w:tcPrChange>
          </w:tcPr>
          <w:p w14:paraId="759C0289" w14:textId="1A31FB3E" w:rsidR="7B69D6C6" w:rsidRDefault="7B69D6C6">
            <w:pPr>
              <w:jc w:val="both"/>
              <w:rPr>
                <w:rFonts w:ascii="Arial Narrow" w:eastAsia="Arial Narrow" w:hAnsi="Arial Narrow" w:cs="Arial Narrow"/>
                <w:sz w:val="22"/>
                <w:szCs w:val="22"/>
                <w:lang w:val="es-419"/>
                <w:rPrChange w:id="1951" w:author="Usuario invitado" w:date="2026-05-26T19:58:00Z">
                  <w:rPr>
                    <w:rFonts w:ascii="Arial" w:eastAsia="Arial" w:hAnsi="Arial" w:cs="Arial"/>
                    <w:sz w:val="22"/>
                    <w:szCs w:val="22"/>
                    <w:lang w:val="es-419"/>
                  </w:rPr>
                </w:rPrChange>
              </w:rPr>
              <w:pPrChange w:id="1952" w:author="Usuario invitado" w:date="2026-05-26T19:57:00Z">
                <w:pPr/>
              </w:pPrChange>
            </w:pPr>
            <w:ins w:id="1953" w:author="Usuario invitado" w:date="2026-05-26T19:57:00Z" w16du:dateUtc="2026-05-26T19:57:47Z">
              <w:r w:rsidRPr="7B69D6C6">
                <w:rPr>
                  <w:rFonts w:ascii="Arial Narrow" w:eastAsia="Arial Narrow" w:hAnsi="Arial Narrow" w:cs="Arial Narrow"/>
                  <w:sz w:val="22"/>
                  <w:szCs w:val="22"/>
                  <w:lang w:val="es-MX"/>
                  <w:rPrChange w:id="1954" w:author="Usuario invitado" w:date="2026-05-26T19:58:00Z" w16du:dateUtc="2026-05-26T19:58:01Z">
                    <w:rPr>
                      <w:rFonts w:ascii="Arial" w:eastAsia="Arial" w:hAnsi="Arial" w:cs="Arial"/>
                      <w:sz w:val="22"/>
                      <w:szCs w:val="22"/>
                      <w:lang w:val="es-MX"/>
                    </w:rPr>
                  </w:rPrChange>
                </w:rPr>
                <w:t xml:space="preserve">Deducción </w:t>
              </w:r>
              <w:r w:rsidRPr="7B69D6C6">
                <w:rPr>
                  <w:rFonts w:ascii="Arial Narrow" w:eastAsia="Arial Narrow" w:hAnsi="Arial Narrow" w:cs="Arial Narrow"/>
                  <w:sz w:val="22"/>
                  <w:szCs w:val="22"/>
                  <w:lang w:val="es-419"/>
                  <w:rPrChange w:id="1955" w:author="Usuario invitado" w:date="2026-05-26T19:58:00Z" w16du:dateUtc="2026-05-26T19:58:01Z">
                    <w:rPr>
                      <w:rFonts w:ascii="Arial" w:eastAsia="Arial" w:hAnsi="Arial" w:cs="Arial"/>
                      <w:sz w:val="22"/>
                      <w:szCs w:val="22"/>
                      <w:lang w:val="es-419"/>
                    </w:rPr>
                  </w:rPrChange>
                </w:rPr>
                <w:t>(incluida superdeducción)</w:t>
              </w:r>
            </w:ins>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Change w:id="1956" w:author="Usuario invitado" w:date="2026-05-26T19:58:00Z">
              <w:tcPr>
                <w:tcW w:w="72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4D16D61D" w14:textId="1D458757" w:rsidR="7B69D6C6" w:rsidRDefault="7B69D6C6">
            <w:pPr>
              <w:jc w:val="both"/>
              <w:rPr>
                <w:rFonts w:ascii="Arial Narrow" w:eastAsia="Arial Narrow" w:hAnsi="Arial Narrow" w:cs="Arial Narrow"/>
                <w:sz w:val="22"/>
                <w:szCs w:val="22"/>
                <w:lang w:val="es-MX"/>
                <w:rPrChange w:id="1957" w:author="Usuario invitado" w:date="2026-05-26T19:58:00Z">
                  <w:rPr>
                    <w:rFonts w:ascii="Arial" w:eastAsia="Arial" w:hAnsi="Arial" w:cs="Arial"/>
                    <w:sz w:val="22"/>
                    <w:szCs w:val="22"/>
                    <w:lang w:val="es-MX"/>
                  </w:rPr>
                </w:rPrChange>
              </w:rPr>
              <w:pPrChange w:id="1958" w:author="Usuario invitado" w:date="2026-05-26T19:57:00Z">
                <w:pPr/>
              </w:pPrChange>
            </w:pPr>
            <w:ins w:id="1959" w:author="Usuario invitado" w:date="2026-05-26T19:57:00Z" w16du:dateUtc="2026-05-26T19:57:47Z">
              <w:r w:rsidRPr="7B69D6C6">
                <w:rPr>
                  <w:rFonts w:ascii="Arial Narrow" w:eastAsia="Arial Narrow" w:hAnsi="Arial Narrow" w:cs="Arial Narrow"/>
                  <w:sz w:val="22"/>
                  <w:szCs w:val="22"/>
                  <w:lang w:val="es-MX"/>
                  <w:rPrChange w:id="1960" w:author="Usuario invitado" w:date="2026-05-26T19:58:00Z" w16du:dateUtc="2026-05-26T19:58:01Z">
                    <w:rPr>
                      <w:rFonts w:ascii="Arial" w:eastAsia="Arial" w:hAnsi="Arial" w:cs="Arial"/>
                      <w:sz w:val="22"/>
                      <w:szCs w:val="22"/>
                      <w:lang w:val="es-MX"/>
                    </w:rPr>
                  </w:rPrChange>
                </w:rPr>
                <w:t>X</w:t>
              </w:r>
            </w:ins>
          </w:p>
        </w:tc>
      </w:tr>
      <w:tr w:rsidR="7B69D6C6" w14:paraId="00D7C985" w14:textId="77777777" w:rsidTr="7B69D6C6">
        <w:trPr>
          <w:trHeight w:val="300"/>
          <w:ins w:id="1961" w:author="Usuario invitado" w:date="2026-05-26T19:57:00Z"/>
          <w:trPrChange w:id="1962" w:author="Usuario invitado" w:date="2026-05-26T19:58:00Z">
            <w:trPr>
              <w:gridAfter w:val="0"/>
              <w:trHeight w:val="300"/>
            </w:trPr>
          </w:trPrChange>
        </w:trPr>
        <w:tc>
          <w:tcPr>
            <w:tcW w:w="2130" w:type="dxa"/>
            <w:vMerge/>
            <w:tcBorders>
              <w:left w:val="single" w:sz="0" w:space="0" w:color="auto"/>
              <w:right w:val="single" w:sz="0" w:space="0" w:color="auto"/>
            </w:tcBorders>
            <w:vAlign w:val="center"/>
            <w:tcPrChange w:id="1963" w:author="Usuario invitado" w:date="2026-05-26T19:58:00Z">
              <w:tcPr>
                <w:tcW w:w="0" w:type="auto"/>
                <w:vMerge/>
              </w:tcPr>
            </w:tcPrChange>
          </w:tcPr>
          <w:p w14:paraId="24CDB71B" w14:textId="77777777" w:rsidR="00A51F3E" w:rsidRDefault="00A51F3E"/>
        </w:tc>
        <w:tc>
          <w:tcPr>
            <w:tcW w:w="5565" w:type="dxa"/>
            <w:tcBorders>
              <w:top w:val="single" w:sz="8" w:space="0" w:color="auto"/>
              <w:left w:val="nil"/>
              <w:bottom w:val="single" w:sz="8" w:space="0" w:color="auto"/>
              <w:right w:val="single" w:sz="8" w:space="0" w:color="auto"/>
            </w:tcBorders>
            <w:tcMar>
              <w:left w:w="108" w:type="dxa"/>
              <w:right w:w="108" w:type="dxa"/>
            </w:tcMar>
            <w:tcPrChange w:id="1964" w:author="Usuario invitado" w:date="2026-05-26T19:58:00Z">
              <w:tcPr>
                <w:tcW w:w="5835" w:type="dxa"/>
                <w:gridSpan w:val="2"/>
                <w:tcBorders>
                  <w:top w:val="single" w:sz="8" w:space="0" w:color="auto"/>
                  <w:left w:val="nil"/>
                  <w:bottom w:val="single" w:sz="8" w:space="0" w:color="auto"/>
                  <w:right w:val="single" w:sz="8" w:space="0" w:color="auto"/>
                </w:tcBorders>
                <w:tcMar>
                  <w:left w:w="108" w:type="dxa"/>
                  <w:right w:w="108" w:type="dxa"/>
                </w:tcMar>
              </w:tcPr>
            </w:tcPrChange>
          </w:tcPr>
          <w:p w14:paraId="02F55051" w14:textId="6159B441" w:rsidR="7B69D6C6" w:rsidRDefault="7B69D6C6">
            <w:pPr>
              <w:jc w:val="both"/>
              <w:rPr>
                <w:rFonts w:ascii="Arial Narrow" w:eastAsia="Arial Narrow" w:hAnsi="Arial Narrow" w:cs="Arial Narrow"/>
                <w:sz w:val="22"/>
                <w:szCs w:val="22"/>
                <w:lang w:val="es-MX"/>
                <w:rPrChange w:id="1965" w:author="Usuario invitado" w:date="2026-05-26T19:58:00Z">
                  <w:rPr>
                    <w:rFonts w:ascii="Arial" w:eastAsia="Arial" w:hAnsi="Arial" w:cs="Arial"/>
                    <w:sz w:val="22"/>
                    <w:szCs w:val="22"/>
                    <w:lang w:val="es-MX"/>
                  </w:rPr>
                </w:rPrChange>
              </w:rPr>
              <w:pPrChange w:id="1966" w:author="Usuario invitado" w:date="2026-05-26T19:57:00Z">
                <w:pPr/>
              </w:pPrChange>
            </w:pPr>
            <w:ins w:id="1967" w:author="Usuario invitado" w:date="2026-05-26T19:57:00Z" w16du:dateUtc="2026-05-26T19:57:47Z">
              <w:r w:rsidRPr="7B69D6C6">
                <w:rPr>
                  <w:rFonts w:ascii="Arial Narrow" w:eastAsia="Arial Narrow" w:hAnsi="Arial Narrow" w:cs="Arial Narrow"/>
                  <w:sz w:val="22"/>
                  <w:szCs w:val="22"/>
                  <w:lang w:val="es-MX"/>
                  <w:rPrChange w:id="1968" w:author="Usuario invitado" w:date="2026-05-26T19:58:00Z" w16du:dateUtc="2026-05-26T19:58:01Z">
                    <w:rPr>
                      <w:rFonts w:ascii="Arial" w:eastAsia="Arial" w:hAnsi="Arial" w:cs="Arial"/>
                      <w:sz w:val="22"/>
                      <w:szCs w:val="22"/>
                      <w:lang w:val="es-MX"/>
                    </w:rPr>
                  </w:rPrChange>
                </w:rPr>
                <w:t>Aceleración de Depreciación / Amortización de activos</w:t>
              </w:r>
            </w:ins>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Change w:id="1969" w:author="Usuario invitado" w:date="2026-05-26T19:58:00Z">
              <w:tcPr>
                <w:tcW w:w="72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74CEC8F5" w14:textId="60852FE9" w:rsidR="7B69D6C6" w:rsidRDefault="7B69D6C6">
            <w:pPr>
              <w:jc w:val="both"/>
              <w:rPr>
                <w:rFonts w:ascii="Arial Narrow" w:eastAsia="Arial Narrow" w:hAnsi="Arial Narrow" w:cs="Arial Narrow"/>
                <w:sz w:val="22"/>
                <w:szCs w:val="22"/>
                <w:lang w:val="es-MX"/>
                <w:rPrChange w:id="1970" w:author="Usuario invitado" w:date="2026-05-26T19:58:00Z">
                  <w:rPr>
                    <w:rFonts w:ascii="Arial" w:eastAsia="Arial" w:hAnsi="Arial" w:cs="Arial"/>
                    <w:sz w:val="22"/>
                    <w:szCs w:val="22"/>
                    <w:lang w:val="es-MX"/>
                  </w:rPr>
                </w:rPrChange>
              </w:rPr>
              <w:pPrChange w:id="1971" w:author="Usuario invitado" w:date="2026-05-26T19:57:00Z">
                <w:pPr/>
              </w:pPrChange>
            </w:pPr>
            <w:ins w:id="1972" w:author="Usuario invitado" w:date="2026-05-26T19:57:00Z" w16du:dateUtc="2026-05-26T19:57:47Z">
              <w:r w:rsidRPr="7B69D6C6">
                <w:rPr>
                  <w:rFonts w:ascii="Arial Narrow" w:eastAsia="Arial Narrow" w:hAnsi="Arial Narrow" w:cs="Arial Narrow"/>
                  <w:sz w:val="22"/>
                  <w:szCs w:val="22"/>
                  <w:lang w:val="es-MX"/>
                  <w:rPrChange w:id="1973" w:author="Usuario invitado" w:date="2026-05-26T19:58:00Z" w16du:dateUtc="2026-05-26T19:58:01Z">
                    <w:rPr>
                      <w:rFonts w:ascii="Arial" w:eastAsia="Arial" w:hAnsi="Arial" w:cs="Arial"/>
                      <w:sz w:val="22"/>
                      <w:szCs w:val="22"/>
                      <w:lang w:val="es-MX"/>
                    </w:rPr>
                  </w:rPrChange>
                </w:rPr>
                <w:t>X</w:t>
              </w:r>
            </w:ins>
          </w:p>
        </w:tc>
      </w:tr>
      <w:tr w:rsidR="7B69D6C6" w14:paraId="702D808F" w14:textId="77777777" w:rsidTr="7B69D6C6">
        <w:trPr>
          <w:trHeight w:val="300"/>
          <w:ins w:id="1974" w:author="Usuario invitado" w:date="2026-05-26T19:57:00Z"/>
          <w:trPrChange w:id="1975" w:author="Usuario invitado" w:date="2026-05-26T19:58:00Z">
            <w:trPr>
              <w:gridAfter w:val="0"/>
              <w:trHeight w:val="300"/>
            </w:trPr>
          </w:trPrChange>
        </w:trPr>
        <w:tc>
          <w:tcPr>
            <w:tcW w:w="2130" w:type="dxa"/>
            <w:vMerge/>
            <w:tcBorders>
              <w:left w:val="single" w:sz="0" w:space="0" w:color="auto"/>
              <w:bottom w:val="single" w:sz="0" w:space="0" w:color="auto"/>
              <w:right w:val="single" w:sz="0" w:space="0" w:color="auto"/>
            </w:tcBorders>
            <w:vAlign w:val="center"/>
            <w:tcPrChange w:id="1976" w:author="Usuario invitado" w:date="2026-05-26T19:58:00Z">
              <w:tcPr>
                <w:tcW w:w="0" w:type="auto"/>
                <w:vMerge/>
              </w:tcPr>
            </w:tcPrChange>
          </w:tcPr>
          <w:p w14:paraId="0D052B48" w14:textId="77777777" w:rsidR="00A51F3E" w:rsidRDefault="00A51F3E"/>
        </w:tc>
        <w:tc>
          <w:tcPr>
            <w:tcW w:w="5565" w:type="dxa"/>
            <w:tcBorders>
              <w:top w:val="single" w:sz="8" w:space="0" w:color="auto"/>
              <w:left w:val="nil"/>
              <w:bottom w:val="single" w:sz="8" w:space="0" w:color="auto"/>
              <w:right w:val="single" w:sz="8" w:space="0" w:color="auto"/>
            </w:tcBorders>
            <w:tcMar>
              <w:left w:w="108" w:type="dxa"/>
              <w:right w:w="108" w:type="dxa"/>
            </w:tcMar>
            <w:tcPrChange w:id="1977" w:author="Usuario invitado" w:date="2026-05-26T19:58:00Z">
              <w:tcPr>
                <w:tcW w:w="5835" w:type="dxa"/>
                <w:gridSpan w:val="2"/>
                <w:tcBorders>
                  <w:top w:val="single" w:sz="8" w:space="0" w:color="auto"/>
                  <w:left w:val="nil"/>
                  <w:bottom w:val="single" w:sz="8" w:space="0" w:color="auto"/>
                  <w:right w:val="single" w:sz="8" w:space="0" w:color="auto"/>
                </w:tcBorders>
                <w:tcMar>
                  <w:left w:w="108" w:type="dxa"/>
                  <w:right w:w="108" w:type="dxa"/>
                </w:tcMar>
              </w:tcPr>
            </w:tcPrChange>
          </w:tcPr>
          <w:p w14:paraId="1EA545EA" w14:textId="7BAE1523" w:rsidR="7B69D6C6" w:rsidRDefault="7B69D6C6">
            <w:pPr>
              <w:rPr>
                <w:rFonts w:ascii="Arial Narrow" w:eastAsia="Arial Narrow" w:hAnsi="Arial Narrow" w:cs="Arial Narrow"/>
                <w:sz w:val="22"/>
                <w:szCs w:val="22"/>
                <w:lang w:val="es-MX"/>
                <w:rPrChange w:id="1978" w:author="Usuario invitado" w:date="2026-05-26T19:58:00Z">
                  <w:rPr>
                    <w:rFonts w:ascii="Arial" w:eastAsia="Arial" w:hAnsi="Arial" w:cs="Arial"/>
                    <w:sz w:val="22"/>
                    <w:szCs w:val="22"/>
                    <w:lang w:val="es-MX"/>
                  </w:rPr>
                </w:rPrChange>
              </w:rPr>
            </w:pPr>
            <w:ins w:id="1979" w:author="Usuario invitado" w:date="2026-05-26T19:57:00Z" w16du:dateUtc="2026-05-26T19:57:47Z">
              <w:r w:rsidRPr="7B69D6C6">
                <w:rPr>
                  <w:rFonts w:ascii="Arial Narrow" w:eastAsia="Arial Narrow" w:hAnsi="Arial Narrow" w:cs="Arial Narrow"/>
                  <w:sz w:val="22"/>
                  <w:szCs w:val="22"/>
                  <w:lang w:val="es-MX"/>
                  <w:rPrChange w:id="1980" w:author="Usuario invitado" w:date="2026-05-26T19:58:00Z" w16du:dateUtc="2026-05-26T19:58:01Z">
                    <w:rPr>
                      <w:rFonts w:ascii="Arial" w:eastAsia="Arial" w:hAnsi="Arial" w:cs="Arial"/>
                      <w:sz w:val="22"/>
                      <w:szCs w:val="22"/>
                      <w:lang w:val="es-MX"/>
                    </w:rPr>
                  </w:rPrChange>
                </w:rPr>
                <w:t>Tasas de impuestos preferenciales/reducidas</w:t>
              </w:r>
            </w:ins>
          </w:p>
        </w:tc>
        <w:tc>
          <w:tcPr>
            <w:tcW w:w="1635" w:type="dxa"/>
            <w:tcBorders>
              <w:top w:val="single" w:sz="8" w:space="0" w:color="auto"/>
              <w:left w:val="single" w:sz="8" w:space="0" w:color="auto"/>
              <w:bottom w:val="single" w:sz="8" w:space="0" w:color="auto"/>
              <w:right w:val="single" w:sz="8" w:space="0" w:color="auto"/>
            </w:tcBorders>
            <w:tcMar>
              <w:left w:w="108" w:type="dxa"/>
              <w:right w:w="108" w:type="dxa"/>
            </w:tcMar>
            <w:tcPrChange w:id="1981" w:author="Usuario invitado" w:date="2026-05-26T19:58:00Z">
              <w:tcPr>
                <w:tcW w:w="720" w:type="dxa"/>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36092C42" w14:textId="34A74B87" w:rsidR="7B69D6C6" w:rsidRDefault="7B69D6C6">
            <w:pPr>
              <w:jc w:val="both"/>
              <w:rPr>
                <w:rFonts w:ascii="Arial Narrow" w:eastAsia="Arial Narrow" w:hAnsi="Arial Narrow" w:cs="Arial Narrow"/>
                <w:sz w:val="22"/>
                <w:szCs w:val="22"/>
                <w:lang w:val="es-MX"/>
                <w:rPrChange w:id="1982" w:author="Usuario invitado" w:date="2026-05-26T19:58:00Z">
                  <w:rPr>
                    <w:rFonts w:ascii="Arial" w:eastAsia="Arial" w:hAnsi="Arial" w:cs="Arial"/>
                    <w:sz w:val="22"/>
                    <w:szCs w:val="22"/>
                    <w:lang w:val="es-MX"/>
                  </w:rPr>
                </w:rPrChange>
              </w:rPr>
              <w:pPrChange w:id="1983" w:author="Usuario invitado" w:date="2026-05-26T19:57:00Z">
                <w:pPr/>
              </w:pPrChange>
            </w:pPr>
            <w:ins w:id="1984" w:author="Usuario invitado" w:date="2026-05-26T19:57:00Z" w16du:dateUtc="2026-05-26T19:57:47Z">
              <w:r w:rsidRPr="7B69D6C6">
                <w:rPr>
                  <w:rFonts w:ascii="Arial Narrow" w:eastAsia="Arial Narrow" w:hAnsi="Arial Narrow" w:cs="Arial Narrow"/>
                  <w:sz w:val="22"/>
                  <w:szCs w:val="22"/>
                  <w:lang w:val="es-MX"/>
                  <w:rPrChange w:id="1985" w:author="Usuario invitado" w:date="2026-05-26T19:58:00Z" w16du:dateUtc="2026-05-26T19:58:01Z">
                    <w:rPr>
                      <w:rFonts w:ascii="Arial" w:eastAsia="Arial" w:hAnsi="Arial" w:cs="Arial"/>
                      <w:sz w:val="22"/>
                      <w:szCs w:val="22"/>
                      <w:lang w:val="es-MX"/>
                    </w:rPr>
                  </w:rPrChange>
                </w:rPr>
                <w:t>X</w:t>
              </w:r>
            </w:ins>
          </w:p>
        </w:tc>
      </w:tr>
      <w:tr w:rsidR="7B69D6C6" w14:paraId="44A13CAA" w14:textId="77777777" w:rsidTr="7B69D6C6">
        <w:trPr>
          <w:trHeight w:val="300"/>
          <w:ins w:id="1986" w:author="Usuario invitado" w:date="2026-05-26T19:57:00Z"/>
          <w:trPrChange w:id="1987" w:author="Usuario invitado" w:date="2026-05-26T19:58:00Z">
            <w:trPr>
              <w:gridAfter w:val="0"/>
              <w:trHeight w:val="300"/>
            </w:trPr>
          </w:trPrChange>
        </w:trPr>
        <w:tc>
          <w:tcPr>
            <w:tcW w:w="2130" w:type="dxa"/>
            <w:tcBorders>
              <w:top w:val="nil"/>
              <w:left w:val="single" w:sz="8" w:space="0" w:color="auto"/>
              <w:bottom w:val="single" w:sz="8" w:space="0" w:color="auto"/>
              <w:right w:val="single" w:sz="8" w:space="0" w:color="auto"/>
            </w:tcBorders>
            <w:tcMar>
              <w:left w:w="108" w:type="dxa"/>
              <w:right w:w="108" w:type="dxa"/>
            </w:tcMar>
            <w:tcPrChange w:id="1988" w:author="Usuario invitado" w:date="2026-05-26T19:58:00Z">
              <w:tcPr>
                <w:tcW w:w="1860" w:type="dxa"/>
                <w:tcBorders>
                  <w:top w:val="nil"/>
                  <w:left w:val="single" w:sz="8" w:space="0" w:color="auto"/>
                  <w:bottom w:val="single" w:sz="8" w:space="0" w:color="auto"/>
                  <w:right w:val="single" w:sz="8" w:space="0" w:color="auto"/>
                </w:tcBorders>
                <w:tcMar>
                  <w:left w:w="108" w:type="dxa"/>
                  <w:right w:w="108" w:type="dxa"/>
                </w:tcMar>
              </w:tcPr>
            </w:tcPrChange>
          </w:tcPr>
          <w:p w14:paraId="2253A934" w14:textId="439864E5" w:rsidR="7B69D6C6" w:rsidRDefault="7B69D6C6">
            <w:pPr>
              <w:jc w:val="both"/>
              <w:rPr>
                <w:rFonts w:ascii="Arial Narrow" w:eastAsia="Arial Narrow" w:hAnsi="Arial Narrow" w:cs="Arial Narrow"/>
                <w:b/>
                <w:bCs/>
                <w:sz w:val="22"/>
                <w:szCs w:val="22"/>
                <w:lang w:val="es-MX"/>
                <w:rPrChange w:id="1989" w:author="Usuario invitado" w:date="2026-05-26T19:58:00Z">
                  <w:rPr>
                    <w:rFonts w:ascii="Arial" w:eastAsia="Arial" w:hAnsi="Arial" w:cs="Arial"/>
                    <w:b/>
                    <w:bCs/>
                    <w:sz w:val="22"/>
                    <w:szCs w:val="22"/>
                    <w:lang w:val="es-MX"/>
                  </w:rPr>
                </w:rPrChange>
              </w:rPr>
              <w:pPrChange w:id="1990" w:author="Usuario invitado" w:date="2026-05-26T19:57:00Z">
                <w:pPr/>
              </w:pPrChange>
            </w:pPr>
            <w:ins w:id="1991" w:author="Usuario invitado" w:date="2026-05-26T19:57:00Z" w16du:dateUtc="2026-05-26T19:57:47Z">
              <w:r w:rsidRPr="7B69D6C6">
                <w:rPr>
                  <w:rFonts w:ascii="Arial Narrow" w:eastAsia="Arial Narrow" w:hAnsi="Arial Narrow" w:cs="Arial Narrow"/>
                  <w:b/>
                  <w:bCs/>
                  <w:sz w:val="22"/>
                  <w:szCs w:val="22"/>
                  <w:lang w:val="es-MX"/>
                  <w:rPrChange w:id="1992" w:author="Usuario invitado" w:date="2026-05-26T19:58:00Z" w16du:dateUtc="2026-05-26T19:58:01Z">
                    <w:rPr>
                      <w:rFonts w:ascii="Arial" w:eastAsia="Arial" w:hAnsi="Arial" w:cs="Arial"/>
                      <w:b/>
                      <w:bCs/>
                      <w:sz w:val="22"/>
                      <w:szCs w:val="22"/>
                      <w:lang w:val="es-MX"/>
                    </w:rPr>
                  </w:rPrChange>
                </w:rPr>
                <w:t>Marco Legal</w:t>
              </w:r>
            </w:ins>
          </w:p>
        </w:tc>
        <w:tc>
          <w:tcPr>
            <w:tcW w:w="7200" w:type="dxa"/>
            <w:gridSpan w:val="2"/>
            <w:tcBorders>
              <w:top w:val="single" w:sz="8" w:space="0" w:color="auto"/>
              <w:left w:val="single" w:sz="8" w:space="0" w:color="auto"/>
              <w:bottom w:val="single" w:sz="8" w:space="0" w:color="auto"/>
              <w:right w:val="single" w:sz="8" w:space="0" w:color="auto"/>
            </w:tcBorders>
            <w:tcMar>
              <w:left w:w="108" w:type="dxa"/>
              <w:right w:w="108" w:type="dxa"/>
            </w:tcMar>
            <w:tcPrChange w:id="1993" w:author="Usuario invitado" w:date="2026-05-26T19:58:00Z">
              <w:tcPr>
                <w:tcW w:w="6555" w:type="dxa"/>
                <w:gridSpan w:val="3"/>
                <w:tcBorders>
                  <w:top w:val="single" w:sz="8" w:space="0" w:color="auto"/>
                  <w:left w:val="single" w:sz="8" w:space="0" w:color="auto"/>
                  <w:bottom w:val="single" w:sz="8" w:space="0" w:color="auto"/>
                  <w:right w:val="single" w:sz="8" w:space="0" w:color="auto"/>
                </w:tcBorders>
                <w:tcMar>
                  <w:left w:w="108" w:type="dxa"/>
                  <w:right w:w="108" w:type="dxa"/>
                </w:tcMar>
              </w:tcPr>
            </w:tcPrChange>
          </w:tcPr>
          <w:p w14:paraId="4FA49DC8" w14:textId="16BB8EB3" w:rsidR="7B69D6C6" w:rsidRDefault="7B69D6C6">
            <w:pPr>
              <w:jc w:val="both"/>
              <w:rPr>
                <w:rFonts w:ascii="Arial Narrow" w:eastAsia="Arial Narrow" w:hAnsi="Arial Narrow" w:cs="Arial Narrow"/>
                <w:sz w:val="22"/>
                <w:szCs w:val="22"/>
                <w:lang w:val="es-MX"/>
                <w:rPrChange w:id="1994" w:author="Usuario invitado" w:date="2026-05-26T19:58:00Z">
                  <w:rPr>
                    <w:rFonts w:ascii="Arial" w:eastAsia="Arial" w:hAnsi="Arial" w:cs="Arial"/>
                    <w:sz w:val="22"/>
                    <w:szCs w:val="22"/>
                    <w:lang w:val="es-MX"/>
                  </w:rPr>
                </w:rPrChange>
              </w:rPr>
              <w:pPrChange w:id="1995" w:author="Usuario invitado" w:date="2026-05-26T19:57:00Z">
                <w:pPr/>
              </w:pPrChange>
            </w:pPr>
          </w:p>
        </w:tc>
      </w:tr>
    </w:tbl>
    <w:p w14:paraId="6022B7CD" w14:textId="02815594" w:rsidR="7B69D6C6" w:rsidRDefault="7B69D6C6" w:rsidP="7B69D6C6">
      <w:pPr>
        <w:jc w:val="both"/>
        <w:rPr>
          <w:rFonts w:ascii="Arial Narrow" w:hAnsi="Arial Narrow"/>
          <w:sz w:val="22"/>
          <w:szCs w:val="22"/>
          <w:lang w:val="es-CO"/>
        </w:rPr>
      </w:pPr>
    </w:p>
    <w:p w14:paraId="5411A18E" w14:textId="77777777" w:rsidR="00CE36C3" w:rsidRPr="00012D3F" w:rsidRDefault="7B69D6C6" w:rsidP="00CE36C3">
      <w:pPr>
        <w:jc w:val="both"/>
        <w:rPr>
          <w:ins w:id="1996" w:author="Usuario invitado" w:date="2026-05-26T19:58:00Z" w16du:dateUtc="2026-05-26T19:58:17Z"/>
          <w:lang w:val="es-ES"/>
          <w:rPrChange w:id="1997" w:author="Gonzalo Castellanos" w:date="2026-05-29T12:04:00Z" w16du:dateUtc="2026-05-29T16:04:00Z">
            <w:rPr>
              <w:ins w:id="1998" w:author="Usuario invitado" w:date="2026-05-26T19:58:00Z" w16du:dateUtc="2026-05-26T19:58:17Z"/>
            </w:rPr>
          </w:rPrChange>
        </w:rPr>
      </w:pPr>
      <w:r w:rsidRPr="7B69D6C6">
        <w:rPr>
          <w:rFonts w:ascii="Arial Narrow" w:hAnsi="Arial Narrow"/>
          <w:b/>
          <w:bCs/>
          <w:sz w:val="22"/>
          <w:szCs w:val="22"/>
          <w:lang w:val="es-CO"/>
        </w:rPr>
        <w:t>2. Diseño y alcance del incentivo tributario a la I+D+i</w:t>
      </w:r>
    </w:p>
    <w:p w14:paraId="4C185295" w14:textId="034088F5" w:rsidR="7B69D6C6" w:rsidRDefault="7B69D6C6" w:rsidP="7B69D6C6">
      <w:pPr>
        <w:jc w:val="both"/>
        <w:rPr>
          <w:rFonts w:ascii="Arial Narrow" w:hAnsi="Arial Narrow"/>
          <w:b/>
          <w:bCs/>
          <w:sz w:val="22"/>
          <w:szCs w:val="22"/>
          <w:lang w:val="es-CO"/>
        </w:rPr>
      </w:pPr>
    </w:p>
    <w:p w14:paraId="436F991B" w14:textId="77777777" w:rsidR="00CE36C3" w:rsidRPr="00012D3F" w:rsidRDefault="7B69D6C6" w:rsidP="00CE36C3">
      <w:pPr>
        <w:jc w:val="both"/>
        <w:rPr>
          <w:ins w:id="1999" w:author="Usuario invitado" w:date="2026-05-26T19:58:00Z" w16du:dateUtc="2026-05-26T19:58:18Z"/>
          <w:lang w:val="es-ES"/>
          <w:rPrChange w:id="2000" w:author="Gonzalo Castellanos" w:date="2026-05-29T12:04:00Z" w16du:dateUtc="2026-05-29T16:04:00Z">
            <w:rPr>
              <w:ins w:id="2001" w:author="Usuario invitado" w:date="2026-05-26T19:58:00Z" w16du:dateUtc="2026-05-26T19:58:18Z"/>
            </w:rPr>
          </w:rPrChange>
        </w:rPr>
      </w:pPr>
      <w:r w:rsidRPr="7B69D6C6">
        <w:rPr>
          <w:rFonts w:ascii="Arial Narrow" w:hAnsi="Arial Narrow"/>
          <w:sz w:val="22"/>
          <w:szCs w:val="22"/>
          <w:lang w:val="es-CO"/>
        </w:rPr>
        <w:t>El objetivo del incentivo es apoyar la realización sistemática de actividades de investigación, desarrollo e innovación tecnológica por parte del sector productivo, promoviendo el aumento de la inversión privada en I+D+i y su traducción en mejoras de productos, procesos y servicios. El instrumento se orienta exclusivamente al ámbito productivo y no establece priorizaciones sectoriales, tecnológicas ni territoriales, permitiendo que las decisiones de inversión sean determinadas por las propias empresas.</w:t>
      </w:r>
    </w:p>
    <w:p w14:paraId="3F6E392F" w14:textId="67BBE17B" w:rsidR="7B69D6C6" w:rsidRDefault="7B69D6C6" w:rsidP="7B69D6C6">
      <w:pPr>
        <w:jc w:val="both"/>
        <w:rPr>
          <w:rFonts w:ascii="Arial Narrow" w:hAnsi="Arial Narrow"/>
          <w:sz w:val="22"/>
          <w:szCs w:val="22"/>
          <w:lang w:val="es-CO"/>
        </w:rPr>
      </w:pPr>
    </w:p>
    <w:p w14:paraId="3735DBD4" w14:textId="77777777" w:rsidR="00CE36C3" w:rsidRPr="00012D3F" w:rsidRDefault="00CE36C3" w:rsidP="00CE36C3">
      <w:pPr>
        <w:jc w:val="both"/>
        <w:rPr>
          <w:ins w:id="2002" w:author="Usuario invitado" w:date="2026-05-26T19:58:00Z" w16du:dateUtc="2026-05-26T19:58:19Z"/>
          <w:lang w:val="es-ES"/>
          <w:rPrChange w:id="2003" w:author="Gonzalo Castellanos" w:date="2026-05-29T12:04:00Z" w16du:dateUtc="2026-05-29T16:04:00Z">
            <w:rPr>
              <w:ins w:id="2004" w:author="Usuario invitado" w:date="2026-05-26T19:58:00Z" w16du:dateUtc="2026-05-26T19:58:19Z"/>
            </w:rPr>
          </w:rPrChange>
        </w:rPr>
      </w:pPr>
      <w:r w:rsidRPr="00623B49">
        <w:rPr>
          <w:rFonts w:ascii="Arial Narrow" w:hAnsi="Arial Narrow"/>
          <w:sz w:val="22"/>
          <w:szCs w:val="22"/>
          <w:lang w:val="es-CO"/>
        </w:rPr>
        <w:t>Los beneficiarios del incentivo son personas jurídicas sujetas al régimen tributario de lucro real que mantengan regularidad fiscal y hayan obtenido utilidades en el ejercicio correspondiente. La posibilidad de aplicar el beneficio está condicionada a la existencia de lucro imponible, dado que no se permite el arrastre de las deducciones a ejercicios fiscales posteriores</w:t>
      </w:r>
      <w:commentRangeStart w:id="2005"/>
      <w:r w:rsidRPr="00623B49">
        <w:rPr>
          <w:rFonts w:ascii="Arial Narrow" w:hAnsi="Arial Narrow"/>
          <w:sz w:val="22"/>
          <w:szCs w:val="22"/>
          <w:lang w:val="es-CO"/>
        </w:rPr>
        <w:t>. El acceso al incentivo es de carácter ex post, de modo que las empresas aplican el beneficio directamente en su contabilidad y presentan una declaración informativa anual ante el Ministerio de Ciencia, Tecnología e Innovación mediante el formulario FORMP&amp;D antes del 31 de julio del año siguiente al ejercicio en que se realizaron los gastos</w:t>
      </w:r>
      <w:r>
        <w:rPr>
          <w:rFonts w:ascii="Arial Narrow" w:hAnsi="Arial Narrow"/>
          <w:sz w:val="22"/>
          <w:szCs w:val="22"/>
          <w:lang w:val="es-CO"/>
        </w:rPr>
        <w:t xml:space="preserve"> </w:t>
      </w:r>
      <w:sdt>
        <w:sdtPr>
          <w:rPr>
            <w:rFonts w:ascii="Arial Narrow" w:hAnsi="Arial Narrow"/>
            <w:sz w:val="22"/>
            <w:szCs w:val="22"/>
            <w:lang w:val="es-CO"/>
          </w:rPr>
          <w:id w:val="1779528079"/>
          <w:citation/>
        </w:sdtPr>
        <w:sdtEndPr/>
        <w:sdtContent>
          <w:r>
            <w:rPr>
              <w:rFonts w:ascii="Arial Narrow" w:hAnsi="Arial Narrow"/>
              <w:sz w:val="22"/>
              <w:szCs w:val="22"/>
              <w:lang w:val="es-CO"/>
            </w:rPr>
            <w:fldChar w:fldCharType="begin"/>
          </w:r>
          <w:r w:rsidRPr="00712FC7">
            <w:rPr>
              <w:rFonts w:ascii="Arial Narrow" w:hAnsi="Arial Narrow"/>
              <w:sz w:val="22"/>
              <w:szCs w:val="22"/>
              <w:lang w:val="es-CO"/>
            </w:rPr>
            <w:instrText xml:space="preserve"> CITATION MCT23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O que é a Lei do Bem, 2023)</w:t>
          </w:r>
          <w:r>
            <w:rPr>
              <w:rFonts w:ascii="Arial Narrow" w:hAnsi="Arial Narrow"/>
              <w:sz w:val="22"/>
              <w:szCs w:val="22"/>
              <w:lang w:val="es-CO"/>
            </w:rPr>
            <w:fldChar w:fldCharType="end"/>
          </w:r>
        </w:sdtContent>
      </w:sdt>
      <w:r w:rsidRPr="00623B49">
        <w:rPr>
          <w:rFonts w:ascii="Arial Narrow" w:hAnsi="Arial Narrow"/>
          <w:sz w:val="22"/>
          <w:szCs w:val="22"/>
          <w:lang w:val="es-CO"/>
        </w:rPr>
        <w:t>.</w:t>
      </w:r>
      <w:commentRangeEnd w:id="2005"/>
      <w:r w:rsidRPr="00012D3F">
        <w:rPr>
          <w:rStyle w:val="CommentReference"/>
          <w:sz w:val="24"/>
          <w:szCs w:val="24"/>
          <w:lang w:val="es-ES"/>
          <w:rPrChange w:id="2006" w:author="Gonzalo Castellanos" w:date="2026-05-29T12:04:00Z" w16du:dateUtc="2026-05-29T16:04:00Z">
            <w:rPr>
              <w:rStyle w:val="CommentReference"/>
              <w:sz w:val="24"/>
              <w:szCs w:val="24"/>
            </w:rPr>
          </w:rPrChange>
        </w:rPr>
        <w:commentReference w:id="2005"/>
      </w:r>
    </w:p>
    <w:p w14:paraId="1A682319" w14:textId="10E28355" w:rsidR="7B69D6C6" w:rsidRDefault="7B69D6C6" w:rsidP="7B69D6C6">
      <w:pPr>
        <w:jc w:val="both"/>
        <w:rPr>
          <w:rFonts w:ascii="Arial Narrow" w:hAnsi="Arial Narrow"/>
          <w:sz w:val="22"/>
          <w:szCs w:val="22"/>
          <w:lang w:val="es-CO"/>
        </w:rPr>
      </w:pPr>
    </w:p>
    <w:p w14:paraId="6F3A0B37" w14:textId="77777777" w:rsidR="00CE36C3" w:rsidRPr="00012D3F" w:rsidRDefault="00CE36C3" w:rsidP="00CE36C3">
      <w:pPr>
        <w:jc w:val="both"/>
        <w:rPr>
          <w:ins w:id="2007" w:author="Usuario invitado" w:date="2026-05-26T19:58:00Z" w16du:dateUtc="2026-05-26T19:58:23Z"/>
          <w:lang w:val="es-ES"/>
          <w:rPrChange w:id="2008" w:author="Gonzalo Castellanos" w:date="2026-05-29T12:04:00Z" w16du:dateUtc="2026-05-29T16:04:00Z">
            <w:rPr>
              <w:ins w:id="2009" w:author="Usuario invitado" w:date="2026-05-26T19:58:00Z" w16du:dateUtc="2026-05-26T19:58:23Z"/>
            </w:rPr>
          </w:rPrChange>
        </w:rPr>
      </w:pPr>
      <w:r w:rsidRPr="00652824">
        <w:rPr>
          <w:rFonts w:ascii="Arial Narrow" w:hAnsi="Arial Narrow"/>
          <w:sz w:val="22"/>
          <w:szCs w:val="22"/>
          <w:lang w:val="es-CO"/>
        </w:rPr>
        <w:t>Las actividades elegibles se definen de acuerdo con los criterios del Manual de Frascati e incluyen la investigación básica dirigida, la investigación aplicada y el desarrollo experimental orientado a la creación o mejora significativa de productos, procesos o sistemas. Se excluyen las actividades rutinarias, administrativas o comerciales que no impliquen desafíos tecnológicos ni avances científicos verificables</w:t>
      </w:r>
      <w:r>
        <w:rPr>
          <w:rFonts w:ascii="Arial Narrow" w:hAnsi="Arial Narrow"/>
          <w:sz w:val="22"/>
          <w:szCs w:val="22"/>
          <w:lang w:val="es-CO"/>
        </w:rPr>
        <w:t xml:space="preserve"> </w:t>
      </w:r>
      <w:sdt>
        <w:sdtPr>
          <w:rPr>
            <w:rFonts w:ascii="Arial Narrow" w:hAnsi="Arial Narrow"/>
            <w:sz w:val="22"/>
            <w:szCs w:val="22"/>
            <w:lang w:val="es-CO"/>
          </w:rPr>
          <w:id w:val="-1470052964"/>
          <w:citation/>
        </w:sdtPr>
        <w:sdtEndPr/>
        <w:sdtContent>
          <w:r>
            <w:rPr>
              <w:rFonts w:ascii="Arial Narrow" w:hAnsi="Arial Narrow"/>
              <w:sz w:val="22"/>
              <w:szCs w:val="22"/>
              <w:lang w:val="es-CO"/>
            </w:rPr>
            <w:fldChar w:fldCharType="begin"/>
          </w:r>
          <w:r w:rsidRPr="00D71737">
            <w:rPr>
              <w:rFonts w:ascii="Arial Narrow" w:hAnsi="Arial Narrow"/>
              <w:sz w:val="22"/>
              <w:szCs w:val="22"/>
              <w:lang w:val="es-CO"/>
            </w:rPr>
            <w:instrText xml:space="preserve"> CITATION MCT23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O que é a Lei do Bem, 2023)</w:t>
          </w:r>
          <w:r>
            <w:rPr>
              <w:rFonts w:ascii="Arial Narrow" w:hAnsi="Arial Narrow"/>
              <w:sz w:val="22"/>
              <w:szCs w:val="22"/>
              <w:lang w:val="es-CO"/>
            </w:rPr>
            <w:fldChar w:fldCharType="end"/>
          </w:r>
        </w:sdtContent>
      </w:sdt>
      <w:r w:rsidRPr="00652824">
        <w:rPr>
          <w:rFonts w:ascii="Arial Narrow" w:hAnsi="Arial Narrow"/>
          <w:sz w:val="22"/>
          <w:szCs w:val="22"/>
          <w:lang w:val="es-CO"/>
        </w:rPr>
        <w:t>.</w:t>
      </w:r>
    </w:p>
    <w:p w14:paraId="19630307" w14:textId="46340318" w:rsidR="7B69D6C6" w:rsidRDefault="7B69D6C6" w:rsidP="7B69D6C6">
      <w:pPr>
        <w:jc w:val="both"/>
        <w:rPr>
          <w:rFonts w:ascii="Arial Narrow" w:hAnsi="Arial Narrow"/>
          <w:sz w:val="22"/>
          <w:szCs w:val="22"/>
          <w:lang w:val="es-CO"/>
        </w:rPr>
      </w:pPr>
    </w:p>
    <w:p w14:paraId="20CD3D56" w14:textId="77777777" w:rsidR="00CE36C3" w:rsidRPr="00012D3F" w:rsidRDefault="00CE36C3" w:rsidP="00CE36C3">
      <w:pPr>
        <w:jc w:val="both"/>
        <w:rPr>
          <w:ins w:id="2010" w:author="Usuario invitado" w:date="2026-05-26T19:58:00Z" w16du:dateUtc="2026-05-26T19:58:24Z"/>
          <w:lang w:val="es-ES"/>
          <w:rPrChange w:id="2011" w:author="Gonzalo Castellanos" w:date="2026-05-29T12:04:00Z" w16du:dateUtc="2026-05-29T16:04:00Z">
            <w:rPr>
              <w:ins w:id="2012" w:author="Usuario invitado" w:date="2026-05-26T19:58:00Z" w16du:dateUtc="2026-05-26T19:58:24Z"/>
            </w:rPr>
          </w:rPrChange>
        </w:rPr>
      </w:pPr>
      <w:r w:rsidRPr="00652824">
        <w:rPr>
          <w:rFonts w:ascii="Arial Narrow" w:hAnsi="Arial Narrow"/>
          <w:sz w:val="22"/>
          <w:szCs w:val="22"/>
          <w:lang w:val="es-CO"/>
        </w:rPr>
        <w:t>En términos de gastos cubiertos, el incentivo permite la exclusión de la base imponible del impuesto sobre la renta de las personas jurídicas y de la contribución social sobre el lucro neto de un 60% de los gastos operativos en I+D+i. Este porcentaje puede incrementarse mediante bonos adicionales, alcanzando hasta un 20% adicional en función del aumento neto de investigadores contratados y otro 20% adicional en casos de concesión de patentes o registro de cultivares. Complementariamente, el instrumento contempla la reducción del 50% del impuesto sobre productos industrializados en la adquisición de maquinaria y equipos destinados a I+D+i, la depreciación y amortización acelerada integral de activos vinculados a estas actividades en el año de adquisición, y la aplicación de una alícuota cero del impuesto a la renta retenido en la fuente sobre remesas al exterior destinadas al mantenimiento de patentes y marcas</w:t>
      </w:r>
      <w:r>
        <w:rPr>
          <w:rFonts w:ascii="Arial Narrow" w:hAnsi="Arial Narrow"/>
          <w:sz w:val="22"/>
          <w:szCs w:val="22"/>
          <w:lang w:val="es-CO"/>
        </w:rPr>
        <w:t xml:space="preserve"> </w:t>
      </w:r>
      <w:sdt>
        <w:sdtPr>
          <w:rPr>
            <w:rFonts w:ascii="Arial Narrow" w:hAnsi="Arial Narrow"/>
            <w:sz w:val="22"/>
            <w:szCs w:val="22"/>
            <w:lang w:val="es-CO"/>
          </w:rPr>
          <w:id w:val="-1697222503"/>
          <w:citation/>
        </w:sdtPr>
        <w:sdtEndPr/>
        <w:sdtContent>
          <w:r>
            <w:rPr>
              <w:rFonts w:ascii="Arial Narrow" w:hAnsi="Arial Narrow"/>
              <w:sz w:val="22"/>
              <w:szCs w:val="22"/>
              <w:lang w:val="es-CO"/>
            </w:rPr>
            <w:fldChar w:fldCharType="begin"/>
          </w:r>
          <w:r w:rsidRPr="006D2B0F">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652824">
        <w:rPr>
          <w:rFonts w:ascii="Arial Narrow" w:hAnsi="Arial Narrow"/>
          <w:sz w:val="22"/>
          <w:szCs w:val="22"/>
          <w:lang w:val="es-CO"/>
        </w:rPr>
        <w:t>.</w:t>
      </w:r>
    </w:p>
    <w:p w14:paraId="08B53C14" w14:textId="52920683" w:rsidR="7B69D6C6" w:rsidRDefault="7B69D6C6" w:rsidP="7B69D6C6">
      <w:pPr>
        <w:jc w:val="both"/>
        <w:rPr>
          <w:rFonts w:ascii="Arial Narrow" w:hAnsi="Arial Narrow"/>
          <w:sz w:val="22"/>
          <w:szCs w:val="22"/>
          <w:lang w:val="es-CO"/>
        </w:rPr>
      </w:pPr>
    </w:p>
    <w:p w14:paraId="7CB6C58F" w14:textId="77777777" w:rsidR="00CE36C3" w:rsidRPr="00652824" w:rsidRDefault="00CE36C3" w:rsidP="00CE36C3">
      <w:pPr>
        <w:jc w:val="both"/>
        <w:rPr>
          <w:rFonts w:ascii="Arial Narrow" w:hAnsi="Arial Narrow"/>
          <w:sz w:val="22"/>
          <w:szCs w:val="22"/>
          <w:lang w:val="es-CO"/>
        </w:rPr>
      </w:pPr>
      <w:r w:rsidRPr="00652824">
        <w:rPr>
          <w:rFonts w:ascii="Arial Narrow" w:hAnsi="Arial Narrow"/>
          <w:sz w:val="22"/>
          <w:szCs w:val="22"/>
          <w:lang w:val="es-CO"/>
        </w:rPr>
        <w:t>El diseño del incentivo se caracteriza por su neutralidad y alcance multisectorial, al ser aplicable a empresas de cualquier sector y región del país, aunque su focalización efectiva se encuentra determinada por el régimen tributario, lo que excluye de facto a una parte significativa de micro y pequeñas empresas. La certificación técnica de las actividades declaradas corresponde al Ministerio de Ciencia, Tecnología e Innovación con el apoyo de comités técnicos especializados. El incentivo debe utilizarse dentro del mismo ejercicio fiscal en que se ejecutan los gastos, sin posibilidad de utilización en períodos futuros, aunque existen iniciativas legislativas orientadas a modificar esta restricción.</w:t>
      </w:r>
    </w:p>
    <w:p w14:paraId="0AC5FD6F" w14:textId="77777777" w:rsidR="00CE36C3" w:rsidRPr="00012D3F" w:rsidRDefault="00CE36C3" w:rsidP="00CE36C3">
      <w:pPr>
        <w:jc w:val="both"/>
        <w:rPr>
          <w:lang w:val="es-ES"/>
          <w:rPrChange w:id="2013" w:author="Gonzalo Castellanos" w:date="2026-05-29T12:04:00Z" w16du:dateUtc="2026-05-29T16:04:00Z">
            <w:rPr/>
          </w:rPrChange>
        </w:rPr>
      </w:pPr>
      <w:r w:rsidRPr="00652824">
        <w:rPr>
          <w:rFonts w:ascii="Arial Narrow" w:hAnsi="Arial Narrow"/>
          <w:sz w:val="22"/>
          <w:szCs w:val="22"/>
          <w:lang w:val="es-CO"/>
        </w:rPr>
        <w:t xml:space="preserve">En los últimos años, el instrumento ha incorporado ajustes orientados a modernizar sus mecanismos de reporte y evaluación, incluyendo la actualización del formulario </w:t>
      </w:r>
      <w:r>
        <w:rPr>
          <w:rFonts w:ascii="Arial Narrow" w:hAnsi="Arial Narrow"/>
          <w:sz w:val="22"/>
          <w:szCs w:val="22"/>
          <w:lang w:val="es-CO"/>
        </w:rPr>
        <w:t>(</w:t>
      </w:r>
      <w:r w:rsidRPr="00652824">
        <w:rPr>
          <w:rFonts w:ascii="Arial Narrow" w:hAnsi="Arial Narrow"/>
          <w:sz w:val="22"/>
          <w:szCs w:val="22"/>
          <w:lang w:val="es-CO"/>
        </w:rPr>
        <w:t>FORMP&amp;D</w:t>
      </w:r>
      <w:r>
        <w:rPr>
          <w:rFonts w:ascii="Arial Narrow" w:hAnsi="Arial Narrow"/>
          <w:sz w:val="22"/>
          <w:szCs w:val="22"/>
          <w:lang w:val="es-CO"/>
        </w:rPr>
        <w:t>)</w:t>
      </w:r>
      <w:r w:rsidRPr="00652824">
        <w:rPr>
          <w:rFonts w:ascii="Arial Narrow" w:hAnsi="Arial Narrow"/>
          <w:sz w:val="22"/>
          <w:szCs w:val="22"/>
          <w:lang w:val="es-CO"/>
        </w:rPr>
        <w:t xml:space="preserve"> con criterios de madurez tecnológica, alineación con objetivos de desarrollo sostenible y mejoras en la trazabilidad de los costos, así como la introducción de esquemas de reconocimiento de evaluaciones previas realizadas por otros programas públicos, con el fin de fortalecer la seguridad jurídica y la consistencia técnica del instrumento</w:t>
      </w:r>
      <w:sdt>
        <w:sdtPr>
          <w:rPr>
            <w:rFonts w:ascii="Arial Narrow" w:hAnsi="Arial Narrow"/>
            <w:sz w:val="22"/>
            <w:szCs w:val="22"/>
            <w:lang w:val="es-CO"/>
          </w:rPr>
          <w:id w:val="2006319684"/>
          <w:citation/>
        </w:sdtPr>
        <w:sdtEndPr/>
        <w:sdtContent>
          <w:r>
            <w:rPr>
              <w:rFonts w:ascii="Arial Narrow" w:hAnsi="Arial Narrow"/>
              <w:sz w:val="22"/>
              <w:szCs w:val="22"/>
              <w:lang w:val="es-CO"/>
            </w:rPr>
            <w:fldChar w:fldCharType="begin"/>
          </w:r>
          <w:r w:rsidRPr="00030628">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652824">
        <w:rPr>
          <w:rFonts w:ascii="Arial Narrow" w:hAnsi="Arial Narrow"/>
          <w:sz w:val="22"/>
          <w:szCs w:val="22"/>
          <w:lang w:val="es-CO"/>
        </w:rPr>
        <w:t>.</w:t>
      </w:r>
    </w:p>
    <w:p w14:paraId="5BA197F5" w14:textId="6B1F6DEF" w:rsidR="01FC00B7" w:rsidRDefault="01FC00B7" w:rsidP="01FC00B7">
      <w:pPr>
        <w:jc w:val="both"/>
        <w:rPr>
          <w:rFonts w:ascii="Arial Narrow" w:hAnsi="Arial Narrow"/>
          <w:sz w:val="22"/>
          <w:szCs w:val="22"/>
          <w:lang w:val="es-CO"/>
        </w:rPr>
      </w:pPr>
    </w:p>
    <w:p w14:paraId="68982FD0" w14:textId="77777777" w:rsidR="00CE36C3" w:rsidRPr="00012D3F" w:rsidRDefault="01FC00B7" w:rsidP="00CE36C3">
      <w:pPr>
        <w:jc w:val="both"/>
        <w:rPr>
          <w:lang w:val="es-ES"/>
          <w:rPrChange w:id="2014" w:author="Gonzalo Castellanos" w:date="2026-05-29T12:04:00Z" w16du:dateUtc="2026-05-29T16:04:00Z">
            <w:rPr/>
          </w:rPrChange>
        </w:rPr>
      </w:pPr>
      <w:r w:rsidRPr="01FC00B7">
        <w:rPr>
          <w:rFonts w:ascii="Arial Narrow" w:hAnsi="Arial Narrow"/>
          <w:b/>
          <w:bCs/>
          <w:sz w:val="22"/>
          <w:szCs w:val="22"/>
          <w:lang w:val="es-CO"/>
        </w:rPr>
        <w:t xml:space="preserve">3. Arreglos institucionales y funcionamiento operativo del </w:t>
      </w:r>
      <w:commentRangeStart w:id="2015"/>
      <w:r w:rsidRPr="01FC00B7">
        <w:rPr>
          <w:rFonts w:ascii="Arial Narrow" w:hAnsi="Arial Narrow"/>
          <w:b/>
          <w:bCs/>
          <w:sz w:val="22"/>
          <w:szCs w:val="22"/>
          <w:lang w:val="es-CO"/>
        </w:rPr>
        <w:t>incentivo</w:t>
      </w:r>
      <w:commentRangeEnd w:id="2015"/>
      <w:r w:rsidR="00CE36C3" w:rsidRPr="00012D3F">
        <w:rPr>
          <w:rStyle w:val="CommentReference"/>
          <w:sz w:val="24"/>
          <w:szCs w:val="24"/>
          <w:lang w:val="es-ES"/>
          <w:rPrChange w:id="2016" w:author="Gonzalo Castellanos" w:date="2026-05-29T12:04:00Z" w16du:dateUtc="2026-05-29T16:04:00Z">
            <w:rPr>
              <w:rStyle w:val="CommentReference"/>
              <w:sz w:val="24"/>
              <w:szCs w:val="24"/>
            </w:rPr>
          </w:rPrChange>
        </w:rPr>
        <w:commentReference w:id="2015"/>
      </w:r>
    </w:p>
    <w:p w14:paraId="22102811" w14:textId="0E3ABB69" w:rsidR="01FC00B7" w:rsidRDefault="01FC00B7" w:rsidP="01FC00B7">
      <w:pPr>
        <w:jc w:val="both"/>
        <w:rPr>
          <w:rFonts w:ascii="Arial Narrow" w:hAnsi="Arial Narrow"/>
          <w:b/>
          <w:bCs/>
          <w:sz w:val="22"/>
          <w:szCs w:val="22"/>
          <w:lang w:val="es-CO"/>
        </w:rPr>
      </w:pPr>
    </w:p>
    <w:p w14:paraId="0ACC72DF" w14:textId="11DBE6D3" w:rsidR="7B69D6C6" w:rsidRPr="00012D3F" w:rsidRDefault="7B69D6C6" w:rsidP="7B69D6C6">
      <w:pPr>
        <w:jc w:val="both"/>
        <w:rPr>
          <w:ins w:id="2017" w:author="Usuario invitado" w:date="2026-05-26T20:02:00Z" w16du:dateUtc="2026-05-26T20:02:06Z"/>
          <w:lang w:val="es-ES"/>
          <w:rPrChange w:id="2018" w:author="Gonzalo Castellanos" w:date="2026-05-29T12:04:00Z" w16du:dateUtc="2026-05-29T16:04:00Z">
            <w:rPr>
              <w:ins w:id="2019" w:author="Usuario invitado" w:date="2026-05-26T20:02:00Z" w16du:dateUtc="2026-05-26T20:02:06Z"/>
            </w:rPr>
          </w:rPrChange>
        </w:rPr>
      </w:pPr>
      <w:del w:id="2020" w:author="Usuario invitado" w:date="2026-05-26T20:02:00Z" w16du:dateUtc="2026-05-26T20:02:01Z">
        <w:r w:rsidRPr="7B69D6C6" w:rsidDel="7B69D6C6">
          <w:rPr>
            <w:rFonts w:ascii="Arial Narrow" w:hAnsi="Arial Narrow"/>
            <w:sz w:val="22"/>
            <w:szCs w:val="22"/>
            <w:lang w:val="es-CO"/>
          </w:rPr>
          <w:delText xml:space="preserve">El funcionamiento operativo de la </w:delText>
        </w:r>
        <w:r w:rsidRPr="7B69D6C6" w:rsidDel="7B69D6C6">
          <w:rPr>
            <w:rFonts w:ascii="Arial Narrow" w:hAnsi="Arial Narrow"/>
            <w:i/>
            <w:iCs/>
            <w:sz w:val="22"/>
            <w:szCs w:val="22"/>
            <w:lang w:val="es-CO"/>
          </w:rPr>
          <w:delText>Lei do Bem</w:delText>
        </w:r>
        <w:r w:rsidRPr="7B69D6C6" w:rsidDel="7B69D6C6">
          <w:rPr>
            <w:rFonts w:ascii="Arial Narrow" w:hAnsi="Arial Narrow"/>
            <w:sz w:val="22"/>
            <w:szCs w:val="22"/>
            <w:lang w:val="es-CO"/>
          </w:rPr>
          <w:delText xml:space="preserve"> se basa en un esquema de utilización directa del incentivo por parte de las empresas, sin necesidad de una solicitud previa ni de una ventanilla formal de postulación. El beneficio se aplica sobre los gastos efectivamente ejecutados en actividades de investigación, desarrollo e innovación tecnológica, y puede ser utilizado por las empresas de manera inmediata en sus declaraciones tributarias correspondientes al ejercicio fiscal en curso. Esta aplicación puede reflejarse en los pagos mensuales o trimestrales de los tributos correspondientes, en función de la estructura de cumplimiento fiscal de cada empresa. Posteriormente, las empresas deben informar y documentar dichas inversiones ante el Ministerio de Ciencia, Tecnología e Innovación (MCTI), que realiza la validación técnica de las actividades y gastos declarados. La fiscalización del correcto uso del incentivo corresponde a la autoridad tributaria, en un esquema que separa la aplicación inicial del beneficio de su verificación técnica y fiscal posterior.</w:delText>
        </w:r>
      </w:del>
      <w:ins w:id="2021" w:author="Usuario invitado" w:date="2026-05-26T20:02:00Z" w16du:dateUtc="2026-05-26T20:02:01Z">
        <w:r w:rsidRPr="7B69D6C6">
          <w:rPr>
            <w:rFonts w:ascii="Arial Narrow" w:eastAsia="Arial Narrow" w:hAnsi="Arial Narrow" w:cs="Arial Narrow"/>
            <w:sz w:val="22"/>
            <w:szCs w:val="22"/>
            <w:lang w:val="es-CO"/>
          </w:rPr>
          <w:t xml:space="preserve"> La gobernanza de la Lei do Bem se basa en un modelo de responsabilidad compartida entre la autoridad científica y la autoridad fiscal, orientado a combinar especialización técnica en la evaluación de los proyectos con rigor en el control tributario. En este esquema, el Ministerio de Ciencia, Tecnología e Innovación (MCTI) actúa como autoridad gestora del incentivo y responsable de la validación técnico-científica de las actividades declaradas. Esta función se canaliza principalmente a través de la Secretaría de Desarrollo Tecnológico e Innovación (SETEC), encargada de coordinar el análisis de mérito y verificar que los proyectos cumplan con los requisitos de investigación, desarrollo e innovación (PD&amp;I).</w:t>
        </w:r>
      </w:ins>
    </w:p>
    <w:p w14:paraId="082C63BA" w14:textId="0F3B456B" w:rsidR="7B69D6C6" w:rsidRDefault="7B69D6C6" w:rsidP="7B69D6C6">
      <w:pPr>
        <w:jc w:val="both"/>
        <w:rPr>
          <w:ins w:id="2022" w:author="Usuario invitado" w:date="2026-05-26T20:02:00Z" w16du:dateUtc="2026-05-26T20:02:08Z"/>
          <w:rFonts w:ascii="Arial Narrow" w:eastAsia="Arial Narrow" w:hAnsi="Arial Narrow" w:cs="Arial Narrow"/>
          <w:sz w:val="22"/>
          <w:szCs w:val="22"/>
          <w:lang w:val="es-CO"/>
        </w:rPr>
      </w:pPr>
    </w:p>
    <w:p w14:paraId="49E964DA" w14:textId="6BB5F4AC" w:rsidR="7B69D6C6" w:rsidRPr="00012D3F" w:rsidRDefault="7B69D6C6">
      <w:pPr>
        <w:jc w:val="both"/>
        <w:rPr>
          <w:ins w:id="2023" w:author="Usuario invitado" w:date="2026-05-26T20:02:00Z" w16du:dateUtc="2026-05-26T20:02:10Z"/>
          <w:lang w:val="es-ES"/>
          <w:rPrChange w:id="2024" w:author="Gonzalo Castellanos" w:date="2026-05-29T12:04:00Z" w16du:dateUtc="2026-05-29T16:04:00Z">
            <w:rPr>
              <w:ins w:id="2025" w:author="Usuario invitado" w:date="2026-05-26T20:02:00Z" w16du:dateUtc="2026-05-26T20:02:10Z"/>
            </w:rPr>
          </w:rPrChange>
        </w:rPr>
        <w:pPrChange w:id="2026" w:author="Usuario invitado" w:date="2026-05-26T20:02:00Z">
          <w:pPr/>
        </w:pPrChange>
      </w:pPr>
      <w:ins w:id="2027" w:author="Usuario invitado" w:date="2026-05-26T20:02:00Z" w16du:dateUtc="2026-05-26T20:02:01Z">
        <w:r w:rsidRPr="7B69D6C6">
          <w:rPr>
            <w:rFonts w:ascii="Arial Narrow" w:eastAsia="Arial Narrow" w:hAnsi="Arial Narrow" w:cs="Arial Narrow"/>
            <w:sz w:val="22"/>
            <w:szCs w:val="22"/>
            <w:lang w:val="es-CO"/>
          </w:rPr>
          <w:t xml:space="preserve">Para fortalecer esta evaluación, el MCTI cuenta con el apoyo de los </w:t>
        </w:r>
        <w:r w:rsidRPr="7B69D6C6">
          <w:rPr>
            <w:rFonts w:ascii="Arial Narrow" w:eastAsia="Arial Narrow" w:hAnsi="Arial Narrow" w:cs="Arial Narrow"/>
            <w:sz w:val="22"/>
            <w:szCs w:val="22"/>
            <w:lang w:val="es-CO"/>
            <w:rPrChange w:id="2028" w:author="Usuario invitado" w:date="2026-05-26T20:02:00Z" w16du:dateUtc="2026-05-26T20:02:05Z">
              <w:rPr>
                <w:rFonts w:ascii="Arial Narrow" w:eastAsia="Arial Narrow" w:hAnsi="Arial Narrow" w:cs="Arial Narrow"/>
                <w:b/>
                <w:bCs/>
                <w:sz w:val="22"/>
                <w:szCs w:val="22"/>
                <w:lang w:val="es-CO"/>
              </w:rPr>
            </w:rPrChange>
          </w:rPr>
          <w:t>Comitês de Apoio</w:t>
        </w:r>
        <w:r w:rsidRPr="7B69D6C6">
          <w:rPr>
            <w:rFonts w:ascii="Arial Narrow" w:eastAsia="Arial Narrow" w:hAnsi="Arial Narrow" w:cs="Arial Narrow"/>
            <w:sz w:val="22"/>
            <w:szCs w:val="22"/>
            <w:lang w:val="es-CO"/>
          </w:rPr>
          <w:t xml:space="preserve"> Técnico (CAT), integrados por investigadores de universidades e institutos públicos de investigación. Estos comités cumplen una función consultiva y especializada, al aportar criterio académico y técnico para calificar la naturaleza innovadora de los proyectos evaluados.</w:t>
        </w:r>
      </w:ins>
    </w:p>
    <w:p w14:paraId="499A4339" w14:textId="250DFD00" w:rsidR="7B69D6C6" w:rsidRDefault="7B69D6C6" w:rsidP="7B69D6C6">
      <w:pPr>
        <w:jc w:val="both"/>
        <w:rPr>
          <w:ins w:id="2029" w:author="Usuario invitado" w:date="2026-05-26T20:02:00Z" w16du:dateUtc="2026-05-26T20:02:01Z"/>
          <w:rFonts w:ascii="Arial Narrow" w:eastAsia="Arial Narrow" w:hAnsi="Arial Narrow" w:cs="Arial Narrow"/>
          <w:sz w:val="22"/>
          <w:szCs w:val="22"/>
          <w:lang w:val="es-CO"/>
        </w:rPr>
      </w:pPr>
    </w:p>
    <w:p w14:paraId="68BA815B" w14:textId="3775F757" w:rsidR="7B69D6C6" w:rsidRPr="00012D3F" w:rsidRDefault="7B69D6C6">
      <w:pPr>
        <w:jc w:val="both"/>
        <w:rPr>
          <w:ins w:id="2030" w:author="Usuario invitado" w:date="2026-05-26T20:02:00Z" w16du:dateUtc="2026-05-26T20:02:12Z"/>
          <w:lang w:val="es-ES"/>
          <w:rPrChange w:id="2031" w:author="Gonzalo Castellanos" w:date="2026-05-29T12:04:00Z" w16du:dateUtc="2026-05-29T16:04:00Z">
            <w:rPr>
              <w:ins w:id="2032" w:author="Usuario invitado" w:date="2026-05-26T20:02:00Z" w16du:dateUtc="2026-05-26T20:02:12Z"/>
            </w:rPr>
          </w:rPrChange>
        </w:rPr>
        <w:pPrChange w:id="2033" w:author="Usuario invitado" w:date="2026-05-26T20:02:00Z">
          <w:pPr/>
        </w:pPrChange>
      </w:pPr>
      <w:ins w:id="2034" w:author="Usuario invitado" w:date="2026-05-26T20:02:00Z" w16du:dateUtc="2026-05-26T20:02:01Z">
        <w:r w:rsidRPr="7B69D6C6">
          <w:rPr>
            <w:rFonts w:ascii="Arial Narrow" w:eastAsia="Arial Narrow" w:hAnsi="Arial Narrow" w:cs="Arial Narrow"/>
            <w:sz w:val="22"/>
            <w:szCs w:val="22"/>
            <w:lang w:val="es-CO"/>
          </w:rPr>
          <w:t xml:space="preserve">Por su parte, la </w:t>
        </w:r>
        <w:r w:rsidRPr="7B69D6C6">
          <w:rPr>
            <w:rFonts w:ascii="Arial Narrow" w:eastAsia="Arial Narrow" w:hAnsi="Arial Narrow" w:cs="Arial Narrow"/>
            <w:sz w:val="22"/>
            <w:szCs w:val="22"/>
            <w:lang w:val="es-CO"/>
            <w:rPrChange w:id="2035" w:author="Usuario invitado" w:date="2026-05-26T20:02:00Z" w16du:dateUtc="2026-05-26T20:02:05Z">
              <w:rPr>
                <w:rFonts w:ascii="Arial Narrow" w:eastAsia="Arial Narrow" w:hAnsi="Arial Narrow" w:cs="Arial Narrow"/>
                <w:b/>
                <w:bCs/>
                <w:sz w:val="22"/>
                <w:szCs w:val="22"/>
                <w:lang w:val="es-CO"/>
              </w:rPr>
            </w:rPrChange>
          </w:rPr>
          <w:t>Receita</w:t>
        </w:r>
        <w:r w:rsidRPr="7B69D6C6">
          <w:rPr>
            <w:rFonts w:ascii="Arial Narrow" w:eastAsia="Arial Narrow" w:hAnsi="Arial Narrow" w:cs="Arial Narrow"/>
            <w:sz w:val="22"/>
            <w:szCs w:val="22"/>
            <w:lang w:val="es-CO"/>
          </w:rPr>
          <w:t xml:space="preserve"> Federal do Brasil (RFB), adscrita al Ministerio de Hacienda, conserva la competencia de fiscalización y control tributario final. Su función consiste en verificar la regularidad contable de las empresas y la correcta aplicación de las deducciones en el Impuesto de Renta de las Personas Jurídicas (IRPJ) y la Contribución Social sobre la Renta Líquida (CSLL). Aunque su actuación se apoya en los pareceres técnicos emitidos por el MCTI, la RFB mantiene la potestad de inspeccionar la realidad, trazabilidad y consistencia fiscal de los gastos declarados.</w:t>
        </w:r>
      </w:ins>
    </w:p>
    <w:p w14:paraId="005D6545" w14:textId="1DFD815B" w:rsidR="7B69D6C6" w:rsidRDefault="7B69D6C6" w:rsidP="7B69D6C6">
      <w:pPr>
        <w:jc w:val="both"/>
        <w:rPr>
          <w:ins w:id="2036" w:author="Usuario invitado" w:date="2026-05-26T20:02:00Z" w16du:dateUtc="2026-05-26T20:02:01Z"/>
          <w:rFonts w:ascii="Arial Narrow" w:eastAsia="Arial Narrow" w:hAnsi="Arial Narrow" w:cs="Arial Narrow"/>
          <w:sz w:val="22"/>
          <w:szCs w:val="22"/>
          <w:lang w:val="es-CO"/>
        </w:rPr>
      </w:pPr>
    </w:p>
    <w:p w14:paraId="20F911FB" w14:textId="61E0ABFA" w:rsidR="7B69D6C6" w:rsidRDefault="7B69D6C6">
      <w:pPr>
        <w:jc w:val="both"/>
        <w:rPr>
          <w:ins w:id="2037" w:author="Usuario invitado" w:date="2026-05-26T20:02:00Z" w16du:dateUtc="2026-05-26T20:02:01Z"/>
          <w:rFonts w:ascii="Arial Narrow" w:eastAsia="Arial Narrow" w:hAnsi="Arial Narrow" w:cs="Arial Narrow"/>
          <w:sz w:val="22"/>
          <w:szCs w:val="22"/>
          <w:lang w:val="es-CO"/>
        </w:rPr>
        <w:pPrChange w:id="2038" w:author="Usuario invitado" w:date="2026-05-26T20:02:00Z">
          <w:pPr/>
        </w:pPrChange>
      </w:pPr>
      <w:ins w:id="2039" w:author="Usuario invitado" w:date="2026-05-26T20:02:00Z" w16du:dateUtc="2026-05-26T20:02:01Z">
        <w:r w:rsidRPr="7B69D6C6">
          <w:rPr>
            <w:rFonts w:ascii="Arial Narrow" w:eastAsia="Arial Narrow" w:hAnsi="Arial Narrow" w:cs="Arial Narrow"/>
            <w:sz w:val="22"/>
            <w:szCs w:val="22"/>
            <w:lang w:val="es-CO"/>
          </w:rPr>
          <w:t xml:space="preserve">El modelo también incorpora instancias de coordinación interministerial en las que participan el MCTI, el Ministerio de Hacienda, la Receita Federal y el Ministerio de Desarrollo, Industria, Comercio y Servicios (MDIC). Estos espacios buscan alinear el incentivo con las prioridades de política industrial, como la </w:t>
        </w:r>
        <w:r w:rsidRPr="7B69D6C6">
          <w:rPr>
            <w:rFonts w:ascii="Arial Narrow" w:eastAsia="Arial Narrow" w:hAnsi="Arial Narrow" w:cs="Arial Narrow"/>
            <w:sz w:val="22"/>
            <w:szCs w:val="22"/>
            <w:lang w:val="es-CO"/>
            <w:rPrChange w:id="2040" w:author="Usuario invitado" w:date="2026-05-26T20:02:00Z" w16du:dateUtc="2026-05-26T20:02:05Z">
              <w:rPr>
                <w:rFonts w:ascii="Arial Narrow" w:eastAsia="Arial Narrow" w:hAnsi="Arial Narrow" w:cs="Arial Narrow"/>
                <w:b/>
                <w:bCs/>
                <w:sz w:val="22"/>
                <w:szCs w:val="22"/>
                <w:lang w:val="es-CO"/>
              </w:rPr>
            </w:rPrChange>
          </w:rPr>
          <w:t>Nova Indústria</w:t>
        </w:r>
        <w:r w:rsidRPr="7B69D6C6">
          <w:rPr>
            <w:rFonts w:ascii="Arial Narrow" w:eastAsia="Arial Narrow" w:hAnsi="Arial Narrow" w:cs="Arial Narrow"/>
            <w:sz w:val="22"/>
            <w:szCs w:val="22"/>
            <w:lang w:val="es-CO"/>
          </w:rPr>
          <w:t xml:space="preserve"> Brasil</w:t>
        </w:r>
      </w:ins>
      <w:ins w:id="2041" w:author="Usuario invitado" w:date="2026-05-26T20:02:00Z" w16du:dateUtc="2026-05-26T20:02:14Z">
        <w:r w:rsidRPr="7B69D6C6">
          <w:rPr>
            <w:rFonts w:ascii="Arial Narrow" w:eastAsia="Arial Narrow" w:hAnsi="Arial Narrow" w:cs="Arial Narrow"/>
            <w:sz w:val="22"/>
            <w:szCs w:val="22"/>
            <w:lang w:val="es-CO"/>
          </w:rPr>
          <w:t xml:space="preserve">, y proponer ajustes normativos u operativos para mejorar el funcionamiento del instrumento. </w:t>
        </w:r>
      </w:ins>
      <w:ins w:id="2042" w:author="Usuario invitado" w:date="2026-05-26T20:02:00Z" w16du:dateUtc="2026-05-26T20:02:01Z">
        <w:r w:rsidRPr="7B69D6C6">
          <w:rPr>
            <w:rFonts w:ascii="Arial Narrow" w:eastAsia="Arial Narrow" w:hAnsi="Arial Narrow" w:cs="Arial Narrow"/>
            <w:sz w:val="22"/>
            <w:szCs w:val="22"/>
            <w:lang w:val="es-CO"/>
          </w:rPr>
          <w:t>Finalmente, el sistema se complementa con capacidades de apoyo estratégico y monitoreo. El Centro de Gestión y Estudios Estratégicos (CGEE) colabora con la SETEC en la implementación del Observatorio de Fomento a la Innovación (OFI), orientado a mapear el impacto del incentivo en el ecosistema nacional.</w:t>
        </w:r>
      </w:ins>
    </w:p>
    <w:p w14:paraId="0ED0B5CC" w14:textId="3496AE90" w:rsidR="7B69D6C6" w:rsidRDefault="7B69D6C6" w:rsidP="7B69D6C6">
      <w:pPr>
        <w:jc w:val="both"/>
        <w:rPr>
          <w:rFonts w:ascii="Arial Narrow" w:hAnsi="Arial Narrow"/>
          <w:sz w:val="22"/>
          <w:szCs w:val="22"/>
          <w:lang w:val="es-CO"/>
        </w:rPr>
      </w:pPr>
    </w:p>
    <w:p w14:paraId="7634F4CD" w14:textId="0F9EDE93" w:rsidR="01FC00B7" w:rsidRDefault="01FC00B7" w:rsidP="01FC00B7">
      <w:pPr>
        <w:jc w:val="both"/>
        <w:rPr>
          <w:rFonts w:ascii="Arial Narrow" w:hAnsi="Arial Narrow"/>
          <w:sz w:val="22"/>
          <w:szCs w:val="22"/>
          <w:lang w:val="es-CO"/>
        </w:rPr>
      </w:pPr>
    </w:p>
    <w:p w14:paraId="10AB7AB4" w14:textId="77777777" w:rsidR="00CE36C3" w:rsidRPr="00776B47" w:rsidRDefault="00CE36C3" w:rsidP="00CE36C3">
      <w:pPr>
        <w:jc w:val="both"/>
        <w:rPr>
          <w:rFonts w:ascii="Arial Narrow" w:hAnsi="Arial Narrow"/>
          <w:b/>
          <w:bCs/>
          <w:sz w:val="22"/>
          <w:szCs w:val="22"/>
          <w:lang w:val="es-CO"/>
        </w:rPr>
      </w:pPr>
      <w:r w:rsidRPr="00776B47">
        <w:rPr>
          <w:rFonts w:ascii="Arial Narrow" w:hAnsi="Arial Narrow"/>
          <w:b/>
          <w:bCs/>
          <w:sz w:val="22"/>
          <w:szCs w:val="22"/>
          <w:lang w:val="es-CO"/>
        </w:rPr>
        <w:t>3.1. Requisitos generales de acceso</w:t>
      </w:r>
    </w:p>
    <w:p w14:paraId="1D8EF50E" w14:textId="77777777" w:rsidR="00CE36C3" w:rsidRPr="00012D3F" w:rsidRDefault="01FC00B7" w:rsidP="00CE36C3">
      <w:pPr>
        <w:jc w:val="both"/>
        <w:rPr>
          <w:lang w:val="es-ES"/>
          <w:rPrChange w:id="2043" w:author="Gonzalo Castellanos" w:date="2026-05-29T12:04:00Z" w16du:dateUtc="2026-05-29T16:04:00Z">
            <w:rPr/>
          </w:rPrChange>
        </w:rPr>
      </w:pPr>
      <w:r w:rsidRPr="01FC00B7">
        <w:rPr>
          <w:rFonts w:ascii="Arial Narrow" w:hAnsi="Arial Narrow"/>
          <w:sz w:val="22"/>
          <w:szCs w:val="22"/>
          <w:lang w:val="es-CO"/>
        </w:rPr>
        <w:t>El diseño del instrumento permite solo el acceso a las personas jurídicas que tributan bajo el régimen de lucro real, quedando excluidas aquellas que operan bajo los regímenes de lucro presumido o Simples Nacional. Adicionalmente, la empresa debe haber obtenido utilidades en el ejercicio fiscal correspondiente, dado que el diseño del instrumento no permite la utilización del beneficio en períodos con pérdidas ni su arrastre a ejercicios futuros. Es requisito indispensable mantener regularidad fiscal durante todo el período de uso del incentivo. Desde el punto de vista operativo, las empresas deben asegurar la adecuada identificación, registro y trazabilidad contable de los gastos asociados a actividades de investigación, desarrollo e innovación tecnológica, de manera consistente con las definiciones establecidas en la normativa.</w:t>
      </w:r>
    </w:p>
    <w:p w14:paraId="2BE53A22" w14:textId="0D698B3A" w:rsidR="01FC00B7" w:rsidRDefault="01FC00B7" w:rsidP="01FC00B7">
      <w:pPr>
        <w:jc w:val="both"/>
        <w:rPr>
          <w:rFonts w:ascii="Arial Narrow" w:hAnsi="Arial Narrow"/>
          <w:sz w:val="22"/>
          <w:szCs w:val="22"/>
          <w:lang w:val="es-CO"/>
        </w:rPr>
      </w:pPr>
    </w:p>
    <w:p w14:paraId="105BCD44" w14:textId="77777777" w:rsidR="00CE36C3" w:rsidRPr="00776B47" w:rsidRDefault="00CE36C3" w:rsidP="00CE36C3">
      <w:pPr>
        <w:jc w:val="both"/>
        <w:rPr>
          <w:rFonts w:ascii="Arial Narrow" w:hAnsi="Arial Narrow"/>
          <w:b/>
          <w:bCs/>
          <w:sz w:val="22"/>
          <w:szCs w:val="22"/>
          <w:lang w:val="es-CO"/>
        </w:rPr>
      </w:pPr>
      <w:r w:rsidRPr="00776B47">
        <w:rPr>
          <w:rFonts w:ascii="Arial Narrow" w:hAnsi="Arial Narrow"/>
          <w:b/>
          <w:bCs/>
          <w:sz w:val="22"/>
          <w:szCs w:val="22"/>
          <w:lang w:val="es-CO"/>
        </w:rPr>
        <w:t xml:space="preserve">3.2. Modalidades de </w:t>
      </w:r>
      <w:commentRangeStart w:id="2044"/>
      <w:r w:rsidRPr="00776B47">
        <w:rPr>
          <w:rFonts w:ascii="Arial Narrow" w:hAnsi="Arial Narrow"/>
          <w:b/>
          <w:bCs/>
          <w:sz w:val="22"/>
          <w:szCs w:val="22"/>
          <w:lang w:val="es-CO"/>
        </w:rPr>
        <w:t>acceso</w:t>
      </w:r>
      <w:commentRangeEnd w:id="2044"/>
      <w:r w:rsidR="009B40F1" w:rsidRPr="00776B47">
        <w:rPr>
          <w:rStyle w:val="CommentReference"/>
          <w:rFonts w:ascii="Arial Narrow" w:hAnsi="Arial Narrow"/>
          <w:b/>
          <w:bCs/>
          <w:sz w:val="22"/>
          <w:szCs w:val="22"/>
          <w:lang w:val="es-CO"/>
        </w:rPr>
        <w:commentReference w:id="2044"/>
      </w:r>
    </w:p>
    <w:p w14:paraId="2CDE5F81" w14:textId="77777777" w:rsidR="00CE36C3" w:rsidRDefault="00CE36C3" w:rsidP="00CE36C3">
      <w:pPr>
        <w:jc w:val="both"/>
        <w:rPr>
          <w:del w:id="2045" w:author="Usuario invitado" w:date="2026-05-26T20:03:00Z" w16du:dateUtc="2026-05-26T20:03:57Z"/>
          <w:rFonts w:ascii="Arial Narrow" w:hAnsi="Arial Narrow"/>
          <w:sz w:val="22"/>
          <w:szCs w:val="22"/>
          <w:lang w:val="es-CO"/>
        </w:rPr>
      </w:pPr>
      <w:del w:id="2046" w:author="Usuario invitado" w:date="2026-05-26T20:03:00Z" w16du:dateUtc="2026-05-26T20:03:57Z">
        <w:r w:rsidRPr="7B69D6C6" w:rsidDel="7B69D6C6">
          <w:rPr>
            <w:rFonts w:ascii="Arial Narrow" w:hAnsi="Arial Narrow"/>
            <w:sz w:val="22"/>
            <w:szCs w:val="22"/>
            <w:lang w:val="es-CO"/>
          </w:rPr>
          <w:delText xml:space="preserve">La aplicación del incentivo se realiza directamente a través de las declaraciones tributarias de las empresas, una vez ejecutados los gastos elegibles en actividades de I+D+i. El beneficio se refleja en la determinación de la base imponible del impuesto sobre la renta y de la contribución social sobre el lucro neto, así como en otros tratamientos tributarios específicos previstos en la ley. Los incrementos adicionales del beneficio, asociados a la contratación de investigadores o a la obtención de patentes y registros tecnológicos, se reconocen sobre la base de hechos verificables que deben ser debidamente reportados y sustentados por la empresa. </w:delText>
        </w:r>
        <w:commentRangeStart w:id="2047"/>
        <w:r w:rsidRPr="7B69D6C6" w:rsidDel="7B69D6C6">
          <w:rPr>
            <w:rFonts w:ascii="Arial Narrow" w:hAnsi="Arial Narrow"/>
            <w:sz w:val="22"/>
            <w:szCs w:val="22"/>
            <w:lang w:val="es-CO"/>
          </w:rPr>
          <w:delText>Con posterioridad a la aplicación del beneficio, las empresas deben presentar una declaración informativa anual ante el Ministerio de Ciencia, Tecnología e Innovación mediante el formulario FORMP&amp;D, dentro del plazo establecido, detallando las actividades y gastos correspondientes al ejercicio fiscal anterior. Esta modalidad separa el momento de uso del incentivo del proceso de verificación técnica posterior.</w:delText>
        </w:r>
      </w:del>
      <w:commentRangeEnd w:id="2047"/>
      <w:r>
        <w:rPr>
          <w:rStyle w:val="CommentReference"/>
          <w:rFonts w:ascii="Arial Narrow" w:hAnsi="Arial Narrow"/>
          <w:sz w:val="22"/>
          <w:szCs w:val="22"/>
          <w:lang w:val="es-CO"/>
        </w:rPr>
        <w:commentReference w:id="2047"/>
      </w:r>
    </w:p>
    <w:p w14:paraId="6A029B5F" w14:textId="77777777" w:rsidR="00CE36C3" w:rsidRPr="00D96A33" w:rsidRDefault="00CE36C3" w:rsidP="00CE36C3">
      <w:pPr>
        <w:jc w:val="both"/>
        <w:rPr>
          <w:del w:id="2048" w:author="Usuario invitado" w:date="2026-05-26T20:03:00Z" w16du:dateUtc="2026-05-26T20:03:57Z"/>
          <w:rFonts w:ascii="Arial Narrow" w:hAnsi="Arial Narrow"/>
          <w:sz w:val="22"/>
          <w:szCs w:val="22"/>
          <w:lang w:val="es-CO"/>
        </w:rPr>
      </w:pPr>
      <w:del w:id="2049" w:author="Usuario invitado" w:date="2026-05-26T20:03:00Z" w16du:dateUtc="2026-05-26T20:03:57Z">
        <w:r w:rsidRPr="7B69D6C6" w:rsidDel="7B69D6C6">
          <w:rPr>
            <w:rFonts w:ascii="Arial Narrow" w:hAnsi="Arial Narrow"/>
            <w:sz w:val="22"/>
            <w:szCs w:val="22"/>
            <w:lang w:val="es-CO"/>
          </w:rPr>
          <w:delText xml:space="preserve">El formulario FORMP&amp;D constituye el instrumento electrónico oficial mediante el cual las empresas que utilizan los incentivos de la </w:delText>
        </w:r>
        <w:r w:rsidRPr="7B69D6C6" w:rsidDel="7B69D6C6">
          <w:rPr>
            <w:rFonts w:ascii="Arial Narrow" w:hAnsi="Arial Narrow"/>
            <w:i/>
            <w:iCs/>
            <w:sz w:val="22"/>
            <w:szCs w:val="22"/>
            <w:lang w:val="es-CO"/>
          </w:rPr>
          <w:delText>Lei do Bem</w:delText>
        </w:r>
        <w:r w:rsidRPr="7B69D6C6" w:rsidDel="7B69D6C6">
          <w:rPr>
            <w:rFonts w:ascii="Arial Narrow" w:hAnsi="Arial Narrow"/>
            <w:sz w:val="22"/>
            <w:szCs w:val="22"/>
            <w:lang w:val="es-CO"/>
          </w:rPr>
          <w:delText xml:space="preserve"> rinden cuentas anualmente ante el Ministerio de Ciencia, Tecnología e Innovación. Su presentación es obligatoria para todas las empresas que hayan aplicado el beneficio y debe realizarse de manera electrónica antes del 31 de julio de cada año, informando las actividades y gastos ejecutados en el ejercicio fiscal inmediatamente anterior. El acceso al sistema se realiza a través de la plataforma gestionada por el MCTI, y la responsabilidad inicial recae en el representante legal de la empresa, quien puede delegar funciones de diligenciamiento a otros responsables internos.</w:delText>
        </w:r>
      </w:del>
    </w:p>
    <w:p w14:paraId="010F7E9B" w14:textId="77777777" w:rsidR="00CE36C3" w:rsidRPr="00012D3F" w:rsidRDefault="00CE36C3" w:rsidP="00CE36C3">
      <w:pPr>
        <w:jc w:val="both"/>
        <w:rPr>
          <w:ins w:id="2050" w:author="Usuario invitado" w:date="2026-05-26T20:04:00Z" w16du:dateUtc="2026-05-26T20:04:25Z"/>
          <w:lang w:val="es-ES"/>
          <w:rPrChange w:id="2051" w:author="Gonzalo Castellanos" w:date="2026-05-29T12:04:00Z" w16du:dateUtc="2026-05-29T16:04:00Z">
            <w:rPr>
              <w:ins w:id="2052" w:author="Usuario invitado" w:date="2026-05-26T20:04:00Z" w16du:dateUtc="2026-05-26T20:04:25Z"/>
            </w:rPr>
          </w:rPrChange>
        </w:rPr>
      </w:pPr>
      <w:del w:id="2053" w:author="Usuario invitado" w:date="2026-05-26T20:03:00Z" w16du:dateUtc="2026-05-26T20:03:57Z">
        <w:r w:rsidRPr="7B69D6C6" w:rsidDel="7B69D6C6">
          <w:rPr>
            <w:rFonts w:ascii="Arial Narrow" w:hAnsi="Arial Narrow"/>
            <w:sz w:val="22"/>
            <w:szCs w:val="22"/>
            <w:lang w:val="es-CO"/>
          </w:rPr>
          <w:delText xml:space="preserve">El FORMP&amp;D exige un nivel elevado de desagregación técnica y contable. Las empresas deben describir cada proyecto de investigación, desarrollo e innovación tecnológica, clasificar las actividades según las categorías del Manual de Frascati, indicar los niveles de madurez tecnológica inicial y final, detallar los recursos humanos involucrados, desagregar los gastos por tipo y fuente de financiamiento, y reportar resultados asociados a propiedad intelectual. En sus versiones más recientes, el formulario incorpora información adicional sobre alineación con objetivos de desarrollo sostenible, participación femenina en los equipos de I+D+i y la carga de evidencias técnicas, reforzando su función como principal insumo para la evaluación técnica posterior y para la coordinación con la autoridad tributaria en el proceso de control ex post. </w:delText>
        </w:r>
        <w:r w:rsidRPr="7B69D6C6" w:rsidDel="7B69D6C6">
          <w:rPr>
            <w:rFonts w:ascii="Arial Narrow" w:hAnsi="Arial Narrow"/>
            <w:sz w:val="22"/>
            <w:szCs w:val="22"/>
            <w:highlight w:val="yellow"/>
            <w:lang w:val="es-CO"/>
          </w:rPr>
          <w:delText>Una vez recibida la información, el MCTI realiza una clasificación inicial de los proyectos según área de conocimiento y tipología tecnológica, lo que permite asignar la evaluación técnica a los equipos y comités especializados correspondientes</w:delText>
        </w:r>
        <w:r w:rsidRPr="7B69D6C6" w:rsidDel="7B69D6C6">
          <w:rPr>
            <w:rFonts w:ascii="Arial Narrow" w:hAnsi="Arial Narrow"/>
            <w:sz w:val="22"/>
            <w:szCs w:val="22"/>
            <w:lang w:val="es-CO"/>
          </w:rPr>
          <w:delText>.</w:delText>
        </w:r>
      </w:del>
    </w:p>
    <w:p w14:paraId="1F976033" w14:textId="5441A67D" w:rsidR="7B69D6C6" w:rsidRDefault="7B69D6C6" w:rsidP="7B69D6C6">
      <w:pPr>
        <w:jc w:val="both"/>
        <w:rPr>
          <w:ins w:id="2054" w:author="Usuario invitado" w:date="2026-05-26T20:04:00Z" w16du:dateUtc="2026-05-26T20:04:25Z"/>
          <w:rFonts w:ascii="Arial Narrow" w:hAnsi="Arial Narrow"/>
          <w:sz w:val="22"/>
          <w:szCs w:val="22"/>
          <w:lang w:val="es-CO"/>
        </w:rPr>
      </w:pPr>
    </w:p>
    <w:p w14:paraId="5DF144FD" w14:textId="5B3D5582" w:rsidR="7B69D6C6" w:rsidRDefault="7B69D6C6">
      <w:pPr>
        <w:jc w:val="both"/>
        <w:rPr>
          <w:ins w:id="2055" w:author="Usuario invitado" w:date="2026-05-26T20:04:00Z" w16du:dateUtc="2026-05-26T20:04:28Z"/>
          <w:rFonts w:ascii="Arial Narrow" w:eastAsia="Arial Narrow" w:hAnsi="Arial Narrow" w:cs="Arial Narrow"/>
          <w:color w:val="303030"/>
          <w:lang w:val="es-CO"/>
          <w:rPrChange w:id="2056" w:author="Usuario invitado" w:date="2026-05-26T20:04:00Z">
            <w:rPr>
              <w:ins w:id="2057" w:author="Usuario invitado" w:date="2026-05-26T20:04:00Z" w16du:dateUtc="2026-05-26T20:04:28Z"/>
              <w:rFonts w:ascii="Arial Narrow" w:eastAsia="Arial Narrow" w:hAnsi="Arial Narrow" w:cs="Arial Narrow"/>
              <w:b/>
              <w:bCs/>
              <w:color w:val="303030"/>
              <w:lang w:val="es-CO"/>
            </w:rPr>
          </w:rPrChange>
        </w:rPr>
        <w:pPrChange w:id="2058" w:author="Usuario invitado" w:date="2026-05-26T20:04:00Z">
          <w:pPr/>
        </w:pPrChange>
      </w:pPr>
      <w:ins w:id="2059" w:author="Usuario invitado" w:date="2026-05-26T20:04:00Z" w16du:dateUtc="2026-05-26T20:04:25Z">
        <w:r w:rsidRPr="7B69D6C6">
          <w:rPr>
            <w:rFonts w:ascii="Arial Narrow" w:eastAsia="Arial Narrow" w:hAnsi="Arial Narrow" w:cs="Arial Narrow"/>
            <w:color w:val="303030"/>
            <w:lang w:val="es-CO"/>
          </w:rPr>
          <w:t>La aplicación de los incentivos de la Lei do Bem se realiza de forma directa y automática en las declaraciones tributarias de las empresas, una vez ejecutados los gastos en actividades de PD&amp;I (Pesquisa, Desenvolvimento e Inovação Tecnológica). Este beneficio está disponible exclusivamente para empresas que operan bajo el régimen de Lucro Real, lo que constituye una condición de elegibilidad estructural. El incentivo permite deducir de la base imponible del Impuesto de Renta (IRPJ) y de la Contribución Social sobre el Lucro Neto (CSLL) el 100% de los gastos operativos de I+D, además de una exclusión adicional del 60% de dichos gastos. Este porcentaje puede incrementarse en un 10% o 20% adicional en función de la contratación incremental de investigadores, y un 20% más si el proyecto resulta en una patente concedida o registro de cultivar.</w:t>
        </w:r>
      </w:ins>
    </w:p>
    <w:p w14:paraId="112CA51E" w14:textId="3BC443C4" w:rsidR="7B69D6C6" w:rsidRDefault="7B69D6C6" w:rsidP="7B69D6C6">
      <w:pPr>
        <w:jc w:val="both"/>
        <w:rPr>
          <w:ins w:id="2060" w:author="Usuario invitado" w:date="2026-05-26T20:04:00Z" w16du:dateUtc="2026-05-26T20:04:25Z"/>
          <w:rFonts w:ascii="Arial Narrow" w:eastAsia="Arial Narrow" w:hAnsi="Arial Narrow" w:cs="Arial Narrow"/>
          <w:color w:val="303030"/>
          <w:lang w:val="es-CO"/>
        </w:rPr>
      </w:pPr>
    </w:p>
    <w:p w14:paraId="77C97925" w14:textId="7B0486B2" w:rsidR="7B69D6C6" w:rsidRDefault="7B69D6C6">
      <w:pPr>
        <w:jc w:val="both"/>
        <w:rPr>
          <w:ins w:id="2061" w:author="Usuario invitado" w:date="2026-05-26T20:04:00Z" w16du:dateUtc="2026-05-26T20:04:28Z"/>
          <w:rFonts w:ascii="Arial Narrow" w:eastAsia="Arial Narrow" w:hAnsi="Arial Narrow" w:cs="Arial Narrow"/>
          <w:color w:val="303030"/>
          <w:lang w:val="es-CO"/>
          <w:rPrChange w:id="2062" w:author="Usuario invitado" w:date="2026-05-26T20:04:00Z">
            <w:rPr>
              <w:ins w:id="2063" w:author="Usuario invitado" w:date="2026-05-26T20:04:00Z" w16du:dateUtc="2026-05-26T20:04:28Z"/>
              <w:rFonts w:ascii="Arial Narrow" w:eastAsia="Arial Narrow" w:hAnsi="Arial Narrow" w:cs="Arial Narrow"/>
              <w:b/>
              <w:bCs/>
              <w:color w:val="303030"/>
              <w:lang w:val="es-CO"/>
            </w:rPr>
          </w:rPrChange>
        </w:rPr>
        <w:pPrChange w:id="2064" w:author="Usuario invitado" w:date="2026-05-26T20:04:00Z">
          <w:pPr/>
        </w:pPrChange>
      </w:pPr>
      <w:ins w:id="2065" w:author="Usuario invitado" w:date="2026-05-26T20:04:00Z" w16du:dateUtc="2026-05-26T20:04:25Z">
        <w:r w:rsidRPr="7B69D6C6">
          <w:rPr>
            <w:rFonts w:ascii="Arial Narrow" w:eastAsia="Arial Narrow" w:hAnsi="Arial Narrow" w:cs="Arial Narrow"/>
            <w:color w:val="303030"/>
            <w:lang w:val="es-CO"/>
          </w:rPr>
          <w:t>A diferencia de otros modelos regionales, el esquema brasileño no contempla instancias de aprobación ex ante ni procesos de certificación previa para el uso de los beneficios. La empresa utiliza el incentivo bajo su propia responsabilidad durante el ejercicio fiscal en curso y, de manera diferida, debe rendir cuentas ante el Ministerio de Ciencia, Tecnología e Innovación (MCTI). Esta "fruición inmediata" otorga agilidad al sistema, pero traslada la carga de la prueba al contribuyente, quien debe asegurar una rigurosa trazabilidad contable y técnica para evitar eventuales glosas en la fiscalización posterior.</w:t>
        </w:r>
      </w:ins>
    </w:p>
    <w:p w14:paraId="6554BC63" w14:textId="76637ED2" w:rsidR="7B69D6C6" w:rsidRDefault="7B69D6C6" w:rsidP="7B69D6C6">
      <w:pPr>
        <w:jc w:val="both"/>
        <w:rPr>
          <w:ins w:id="2066" w:author="Usuario invitado" w:date="2026-05-26T20:04:00Z" w16du:dateUtc="2026-05-26T20:04:25Z"/>
          <w:rFonts w:ascii="Arial Narrow" w:eastAsia="Arial Narrow" w:hAnsi="Arial Narrow" w:cs="Arial Narrow"/>
          <w:color w:val="303030"/>
          <w:lang w:val="es-CO"/>
        </w:rPr>
      </w:pPr>
    </w:p>
    <w:p w14:paraId="7D3AFDBF" w14:textId="5745A434" w:rsidR="7B69D6C6" w:rsidRDefault="7B69D6C6">
      <w:pPr>
        <w:jc w:val="both"/>
        <w:rPr>
          <w:ins w:id="2067" w:author="Usuario invitado" w:date="2026-05-26T20:04:00Z" w16du:dateUtc="2026-05-26T20:04:29Z"/>
          <w:rFonts w:ascii="Arial Narrow" w:eastAsia="Arial Narrow" w:hAnsi="Arial Narrow" w:cs="Arial Narrow"/>
          <w:color w:val="303030"/>
          <w:lang w:val="es-CO"/>
          <w:rPrChange w:id="2068" w:author="Usuario invitado" w:date="2026-05-26T20:04:00Z">
            <w:rPr>
              <w:ins w:id="2069" w:author="Usuario invitado" w:date="2026-05-26T20:04:00Z" w16du:dateUtc="2026-05-26T20:04:29Z"/>
              <w:rFonts w:ascii="Arial Narrow" w:eastAsia="Arial Narrow" w:hAnsi="Arial Narrow" w:cs="Arial Narrow"/>
              <w:b/>
              <w:bCs/>
              <w:color w:val="303030"/>
              <w:lang w:val="es-CO"/>
            </w:rPr>
          </w:rPrChange>
        </w:rPr>
        <w:pPrChange w:id="2070" w:author="Usuario invitado" w:date="2026-05-26T20:04:00Z">
          <w:pPr/>
        </w:pPrChange>
      </w:pPr>
      <w:ins w:id="2071" w:author="Usuario invitado" w:date="2026-05-26T20:04:00Z" w16du:dateUtc="2026-05-26T20:04:25Z">
        <w:r w:rsidRPr="7B69D6C6">
          <w:rPr>
            <w:rFonts w:ascii="Arial Narrow" w:eastAsia="Arial Narrow" w:hAnsi="Arial Narrow" w:cs="Arial Narrow"/>
            <w:color w:val="303030"/>
            <w:lang w:val="es-CO"/>
          </w:rPr>
          <w:t>La rendición de cuentas se formaliza a través del FORMP&amp;D, un instrumento electrónico obligatorio que las empresas deben presentar anualmente. El plazo legal para el envío de esta declaración informativa vence el 31 de julio del año siguiente al que se realizaron las inversiones. El acceso al sistema es gestionado por el MCTI y requiere la validación inicial del representante legal de la empresa ante la base de datos de la Receita Federal, permitiendo la delegación posterior de la carga de datos.</w:t>
        </w:r>
      </w:ins>
    </w:p>
    <w:p w14:paraId="31155DE4" w14:textId="5AD4B3B8" w:rsidR="7B69D6C6" w:rsidRDefault="7B69D6C6" w:rsidP="7B69D6C6">
      <w:pPr>
        <w:jc w:val="both"/>
        <w:rPr>
          <w:ins w:id="2072" w:author="Usuario invitado" w:date="2026-05-26T20:04:00Z" w16du:dateUtc="2026-05-26T20:04:25Z"/>
          <w:rFonts w:ascii="Arial Narrow" w:eastAsia="Arial Narrow" w:hAnsi="Arial Narrow" w:cs="Arial Narrow"/>
          <w:color w:val="303030"/>
          <w:lang w:val="es-CO"/>
        </w:rPr>
      </w:pPr>
    </w:p>
    <w:p w14:paraId="5060685D" w14:textId="1C3C8660" w:rsidR="7B69D6C6" w:rsidRDefault="7B69D6C6">
      <w:pPr>
        <w:jc w:val="both"/>
        <w:rPr>
          <w:ins w:id="2073" w:author="Usuario invitado" w:date="2026-05-26T20:04:00Z" w16du:dateUtc="2026-05-26T20:04:30Z"/>
          <w:rFonts w:ascii="Arial Narrow" w:eastAsia="Arial Narrow" w:hAnsi="Arial Narrow" w:cs="Arial Narrow"/>
          <w:color w:val="303030"/>
          <w:lang w:val="es-CO"/>
          <w:rPrChange w:id="2074" w:author="Usuario invitado" w:date="2026-05-26T20:04:00Z">
            <w:rPr>
              <w:ins w:id="2075" w:author="Usuario invitado" w:date="2026-05-26T20:04:00Z" w16du:dateUtc="2026-05-26T20:04:30Z"/>
              <w:rFonts w:ascii="Arial Narrow" w:eastAsia="Arial Narrow" w:hAnsi="Arial Narrow" w:cs="Arial Narrow"/>
              <w:b/>
              <w:bCs/>
              <w:color w:val="303030"/>
              <w:lang w:val="es-CO"/>
            </w:rPr>
          </w:rPrChange>
        </w:rPr>
        <w:pPrChange w:id="2076" w:author="Usuario invitado" w:date="2026-05-26T20:04:00Z">
          <w:pPr/>
        </w:pPrChange>
      </w:pPr>
      <w:ins w:id="2077" w:author="Usuario invitado" w:date="2026-05-26T20:04:00Z" w16du:dateUtc="2026-05-26T20:04:25Z">
        <w:r w:rsidRPr="7B69D6C6">
          <w:rPr>
            <w:rFonts w:ascii="Arial Narrow" w:eastAsia="Arial Narrow" w:hAnsi="Arial Narrow" w:cs="Arial Narrow"/>
            <w:color w:val="303030"/>
            <w:lang w:val="es-CO"/>
          </w:rPr>
          <w:t>El formulario FORMP&amp;D exige una alta desagregación técnica: las empresas deben clasificar sus actividades según las categorías del Manual de Frascati (investigación básica, aplicada o desarrollo experimental) y describir el desafío tecnológico enfrentado para demostrar que no se trata de actividades rutinarias. En sus versiones más recientes (2025), el formulario ha incorporado indicadores estratégicos como el nivel de madurez tecnológica (TRL), el alineamiento con los Objetivos de Desarrollo Sostenible (ODS), la participación femenina en los equipos investigadores y la carga obligatoria de evidencias técnicas en formato PDF.</w:t>
        </w:r>
      </w:ins>
    </w:p>
    <w:p w14:paraId="0E374B55" w14:textId="5AE93536" w:rsidR="7B69D6C6" w:rsidRDefault="7B69D6C6" w:rsidP="7B69D6C6">
      <w:pPr>
        <w:jc w:val="both"/>
        <w:rPr>
          <w:ins w:id="2078" w:author="Usuario invitado" w:date="2026-05-26T20:04:00Z" w16du:dateUtc="2026-05-26T20:04:25Z"/>
          <w:rFonts w:ascii="Arial Narrow" w:eastAsia="Arial Narrow" w:hAnsi="Arial Narrow" w:cs="Arial Narrow"/>
          <w:color w:val="303030"/>
          <w:lang w:val="es-CO"/>
        </w:rPr>
      </w:pPr>
    </w:p>
    <w:p w14:paraId="3CB78D79" w14:textId="093A9630" w:rsidR="7B69D6C6" w:rsidRDefault="7B69D6C6">
      <w:pPr>
        <w:jc w:val="both"/>
        <w:rPr>
          <w:ins w:id="2079" w:author="Usuario invitado" w:date="2026-05-26T20:04:00Z" w16du:dateUtc="2026-05-26T20:04:25Z"/>
          <w:rFonts w:ascii="Arial Narrow" w:eastAsia="Arial Narrow" w:hAnsi="Arial Narrow" w:cs="Arial Narrow"/>
          <w:color w:val="303030"/>
          <w:lang w:val="es-CO"/>
        </w:rPr>
        <w:pPrChange w:id="2080" w:author="Usuario invitado" w:date="2026-05-26T20:04:00Z">
          <w:pPr/>
        </w:pPrChange>
      </w:pPr>
      <w:ins w:id="2081" w:author="Usuario invitado" w:date="2026-05-26T20:04:00Z" w16du:dateUtc="2026-05-26T20:04:25Z">
        <w:r w:rsidRPr="7B69D6C6">
          <w:rPr>
            <w:rFonts w:ascii="Arial Narrow" w:eastAsia="Arial Narrow" w:hAnsi="Arial Narrow" w:cs="Arial Narrow"/>
            <w:color w:val="303030"/>
            <w:lang w:val="es-CO"/>
          </w:rPr>
          <w:t>Tras la recepción de los datos, la Secretaría de Desarrollo Tecnológico e Innovación (SETEC) del MCTI coordina el proceso de evaluación técnica. El análisis de mérito es realizado por investigadores independientes (</w:t>
        </w:r>
        <w:r w:rsidRPr="7B69D6C6">
          <w:rPr>
            <w:rFonts w:ascii="Arial Narrow" w:eastAsia="Arial Narrow" w:hAnsi="Arial Narrow" w:cs="Arial Narrow"/>
            <w:i/>
            <w:iCs/>
            <w:color w:val="303030"/>
            <w:lang w:val="es-CO"/>
          </w:rPr>
          <w:t>ad hoc</w:t>
        </w:r>
        <w:r w:rsidRPr="7B69D6C6">
          <w:rPr>
            <w:rFonts w:ascii="Arial Narrow" w:eastAsia="Arial Narrow" w:hAnsi="Arial Narrow" w:cs="Arial Narrow"/>
            <w:color w:val="303030"/>
            <w:lang w:val="es-CO"/>
          </w:rPr>
          <w:t xml:space="preserve">) o a través de Comités de Apoyo Técnico (CAT), quienes emiten un diagnóstico sobre la adecuación legal y científico-técnica de los proyectos. Una vez finalizadas las etapas de análisis y recursos administrativos, el MCTI comunica formalmente los resultados a la </w:t>
        </w:r>
        <w:r w:rsidRPr="7B69D6C6">
          <w:rPr>
            <w:rFonts w:ascii="Arial Narrow" w:eastAsia="Arial Narrow" w:hAnsi="Arial Narrow" w:cs="Arial Narrow"/>
            <w:color w:val="303030"/>
            <w:lang w:val="es-CO"/>
            <w:rPrChange w:id="2082" w:author="Usuario invitado" w:date="2026-05-26T20:04:00Z" w16du:dateUtc="2026-05-26T20:04:34Z">
              <w:rPr>
                <w:rFonts w:ascii="Arial Narrow" w:eastAsia="Arial Narrow" w:hAnsi="Arial Narrow" w:cs="Arial Narrow"/>
                <w:b/>
                <w:bCs/>
                <w:color w:val="303030"/>
                <w:lang w:val="es-CO"/>
              </w:rPr>
            </w:rPrChange>
          </w:rPr>
          <w:t>Receita</w:t>
        </w:r>
        <w:r w:rsidRPr="7B69D6C6">
          <w:rPr>
            <w:rFonts w:ascii="Arial Narrow" w:eastAsia="Arial Narrow" w:hAnsi="Arial Narrow" w:cs="Arial Narrow"/>
            <w:color w:val="303030"/>
            <w:lang w:val="es-CO"/>
          </w:rPr>
          <w:t xml:space="preserve"> Federal do Brasil (RFB), consolidando así el proceso de control ex post que valida o rechaza el ahorro fiscal aplicado por la empresa.</w:t>
        </w:r>
      </w:ins>
    </w:p>
    <w:p w14:paraId="70683B93" w14:textId="18DD01E2" w:rsidR="7B69D6C6" w:rsidRDefault="7B69D6C6" w:rsidP="7B69D6C6">
      <w:pPr>
        <w:jc w:val="both"/>
        <w:rPr>
          <w:del w:id="2083" w:author="Usuario invitado" w:date="2026-05-26T20:03:00Z" w16du:dateUtc="2026-05-26T20:03:57Z"/>
          <w:rFonts w:ascii="Arial Narrow" w:hAnsi="Arial Narrow"/>
          <w:sz w:val="22"/>
          <w:szCs w:val="22"/>
          <w:lang w:val="es-CO"/>
        </w:rPr>
      </w:pPr>
    </w:p>
    <w:p w14:paraId="4A78B3C9" w14:textId="77777777" w:rsidR="00CE36C3" w:rsidRPr="006E54AE" w:rsidRDefault="00CE36C3" w:rsidP="00CE36C3">
      <w:pPr>
        <w:jc w:val="both"/>
        <w:rPr>
          <w:rFonts w:ascii="Arial Narrow" w:hAnsi="Arial Narrow"/>
          <w:sz w:val="22"/>
          <w:szCs w:val="22"/>
          <w:lang w:val="es-CO"/>
        </w:rPr>
      </w:pPr>
    </w:p>
    <w:p w14:paraId="1395F7B2" w14:textId="566DE5F8" w:rsidR="00CE36C3" w:rsidRPr="00012D3F" w:rsidRDefault="7B69D6C6" w:rsidP="00CE36C3">
      <w:pPr>
        <w:jc w:val="both"/>
        <w:rPr>
          <w:lang w:val="es-ES"/>
          <w:rPrChange w:id="2084" w:author="Gonzalo Castellanos" w:date="2026-05-29T12:04:00Z" w16du:dateUtc="2026-05-29T16:04:00Z">
            <w:rPr/>
          </w:rPrChange>
        </w:rPr>
      </w:pPr>
      <w:r w:rsidRPr="7B69D6C6">
        <w:rPr>
          <w:rFonts w:ascii="Arial Narrow" w:hAnsi="Arial Narrow"/>
          <w:b/>
          <w:bCs/>
          <w:sz w:val="22"/>
          <w:szCs w:val="22"/>
          <w:lang w:val="es-CO"/>
        </w:rPr>
        <w:t xml:space="preserve">3.3. </w:t>
      </w:r>
      <w:del w:id="2085" w:author="Usuario invitado" w:date="2026-05-26T20:04:00Z" w16du:dateUtc="2026-05-26T20:04:51Z">
        <w:r w:rsidR="00CE36C3" w:rsidRPr="7B69D6C6" w:rsidDel="7B69D6C6">
          <w:rPr>
            <w:rFonts w:ascii="Arial Narrow" w:hAnsi="Arial Narrow"/>
            <w:b/>
            <w:bCs/>
            <w:sz w:val="22"/>
            <w:szCs w:val="22"/>
            <w:lang w:val="es-CO"/>
          </w:rPr>
          <w:delText xml:space="preserve">Verificación y certificación </w:delText>
        </w:r>
      </w:del>
      <w:ins w:id="2086" w:author="Usuario invitado" w:date="2026-05-26T20:04:00Z" w16du:dateUtc="2026-05-26T20:04:51Z">
        <w:r w:rsidRPr="7B69D6C6">
          <w:rPr>
            <w:rFonts w:ascii="Arial Narrow" w:hAnsi="Arial Narrow"/>
            <w:b/>
            <w:bCs/>
            <w:sz w:val="22"/>
            <w:szCs w:val="22"/>
            <w:lang w:val="es-CO"/>
          </w:rPr>
          <w:t>Control fiscal y auditorías</w:t>
        </w:r>
      </w:ins>
    </w:p>
    <w:p w14:paraId="7B4C2627" w14:textId="77777777" w:rsidR="00CE36C3" w:rsidRDefault="00CE36C3" w:rsidP="00CE36C3">
      <w:pPr>
        <w:jc w:val="both"/>
        <w:rPr>
          <w:del w:id="2087" w:author="Usuario invitado" w:date="2026-05-26T20:04:00Z" w16du:dateUtc="2026-05-26T20:04:01Z"/>
          <w:rFonts w:ascii="Arial Narrow" w:hAnsi="Arial Narrow"/>
          <w:sz w:val="22"/>
          <w:szCs w:val="22"/>
          <w:lang w:val="es-CO"/>
        </w:rPr>
      </w:pPr>
      <w:del w:id="2088" w:author="Usuario invitado" w:date="2026-05-26T20:04:00Z" w16du:dateUtc="2026-05-26T20:04:01Z">
        <w:r w:rsidRPr="7B69D6C6" w:rsidDel="7B69D6C6">
          <w:rPr>
            <w:rFonts w:ascii="Arial Narrow" w:hAnsi="Arial Narrow"/>
            <w:sz w:val="22"/>
            <w:szCs w:val="22"/>
            <w:lang w:val="es-CO"/>
          </w:rPr>
          <w:delText>El diseño del instrumento no contempla instancias de certificación ni calificación previa de proyectos para la utilización del beneficio tributario. No obstante, el Ministerio de Ciencia, Tecnología e Innovación ejerce una función técnica relevante a través de la evaluación posterior de la información declarada anualmente por las empresas mediante el formulario electrónico FORMP&amp;D, cuyo plazo de entrega vence cada 31 de julio. Esta evaluación, coordinada por la Secretaría de Desarrollo Tecnológico e Innovación, se centra en verificar la adecuación de las actividades reportadas a las definiciones de investigación básica dirigida, investigación aplicada y desarrollo experimental, así como la coherencia entre las actividades descritas y los gastos asociados, de acuerdo con los criterios establecidos en la normativa vigente.</w:delText>
        </w:r>
      </w:del>
    </w:p>
    <w:p w14:paraId="336092BD" w14:textId="77777777" w:rsidR="00CE36C3" w:rsidRPr="008F3292" w:rsidRDefault="00CE36C3" w:rsidP="00CE36C3">
      <w:pPr>
        <w:jc w:val="both"/>
        <w:rPr>
          <w:del w:id="2089" w:author="Usuario invitado" w:date="2026-05-26T20:04:00Z" w16du:dateUtc="2026-05-26T20:04:01Z"/>
          <w:rFonts w:ascii="Arial Narrow" w:hAnsi="Arial Narrow"/>
          <w:sz w:val="22"/>
          <w:szCs w:val="22"/>
          <w:lang w:val="es-CO"/>
        </w:rPr>
      </w:pPr>
      <w:del w:id="2090" w:author="Usuario invitado" w:date="2026-05-26T20:04:00Z" w16du:dateUtc="2026-05-26T20:04:01Z">
        <w:r w:rsidRPr="7B69D6C6" w:rsidDel="7B69D6C6">
          <w:rPr>
            <w:rFonts w:ascii="Arial Narrow" w:hAnsi="Arial Narrow"/>
            <w:sz w:val="22"/>
            <w:szCs w:val="22"/>
            <w:lang w:val="es-CO"/>
          </w:rPr>
          <w:delText>El análisis de mérito técnico se estructura en torno a criterios explícitos que incluyen el correcto encuadre legal de la actividad, la existencia de un desafío tecnológico que supere prácticas rutinarias y la consistencia metodológica del proyecto, independientemente de que los resultados obtenidos hayan sido positivos o negativos. El proceso es apoyado por el Grupo de Apoyo Técnico, compuesto por funcionarios del MCTI, y por los Comités de Apoyo Técnico integrados por especialistas independientes provenientes de universidades e institutos públicos, quienes colaboran bajo criterios de confidencialidad y rigor técnico. Los mecanismos de evaluación acelerada (fast track) se aplican únicamente cuando los proyectos han sido previamente evaluados por otros programas públicos, y no sustituyen la evaluación técnica, sino que permiten acortar determinadas etapas del proceso manteniendo los criterios de mérito. Para fortalecer la seguridad jurídica, se ha implementado un sistema de doble evaluación independiente por proyecto y, en caso de divergencias entre evaluaciones, se recurre a un tercer evaluador.</w:delText>
        </w:r>
      </w:del>
    </w:p>
    <w:p w14:paraId="1AEA3E25" w14:textId="77777777" w:rsidR="00CE36C3" w:rsidRPr="00012D3F" w:rsidRDefault="00CE36C3" w:rsidP="00CE36C3">
      <w:pPr>
        <w:jc w:val="both"/>
        <w:rPr>
          <w:ins w:id="2091" w:author="Usuario invitado" w:date="2026-05-26T20:21:00Z" w16du:dateUtc="2026-05-26T20:21:50Z"/>
          <w:lang w:val="es-ES"/>
          <w:rPrChange w:id="2092" w:author="Gonzalo Castellanos" w:date="2026-05-29T12:04:00Z" w16du:dateUtc="2026-05-29T16:04:00Z">
            <w:rPr>
              <w:ins w:id="2093" w:author="Usuario invitado" w:date="2026-05-26T20:21:00Z" w16du:dateUtc="2026-05-26T20:21:50Z"/>
            </w:rPr>
          </w:rPrChange>
        </w:rPr>
      </w:pPr>
      <w:del w:id="2094" w:author="Usuario invitado" w:date="2026-05-26T20:04:00Z" w16du:dateUtc="2026-05-26T20:04:01Z">
        <w:r w:rsidRPr="7B69D6C6" w:rsidDel="7B69D6C6">
          <w:rPr>
            <w:rFonts w:ascii="Arial Narrow" w:hAnsi="Arial Narrow"/>
            <w:sz w:val="22"/>
            <w:szCs w:val="22"/>
            <w:lang w:val="es-CO"/>
          </w:rPr>
          <w:delText>Cuando se emite un dictamen técnico inicialmente desfavorable, la empresa cuenta con instancias formales para responder a las observaciones, presentar documentación complementaria y ejercer recursos administrativos, de modo que el rechazo inicial no constituye una decisión definitiva mientras no se hayan agotado todas las etapas previstas en el procedimiento.</w:delText>
        </w:r>
      </w:del>
    </w:p>
    <w:p w14:paraId="3F59FF09" w14:textId="2298E959" w:rsidR="7B69D6C6" w:rsidRDefault="7B69D6C6" w:rsidP="7B69D6C6">
      <w:pPr>
        <w:jc w:val="both"/>
        <w:rPr>
          <w:ins w:id="2095" w:author="Usuario invitado" w:date="2026-05-26T20:21:00Z" w16du:dateUtc="2026-05-26T20:21:51Z"/>
          <w:rFonts w:ascii="Arial Narrow" w:hAnsi="Arial Narrow"/>
          <w:sz w:val="22"/>
          <w:szCs w:val="22"/>
          <w:lang w:val="es-CO"/>
        </w:rPr>
      </w:pPr>
    </w:p>
    <w:p w14:paraId="6C65CF44" w14:textId="655CB9EF" w:rsidR="7B69D6C6" w:rsidRDefault="7B69D6C6">
      <w:pPr>
        <w:jc w:val="both"/>
        <w:rPr>
          <w:ins w:id="2096" w:author="Usuario invitado" w:date="2026-05-26T20:22:00Z" w16du:dateUtc="2026-05-26T20:22:40Z"/>
          <w:rFonts w:ascii="Arial Narrow" w:eastAsia="Arial Narrow" w:hAnsi="Arial Narrow" w:cs="Arial Narrow"/>
          <w:lang w:val="es-CO"/>
          <w:rPrChange w:id="2097" w:author="Usuario invitado" w:date="2026-05-26T20:22:00Z">
            <w:rPr>
              <w:ins w:id="2098" w:author="Usuario invitado" w:date="2026-05-26T20:22:00Z" w16du:dateUtc="2026-05-26T20:22:40Z"/>
              <w:rFonts w:ascii="Arial Narrow" w:eastAsia="Arial Narrow" w:hAnsi="Arial Narrow" w:cs="Arial Narrow"/>
              <w:b/>
              <w:bCs/>
              <w:lang w:val="es-CO"/>
            </w:rPr>
          </w:rPrChange>
        </w:rPr>
        <w:pPrChange w:id="2099" w:author="Usuario invitado" w:date="2026-05-26T20:22:00Z">
          <w:pPr/>
        </w:pPrChange>
      </w:pPr>
      <w:ins w:id="2100" w:author="Usuario invitado" w:date="2026-05-26T20:22:00Z" w16du:dateUtc="2026-05-26T20:22:38Z">
        <w:r w:rsidRPr="7B69D6C6">
          <w:rPr>
            <w:rFonts w:ascii="Arial Narrow" w:eastAsia="Arial Narrow" w:hAnsi="Arial Narrow" w:cs="Arial Narrow"/>
            <w:lang w:val="es-CO"/>
          </w:rPr>
          <w:t xml:space="preserve">El esquema de supervisión de la Lei do Bem se activa de forma posterior a la utilización del beneficio y se fundamenta en una separación funcional de competencias entre la autoridad científica y la autoridad fiscal. El Ministerio de Ciencia, Tecnología e Innovación (MCTI), a través de la </w:t>
        </w:r>
        <w:r w:rsidRPr="7B69D6C6">
          <w:rPr>
            <w:rFonts w:ascii="Arial Narrow" w:eastAsia="Arial Narrow" w:hAnsi="Arial Narrow" w:cs="Arial Narrow"/>
            <w:lang w:val="es-CO"/>
            <w:rPrChange w:id="2101" w:author="Usuario invitado" w:date="2026-05-26T20:22:00Z" w16du:dateUtc="2026-05-26T20:22:44Z">
              <w:rPr>
                <w:rFonts w:ascii="Arial Narrow" w:eastAsia="Arial Narrow" w:hAnsi="Arial Narrow" w:cs="Arial Narrow"/>
                <w:b/>
                <w:bCs/>
                <w:lang w:val="es-CO"/>
              </w:rPr>
            </w:rPrChange>
          </w:rPr>
          <w:t>Secretaría de Desarrollo Tecnológico e Innovación (SETEC</w:t>
        </w:r>
        <w:r w:rsidRPr="7B69D6C6">
          <w:rPr>
            <w:rFonts w:ascii="Arial Narrow" w:eastAsia="Arial Narrow" w:hAnsi="Arial Narrow" w:cs="Arial Narrow"/>
            <w:lang w:val="es-CO"/>
          </w:rPr>
          <w:t>),  lidera la validación técnica de la información reportada anualmente por las empresas en el FORMP&amp;D.</w:t>
        </w:r>
      </w:ins>
    </w:p>
    <w:p w14:paraId="2D6FBA10" w14:textId="14517AD1" w:rsidR="7B69D6C6" w:rsidRDefault="7B69D6C6" w:rsidP="7B69D6C6">
      <w:pPr>
        <w:jc w:val="both"/>
        <w:rPr>
          <w:ins w:id="2102" w:author="Usuario invitado" w:date="2026-05-26T20:22:00Z" w16du:dateUtc="2026-05-26T20:22:29Z"/>
          <w:rFonts w:ascii="Arial Narrow" w:eastAsia="Arial Narrow" w:hAnsi="Arial Narrow" w:cs="Arial Narrow"/>
          <w:lang w:val="es-CO"/>
        </w:rPr>
      </w:pPr>
    </w:p>
    <w:p w14:paraId="0D6F32BE" w14:textId="65637680" w:rsidR="7B69D6C6" w:rsidRDefault="7B69D6C6">
      <w:pPr>
        <w:jc w:val="both"/>
        <w:rPr>
          <w:ins w:id="2103" w:author="Usuario invitado" w:date="2026-05-26T20:22:00Z" w16du:dateUtc="2026-05-26T20:22:32Z"/>
          <w:rFonts w:ascii="Arial Narrow" w:eastAsia="Arial Narrow" w:hAnsi="Arial Narrow" w:cs="Arial Narrow"/>
          <w:lang w:val="es-CO"/>
          <w:rPrChange w:id="2104" w:author="Usuario invitado" w:date="2026-05-26T20:22:00Z">
            <w:rPr>
              <w:ins w:id="2105" w:author="Usuario invitado" w:date="2026-05-26T20:22:00Z" w16du:dateUtc="2026-05-26T20:22:32Z"/>
              <w:rFonts w:ascii="Arial Narrow" w:eastAsia="Arial Narrow" w:hAnsi="Arial Narrow" w:cs="Arial Narrow"/>
              <w:b/>
              <w:bCs/>
              <w:lang w:val="es-CO"/>
            </w:rPr>
          </w:rPrChange>
        </w:rPr>
        <w:pPrChange w:id="2106" w:author="Usuario invitado" w:date="2026-05-26T20:22:00Z">
          <w:pPr/>
        </w:pPrChange>
      </w:pPr>
      <w:ins w:id="2107" w:author="Usuario invitado" w:date="2026-05-26T20:22:00Z" w16du:dateUtc="2026-05-26T20:22:29Z">
        <w:r w:rsidRPr="7B69D6C6">
          <w:rPr>
            <w:rFonts w:ascii="Arial Narrow" w:eastAsia="Arial Narrow" w:hAnsi="Arial Narrow" w:cs="Arial Narrow"/>
            <w:lang w:val="es-CO"/>
          </w:rPr>
          <w:t>El análisis de mérito técnico realizado por el MCTI se estructura en torno a tres pilares fundamentales. El primero es el encuadre legal, mediante el cual se verifica que las actividades correspondan a investigación básica, investigación aplicada o desarrollo experimental, conforme a las definiciones del Manual de Frascati. El segundo es el desafío tecnológico, que permite comprobar que el proyecto supera prácticas rutinarias de ingeniería o software y enfrenta una incertidumbre técnica real. El tercero es la consistencia metodológica, orientada a evaluar la coherencia entre los objetivos planteados, el cronograma ejecutado y los gastos asociados, independientemente de que los resultados obtenidos hayan sido exitosos o no.</w:t>
        </w:r>
      </w:ins>
    </w:p>
    <w:p w14:paraId="5E85B51F" w14:textId="476E513E" w:rsidR="7B69D6C6" w:rsidRDefault="7B69D6C6" w:rsidP="7B69D6C6">
      <w:pPr>
        <w:jc w:val="both"/>
        <w:rPr>
          <w:ins w:id="2108" w:author="Usuario invitado" w:date="2026-05-26T20:22:00Z" w16du:dateUtc="2026-05-26T20:22:29Z"/>
          <w:rFonts w:ascii="Arial Narrow" w:eastAsia="Arial Narrow" w:hAnsi="Arial Narrow" w:cs="Arial Narrow"/>
          <w:lang w:val="es-CO"/>
        </w:rPr>
      </w:pPr>
    </w:p>
    <w:p w14:paraId="4E71AF64" w14:textId="3265263F" w:rsidR="7B69D6C6" w:rsidRPr="00012D3F" w:rsidRDefault="7B69D6C6">
      <w:pPr>
        <w:jc w:val="both"/>
        <w:rPr>
          <w:ins w:id="2109" w:author="Usuario invitado" w:date="2026-05-26T20:22:00Z" w16du:dateUtc="2026-05-26T20:22:46Z"/>
          <w:lang w:val="es-ES"/>
          <w:rPrChange w:id="2110" w:author="Gonzalo Castellanos" w:date="2026-05-29T12:04:00Z" w16du:dateUtc="2026-05-29T16:04:00Z">
            <w:rPr>
              <w:ins w:id="2111" w:author="Usuario invitado" w:date="2026-05-26T20:22:00Z" w16du:dateUtc="2026-05-26T20:22:46Z"/>
            </w:rPr>
          </w:rPrChange>
        </w:rPr>
        <w:pPrChange w:id="2112" w:author="Usuario invitado" w:date="2026-05-26T20:22:00Z">
          <w:pPr/>
        </w:pPrChange>
      </w:pPr>
      <w:ins w:id="2113" w:author="Usuario invitado" w:date="2026-05-26T20:22:00Z" w16du:dateUtc="2026-05-26T20:22:29Z">
        <w:r w:rsidRPr="7B69D6C6">
          <w:rPr>
            <w:rFonts w:ascii="Arial Narrow" w:eastAsia="Arial Narrow" w:hAnsi="Arial Narrow" w:cs="Arial Narrow"/>
            <w:lang w:val="es-CO"/>
          </w:rPr>
          <w:t xml:space="preserve">Este proceso técnico se apoya en los </w:t>
        </w:r>
        <w:r w:rsidRPr="7B69D6C6">
          <w:rPr>
            <w:rFonts w:ascii="Arial Narrow" w:eastAsia="Arial Narrow" w:hAnsi="Arial Narrow" w:cs="Arial Narrow"/>
            <w:lang w:val="es-CO"/>
            <w:rPrChange w:id="2114" w:author="Usuario invitado" w:date="2026-05-26T20:22:00Z" w16du:dateUtc="2026-05-26T20:22:44Z">
              <w:rPr>
                <w:rFonts w:ascii="Arial Narrow" w:eastAsia="Arial Narrow" w:hAnsi="Arial Narrow" w:cs="Arial Narrow"/>
                <w:b/>
                <w:bCs/>
                <w:lang w:val="es-CO"/>
              </w:rPr>
            </w:rPrChange>
          </w:rPr>
          <w:t>Comités de Apoio</w:t>
        </w:r>
        <w:r w:rsidRPr="7B69D6C6">
          <w:rPr>
            <w:rFonts w:ascii="Arial Narrow" w:eastAsia="Arial Narrow" w:hAnsi="Arial Narrow" w:cs="Arial Narrow"/>
            <w:lang w:val="es-CO"/>
          </w:rPr>
          <w:t xml:space="preserve"> Técnico (CAT), integrados por investigadores de instituciones públicas que colaboran voluntariamente bajo estrictos criterios de confidencialidad. Para garantizar la seguridad jurídica, se aplica un sistema de doble evaluación independiente por proyecto y, en caso de divergencia, interviene un tercer evaluador para emitir un diagnóstico definitivo. Asimismo, existen mecanismos de evaluación acelerada, o </w:t>
        </w:r>
        <w:r w:rsidRPr="7B69D6C6">
          <w:rPr>
            <w:rFonts w:ascii="Arial Narrow" w:eastAsia="Arial Narrow" w:hAnsi="Arial Narrow" w:cs="Arial Narrow"/>
            <w:i/>
            <w:iCs/>
            <w:lang w:val="es-CO"/>
          </w:rPr>
          <w:t>fast track</w:t>
        </w:r>
        <w:r w:rsidRPr="7B69D6C6">
          <w:rPr>
            <w:rFonts w:ascii="Arial Narrow" w:eastAsia="Arial Narrow" w:hAnsi="Arial Narrow" w:cs="Arial Narrow"/>
            <w:lang w:val="es-CO"/>
          </w:rPr>
          <w:t>, para proyectos que ya cuentan con validación técnica de otros programas públicos, como la Embrapii.</w:t>
        </w:r>
      </w:ins>
    </w:p>
    <w:p w14:paraId="43ABA613" w14:textId="6E788315" w:rsidR="7B69D6C6" w:rsidRDefault="7B69D6C6" w:rsidP="7B69D6C6">
      <w:pPr>
        <w:jc w:val="both"/>
        <w:rPr>
          <w:ins w:id="2115" w:author="Usuario invitado" w:date="2026-05-26T20:22:00Z" w16du:dateUtc="2026-05-26T20:22:29Z"/>
          <w:rFonts w:ascii="Arial Narrow" w:eastAsia="Arial Narrow" w:hAnsi="Arial Narrow" w:cs="Arial Narrow"/>
          <w:lang w:val="es-CO"/>
        </w:rPr>
      </w:pPr>
    </w:p>
    <w:p w14:paraId="6A64FECE" w14:textId="4F6C16B3" w:rsidR="7B69D6C6" w:rsidRPr="00012D3F" w:rsidRDefault="7B69D6C6">
      <w:pPr>
        <w:jc w:val="both"/>
        <w:rPr>
          <w:ins w:id="2116" w:author="Usuario invitado" w:date="2026-05-26T20:22:00Z" w16du:dateUtc="2026-05-26T20:22:47Z"/>
          <w:lang w:val="es-ES"/>
          <w:rPrChange w:id="2117" w:author="Gonzalo Castellanos" w:date="2026-05-29T12:04:00Z" w16du:dateUtc="2026-05-29T16:04:00Z">
            <w:rPr>
              <w:ins w:id="2118" w:author="Usuario invitado" w:date="2026-05-26T20:22:00Z" w16du:dateUtc="2026-05-26T20:22:47Z"/>
            </w:rPr>
          </w:rPrChange>
        </w:rPr>
        <w:pPrChange w:id="2119" w:author="Usuario invitado" w:date="2026-05-26T20:22:00Z">
          <w:pPr/>
        </w:pPrChange>
      </w:pPr>
      <w:ins w:id="2120" w:author="Usuario invitado" w:date="2026-05-26T20:22:00Z" w16du:dateUtc="2026-05-26T20:22:29Z">
        <w:r w:rsidRPr="7B69D6C6">
          <w:rPr>
            <w:rFonts w:ascii="Arial Narrow" w:eastAsia="Arial Narrow" w:hAnsi="Arial Narrow" w:cs="Arial Narrow"/>
            <w:lang w:val="es-CO"/>
          </w:rPr>
          <w:t>Cuando el diagnóstico inicial del MCTI es desfavorable, el sistema prevé un rito administrativo garantista. En estos casos, la empresa entra en una fase de contestación, en la que puede presentar evidencias complementarias y, en última instancia, ejercer un recurso administrativo ante el Ministerio. Solo una vez agotadas estas instancias, el MCTI emite su parecer técnico final.</w:t>
        </w:r>
      </w:ins>
    </w:p>
    <w:p w14:paraId="4F8BE903" w14:textId="6651DDD1" w:rsidR="7B69D6C6" w:rsidRDefault="7B69D6C6" w:rsidP="7B69D6C6">
      <w:pPr>
        <w:jc w:val="both"/>
        <w:rPr>
          <w:ins w:id="2121" w:author="Usuario invitado" w:date="2026-05-26T20:22:00Z" w16du:dateUtc="2026-05-26T20:22:29Z"/>
          <w:rFonts w:ascii="Arial Narrow" w:eastAsia="Arial Narrow" w:hAnsi="Arial Narrow" w:cs="Arial Narrow"/>
          <w:lang w:val="es-CO"/>
        </w:rPr>
      </w:pPr>
    </w:p>
    <w:p w14:paraId="30671801" w14:textId="48460E3F" w:rsidR="7B69D6C6" w:rsidRDefault="7B69D6C6">
      <w:pPr>
        <w:jc w:val="both"/>
        <w:rPr>
          <w:ins w:id="2122" w:author="Usuario invitado" w:date="2026-05-26T20:22:00Z" w16du:dateUtc="2026-05-26T20:22:29Z"/>
          <w:rFonts w:ascii="Arial Narrow" w:eastAsia="Arial Narrow" w:hAnsi="Arial Narrow" w:cs="Arial Narrow"/>
          <w:lang w:val="es-CO"/>
        </w:rPr>
        <w:pPrChange w:id="2123" w:author="Usuario invitado" w:date="2026-05-26T20:22:00Z">
          <w:pPr/>
        </w:pPrChange>
      </w:pPr>
      <w:ins w:id="2124" w:author="Usuario invitado" w:date="2026-05-26T20:22:00Z" w16du:dateUtc="2026-05-26T20:22:29Z">
        <w:r w:rsidRPr="7B69D6C6">
          <w:rPr>
            <w:rFonts w:ascii="Arial Narrow" w:eastAsia="Arial Narrow" w:hAnsi="Arial Narrow" w:cs="Arial Narrow"/>
            <w:lang w:val="es-CO"/>
          </w:rPr>
          <w:t xml:space="preserve">La fiscalización tributaria final recae exclusivamente en la </w:t>
        </w:r>
        <w:r w:rsidRPr="7B69D6C6">
          <w:rPr>
            <w:rFonts w:ascii="Arial Narrow" w:eastAsia="Arial Narrow" w:hAnsi="Arial Narrow" w:cs="Arial Narrow"/>
            <w:lang w:val="es-CO"/>
            <w:rPrChange w:id="2125" w:author="Usuario invitado" w:date="2026-05-26T20:22:00Z" w16du:dateUtc="2026-05-26T20:22:44Z">
              <w:rPr>
                <w:rFonts w:ascii="Arial Narrow" w:eastAsia="Arial Narrow" w:hAnsi="Arial Narrow" w:cs="Arial Narrow"/>
                <w:b/>
                <w:bCs/>
                <w:lang w:val="es-CO"/>
              </w:rPr>
            </w:rPrChange>
          </w:rPr>
          <w:t>Receita</w:t>
        </w:r>
        <w:r w:rsidRPr="7B69D6C6">
          <w:rPr>
            <w:rFonts w:ascii="Arial Narrow" w:eastAsia="Arial Narrow" w:hAnsi="Arial Narrow" w:cs="Arial Narrow"/>
            <w:lang w:val="es-CO"/>
          </w:rPr>
          <w:t xml:space="preserve"> Federal do Brasil (RFB). El dictamen técnico del MCTI actúa como un insumo especializado y vinculante respecto de la naturaleza de la I+D, pero la RFB conserva la autoridad soberana para inspeccionar la realidad contable de los gastos y realizar cruces de información fiscal. Si el diagnóstico técnico es desfavorable o la fiscalización detecta inconsistencias, la autoridad tributaria procede a la glosa, es decir, al rechazo del beneficio, exigiendo la restitución del impuesto no pagado junto con los respectivos intereses y sanciones legales. Dado que el sistema se basa en la fruición inmediata, la integridad de la documentación técnica y contable conservada por la empresa constituye el eje central de su defensa ante estas auditorías ex post.</w:t>
        </w:r>
      </w:ins>
    </w:p>
    <w:p w14:paraId="435753B3" w14:textId="270466EA" w:rsidR="7B69D6C6" w:rsidRDefault="7B69D6C6" w:rsidP="7B69D6C6">
      <w:pPr>
        <w:jc w:val="both"/>
        <w:rPr>
          <w:ins w:id="2126" w:author="Usuario invitado" w:date="2026-05-26T20:04:00Z" w16du:dateUtc="2026-05-26T20:04:05Z"/>
          <w:rFonts w:ascii="Arial Narrow" w:eastAsia="Arial Narrow" w:hAnsi="Arial Narrow" w:cs="Arial Narrow"/>
          <w:color w:val="303030"/>
          <w:lang w:val="es-CO"/>
        </w:rPr>
      </w:pPr>
    </w:p>
    <w:p w14:paraId="3FB76E3B" w14:textId="43F5B10B" w:rsidR="7B69D6C6" w:rsidRDefault="7B69D6C6" w:rsidP="7B69D6C6">
      <w:pPr>
        <w:jc w:val="both"/>
        <w:rPr>
          <w:del w:id="2127" w:author="Usuario invitado" w:date="2026-05-26T20:04:00Z" w16du:dateUtc="2026-05-26T20:04:01Z"/>
          <w:rFonts w:ascii="Arial Narrow" w:hAnsi="Arial Narrow"/>
          <w:sz w:val="22"/>
          <w:szCs w:val="22"/>
          <w:lang w:val="es-CO"/>
        </w:rPr>
      </w:pPr>
    </w:p>
    <w:p w14:paraId="275ED0FC" w14:textId="0DE5B462" w:rsidR="00CE36C3" w:rsidRPr="00776B47" w:rsidRDefault="7B69D6C6" w:rsidP="00CE36C3">
      <w:pPr>
        <w:jc w:val="both"/>
        <w:rPr>
          <w:rFonts w:ascii="Arial Narrow" w:hAnsi="Arial Narrow"/>
          <w:b/>
          <w:bCs/>
          <w:sz w:val="22"/>
          <w:szCs w:val="22"/>
          <w:lang w:val="es-CO"/>
        </w:rPr>
      </w:pPr>
      <w:r w:rsidRPr="7B69D6C6">
        <w:rPr>
          <w:rFonts w:ascii="Arial Narrow" w:hAnsi="Arial Narrow"/>
          <w:b/>
          <w:bCs/>
          <w:sz w:val="22"/>
          <w:szCs w:val="22"/>
          <w:lang w:val="es-CO"/>
        </w:rPr>
        <w:t xml:space="preserve">3.4. Monitoreo y </w:t>
      </w:r>
      <w:ins w:id="2128" w:author="Usuario invitado" w:date="2026-05-26T20:18:00Z" w16du:dateUtc="2026-05-26T20:18:03Z">
        <w:r w:rsidRPr="7B69D6C6">
          <w:rPr>
            <w:rFonts w:ascii="Arial Narrow" w:hAnsi="Arial Narrow"/>
            <w:b/>
            <w:bCs/>
            <w:sz w:val="22"/>
            <w:szCs w:val="22"/>
            <w:lang w:val="es-CO"/>
          </w:rPr>
          <w:t>evaluación</w:t>
        </w:r>
      </w:ins>
      <w:del w:id="2129" w:author="Usuario invitado" w:date="2026-05-26T20:18:00Z" w16du:dateUtc="2026-05-26T20:18:00Z">
        <w:r w:rsidR="00CE36C3" w:rsidRPr="7B69D6C6" w:rsidDel="7B69D6C6">
          <w:rPr>
            <w:rFonts w:ascii="Arial Narrow" w:hAnsi="Arial Narrow"/>
            <w:b/>
            <w:bCs/>
            <w:sz w:val="22"/>
            <w:szCs w:val="22"/>
            <w:lang w:val="es-CO"/>
          </w:rPr>
          <w:delText>control</w:delText>
        </w:r>
      </w:del>
      <w:r w:rsidRPr="7B69D6C6">
        <w:rPr>
          <w:rFonts w:ascii="Arial Narrow" w:hAnsi="Arial Narrow"/>
          <w:b/>
          <w:bCs/>
          <w:sz w:val="22"/>
          <w:szCs w:val="22"/>
          <w:lang w:val="es-CO"/>
        </w:rPr>
        <w:t xml:space="preserve"> </w:t>
      </w:r>
    </w:p>
    <w:p w14:paraId="7B840838" w14:textId="77777777" w:rsidR="00CE36C3" w:rsidRPr="00011C3A" w:rsidRDefault="00CE36C3" w:rsidP="00CE36C3">
      <w:pPr>
        <w:jc w:val="both"/>
        <w:rPr>
          <w:del w:id="2130" w:author="Usuario invitado" w:date="2026-05-26T20:04:00Z" w16du:dateUtc="2026-05-26T20:04:04Z"/>
          <w:rFonts w:ascii="Arial Narrow" w:hAnsi="Arial Narrow"/>
          <w:sz w:val="22"/>
          <w:szCs w:val="22"/>
          <w:lang w:val="es-CO"/>
        </w:rPr>
      </w:pPr>
      <w:del w:id="2131" w:author="Usuario invitado" w:date="2026-05-26T20:04:00Z" w16du:dateUtc="2026-05-26T20:04:04Z">
        <w:r w:rsidRPr="7B69D6C6" w:rsidDel="7B69D6C6">
          <w:rPr>
            <w:rFonts w:ascii="Arial Narrow" w:hAnsi="Arial Narrow"/>
            <w:sz w:val="22"/>
            <w:szCs w:val="22"/>
            <w:lang w:val="es-CO"/>
          </w:rPr>
          <w:delText>El esquema de monitoreo y control del incentivo tributario se activa de manera posterior a la utilización del beneficio y se apoya en un conjunto de mecanismos técnicos e institucionales orientados a garantizar la seguridad jurídica, la transparencia y la correcta aplicación de la renuncia fiscal. El principal instrumento de rendición de cuentas es el formulario electrónico FORMP&amp;D, cuya presentación anual es obligatoria para las empresas que aplican el incentivo y constituye la base del proceso de verificación técnica y fiscal. A través de este formulario, las empresas reportan de manera detallada las actividades y los gastos ejecutados en el año base anterior, lo que permite estructurar el control posterior sin afectar la aplicación inmediata del beneficio.</w:delText>
        </w:r>
      </w:del>
    </w:p>
    <w:p w14:paraId="133C40C9" w14:textId="77777777" w:rsidR="00CE36C3" w:rsidRDefault="00CE36C3" w:rsidP="00CE36C3">
      <w:pPr>
        <w:jc w:val="both"/>
        <w:rPr>
          <w:del w:id="2132" w:author="Usuario invitado" w:date="2026-05-26T20:04:00Z" w16du:dateUtc="2026-05-26T20:04:04Z"/>
          <w:rFonts w:ascii="Arial Narrow" w:hAnsi="Arial Narrow"/>
          <w:sz w:val="22"/>
          <w:szCs w:val="22"/>
          <w:lang w:val="es-CO"/>
        </w:rPr>
      </w:pPr>
      <w:del w:id="2133" w:author="Usuario invitado" w:date="2026-05-26T20:04:00Z" w16du:dateUtc="2026-05-26T20:04:04Z">
        <w:r w:rsidRPr="7B69D6C6" w:rsidDel="7B69D6C6">
          <w:rPr>
            <w:rFonts w:ascii="Arial Narrow" w:hAnsi="Arial Narrow"/>
            <w:sz w:val="22"/>
            <w:szCs w:val="22"/>
            <w:lang w:val="es-CO"/>
          </w:rPr>
          <w:delText>La fiscalización final del uso del incentivo corresponde exclusivamente a la autoridad tributaria, que tiene la competencia legal para verificar la veracidad de la información contable, realizar cruces con otras declaraciones fiscales y aplicar ajustes o sanciones cuando se detectan inconsistencias. El dictamen técnico emitido por el MCTI no genera efectos tributarios directos, sino que constituye el insumo técnico sobre el cual la autoridad tributaria define la procedencia del beneficio fiscal. Cuando el dictamen es favorable, el ahorro fiscal aplicado por la empresa se consolida; cuando resulta desfavorable, la autoridad tributaria puede exigir la reversión del beneficio, generando obligaciones tributarias adicionales, intereses y eventuales sanciones. Dado que el incentivo se aplica sin aprobación previa, el sistema descansa de manera central en la calidad de la documentación y en la responsabilidad de las empresas, lo que permite sostener el funcionamiento del instrumento sin introducir barreras administrativas ex ante.</w:delText>
        </w:r>
      </w:del>
    </w:p>
    <w:p w14:paraId="5869BB45" w14:textId="330027BC" w:rsidR="00CE36C3" w:rsidRDefault="7B69D6C6">
      <w:pPr>
        <w:jc w:val="both"/>
        <w:rPr>
          <w:ins w:id="2134" w:author="Usuario invitado" w:date="2026-05-26T20:24:00Z" w16du:dateUtc="2026-05-26T20:24:53Z"/>
          <w:rFonts w:ascii="Arial Narrow" w:eastAsia="Arial Narrow" w:hAnsi="Arial Narrow" w:cs="Arial Narrow"/>
          <w:sz w:val="22"/>
          <w:szCs w:val="22"/>
          <w:lang w:val="es-CO"/>
          <w:rPrChange w:id="2135" w:author="Usuario invitado" w:date="2026-05-26T20:25:00Z">
            <w:rPr>
              <w:ins w:id="2136" w:author="Usuario invitado" w:date="2026-05-26T20:24:00Z" w16du:dateUtc="2026-05-26T20:24:53Z"/>
              <w:rFonts w:ascii="Arial Narrow" w:eastAsia="Arial Narrow" w:hAnsi="Arial Narrow" w:cs="Arial Narrow"/>
              <w:b/>
              <w:bCs/>
              <w:sz w:val="22"/>
              <w:szCs w:val="22"/>
              <w:lang w:val="es-CO"/>
            </w:rPr>
          </w:rPrChange>
        </w:rPr>
        <w:pPrChange w:id="2137" w:author="Usuario invitado" w:date="2026-05-26T20:24:00Z">
          <w:pPr/>
        </w:pPrChange>
      </w:pPr>
      <w:ins w:id="2138" w:author="Usuario invitado" w:date="2026-05-26T20:24:00Z" w16du:dateUtc="2026-05-26T20:24:51Z">
        <w:r w:rsidRPr="7B69D6C6">
          <w:rPr>
            <w:rFonts w:ascii="Arial Narrow" w:eastAsia="Arial Narrow" w:hAnsi="Arial Narrow" w:cs="Arial Narrow"/>
            <w:sz w:val="22"/>
            <w:szCs w:val="22"/>
            <w:lang w:val="es-CO"/>
          </w:rPr>
          <w:t xml:space="preserve">Además de cumplir una función dentro del control posterior, la información reportada a través del FORMP&amp;D constituye el principal activo de datos para el monitoreo y la evaluación estratégica de la Lei do Bem. Al concentrar información anual sobre proyectos, gastos, recursos humanos calificados, incluyendo </w:t>
        </w:r>
        <w:r w:rsidRPr="7B69D6C6">
          <w:rPr>
            <w:rFonts w:ascii="Arial Narrow" w:eastAsia="Arial Narrow" w:hAnsi="Arial Narrow" w:cs="Arial Narrow"/>
            <w:i/>
            <w:iCs/>
            <w:sz w:val="22"/>
            <w:szCs w:val="22"/>
            <w:lang w:val="es-CO"/>
          </w:rPr>
          <w:t>mestres</w:t>
        </w:r>
        <w:r w:rsidRPr="7B69D6C6">
          <w:rPr>
            <w:rFonts w:ascii="Arial Narrow" w:eastAsia="Arial Narrow" w:hAnsi="Arial Narrow" w:cs="Arial Narrow"/>
            <w:sz w:val="22"/>
            <w:szCs w:val="22"/>
            <w:lang w:val="es-CO"/>
          </w:rPr>
          <w:t xml:space="preserve"> y doctores, y resultados en materia de propiedad intelectual, el sistema permite caracterizar con mayor precisión el esfuerzo innovador del sector privado.</w:t>
        </w:r>
      </w:ins>
    </w:p>
    <w:p w14:paraId="32F14653" w14:textId="1F5AA410" w:rsidR="00CE36C3" w:rsidRDefault="00CE36C3" w:rsidP="7B69D6C6">
      <w:pPr>
        <w:jc w:val="both"/>
        <w:rPr>
          <w:ins w:id="2139" w:author="Usuario invitado" w:date="2026-05-26T20:24:00Z" w16du:dateUtc="2026-05-26T20:24:51Z"/>
          <w:rFonts w:ascii="Arial Narrow" w:eastAsia="Arial Narrow" w:hAnsi="Arial Narrow" w:cs="Arial Narrow"/>
          <w:sz w:val="22"/>
          <w:szCs w:val="22"/>
          <w:lang w:val="es-CO"/>
        </w:rPr>
      </w:pPr>
    </w:p>
    <w:p w14:paraId="5D4C0EB2" w14:textId="2192A85C" w:rsidR="00CE36C3" w:rsidRDefault="7B69D6C6">
      <w:pPr>
        <w:jc w:val="both"/>
        <w:rPr>
          <w:ins w:id="2140" w:author="Usuario invitado" w:date="2026-05-26T20:24:00Z" w16du:dateUtc="2026-05-26T20:24:54Z"/>
          <w:rFonts w:ascii="Arial Narrow" w:eastAsia="Arial Narrow" w:hAnsi="Arial Narrow" w:cs="Arial Narrow"/>
          <w:sz w:val="22"/>
          <w:szCs w:val="22"/>
          <w:lang w:val="es-CO"/>
          <w:rPrChange w:id="2141" w:author="Usuario invitado" w:date="2026-05-26T20:25:00Z">
            <w:rPr>
              <w:ins w:id="2142" w:author="Usuario invitado" w:date="2026-05-26T20:24:00Z" w16du:dateUtc="2026-05-26T20:24:54Z"/>
              <w:rFonts w:ascii="Arial Narrow" w:eastAsia="Arial Narrow" w:hAnsi="Arial Narrow" w:cs="Arial Narrow"/>
              <w:b/>
              <w:bCs/>
              <w:sz w:val="22"/>
              <w:szCs w:val="22"/>
              <w:lang w:val="es-CO"/>
            </w:rPr>
          </w:rPrChange>
        </w:rPr>
        <w:pPrChange w:id="2143" w:author="Usuario invitado" w:date="2026-05-26T20:24:00Z">
          <w:pPr/>
        </w:pPrChange>
      </w:pPr>
      <w:ins w:id="2144" w:author="Usuario invitado" w:date="2026-05-26T20:24:00Z" w16du:dateUtc="2026-05-26T20:24:51Z">
        <w:r w:rsidRPr="7B69D6C6">
          <w:rPr>
            <w:rFonts w:ascii="Arial Narrow" w:eastAsia="Arial Narrow" w:hAnsi="Arial Narrow" w:cs="Arial Narrow"/>
            <w:sz w:val="22"/>
            <w:szCs w:val="22"/>
            <w:lang w:val="es-CO"/>
          </w:rPr>
          <w:t xml:space="preserve">Para fortalecer este análisis, el Ministerio de Ciencia, Tecnología e Innovación (MCTI), a través de la SETEC y en colaboración con el Centro de Gestión y Estudios Estratégicos (CGEE), ha impulsado la creación del Observatorio de Fomento a la Innovación (OFI). Esta instancia busca conectar distintas bases de datos para construir una visión más sistémica del ecosistema y monitorear métricas de impacto social y económico asociadas a la política fiscal. </w:t>
        </w:r>
      </w:ins>
    </w:p>
    <w:p w14:paraId="67001867" w14:textId="58AD9DAB" w:rsidR="00CE36C3" w:rsidRDefault="00CE36C3" w:rsidP="7B69D6C6">
      <w:pPr>
        <w:jc w:val="both"/>
        <w:rPr>
          <w:ins w:id="2145" w:author="Usuario invitado" w:date="2026-05-26T20:24:00Z" w16du:dateUtc="2026-05-26T20:24:51Z"/>
          <w:rFonts w:ascii="Arial Narrow" w:eastAsia="Arial Narrow" w:hAnsi="Arial Narrow" w:cs="Arial Narrow"/>
          <w:sz w:val="22"/>
          <w:szCs w:val="22"/>
          <w:lang w:val="es-CO"/>
        </w:rPr>
      </w:pPr>
    </w:p>
    <w:p w14:paraId="5EA9A369" w14:textId="508BEB6D" w:rsidR="00CE36C3" w:rsidRDefault="7B69D6C6">
      <w:pPr>
        <w:jc w:val="both"/>
        <w:rPr>
          <w:ins w:id="2146" w:author="Usuario invitado" w:date="2026-05-26T20:24:00Z" w16du:dateUtc="2026-05-26T20:24:56Z"/>
          <w:rFonts w:ascii="Arial Narrow" w:eastAsia="Arial Narrow" w:hAnsi="Arial Narrow" w:cs="Arial Narrow"/>
          <w:sz w:val="22"/>
          <w:szCs w:val="22"/>
          <w:lang w:val="es-CO"/>
          <w:rPrChange w:id="2147" w:author="Usuario invitado" w:date="2026-05-26T20:25:00Z">
            <w:rPr>
              <w:ins w:id="2148" w:author="Usuario invitado" w:date="2026-05-26T20:24:00Z" w16du:dateUtc="2026-05-26T20:24:56Z"/>
              <w:rFonts w:ascii="Arial Narrow" w:eastAsia="Arial Narrow" w:hAnsi="Arial Narrow" w:cs="Arial Narrow"/>
              <w:b/>
              <w:bCs/>
              <w:sz w:val="22"/>
              <w:szCs w:val="22"/>
              <w:lang w:val="es-CO"/>
            </w:rPr>
          </w:rPrChange>
        </w:rPr>
        <w:pPrChange w:id="2149" w:author="Usuario invitado" w:date="2026-05-26T20:24:00Z">
          <w:pPr/>
        </w:pPrChange>
      </w:pPr>
      <w:ins w:id="2150" w:author="Usuario invitado" w:date="2026-05-26T20:24:00Z" w16du:dateUtc="2026-05-26T20:24:51Z">
        <w:r w:rsidRPr="7B69D6C6">
          <w:rPr>
            <w:rFonts w:ascii="Arial Narrow" w:eastAsia="Arial Narrow" w:hAnsi="Arial Narrow" w:cs="Arial Narrow"/>
            <w:sz w:val="22"/>
            <w:szCs w:val="22"/>
            <w:lang w:val="es-CO"/>
          </w:rPr>
          <w:t xml:space="preserve">La modernización del FORMP&amp;D en 2025 representa un hito relevante, en la medida en que permite evaluar el alineamiento del incentivo con misiones nacionales como la </w:t>
        </w:r>
        <w:r w:rsidRPr="7B69D6C6">
          <w:rPr>
            <w:rFonts w:ascii="Arial Narrow" w:eastAsia="Arial Narrow" w:hAnsi="Arial Narrow" w:cs="Arial Narrow"/>
            <w:sz w:val="22"/>
            <w:szCs w:val="22"/>
            <w:lang w:val="es-CO"/>
            <w:rPrChange w:id="2151" w:author="Usuario invitado" w:date="2026-05-26T20:25:00Z" w16du:dateUtc="2026-05-26T20:25:08Z">
              <w:rPr>
                <w:rFonts w:ascii="Arial Narrow" w:eastAsia="Arial Narrow" w:hAnsi="Arial Narrow" w:cs="Arial Narrow"/>
                <w:b/>
                <w:bCs/>
                <w:sz w:val="22"/>
                <w:szCs w:val="22"/>
                <w:lang w:val="es-CO"/>
              </w:rPr>
            </w:rPrChange>
          </w:rPr>
          <w:t>Nova Indústria</w:t>
        </w:r>
        <w:r w:rsidRPr="7B69D6C6">
          <w:rPr>
            <w:rFonts w:ascii="Arial Narrow" w:eastAsia="Arial Narrow" w:hAnsi="Arial Narrow" w:cs="Arial Narrow"/>
            <w:sz w:val="22"/>
            <w:szCs w:val="22"/>
            <w:lang w:val="es-CO"/>
          </w:rPr>
          <w:t xml:space="preserve"> Brasil. En particular, la incorporación obligatoria de nuevos indicadores permite ampliar el alcance del monitoreo en tres dimensiones: la madurez tecnológica (TRL), para identificar si el incentivo apoya fases de riesgo tecnológico real o principalmente mejoras incrementales; los Objetivos de Desarrollo Sostenible (ODS), para medir su contribución a la transición verde y la descarbonización; y la perspectiva de género, que permite monitorear por primera vez la participación femenina en los equipos de investigación empresarial.</w:t>
        </w:r>
      </w:ins>
    </w:p>
    <w:p w14:paraId="0153F080" w14:textId="087E80B1" w:rsidR="00CE36C3" w:rsidRDefault="00CE36C3" w:rsidP="7B69D6C6">
      <w:pPr>
        <w:jc w:val="both"/>
        <w:rPr>
          <w:ins w:id="2152" w:author="Usuario invitado" w:date="2026-05-26T20:24:00Z" w16du:dateUtc="2026-05-26T20:24:51Z"/>
          <w:rFonts w:ascii="Arial Narrow" w:eastAsia="Arial Narrow" w:hAnsi="Arial Narrow" w:cs="Arial Narrow"/>
          <w:sz w:val="22"/>
          <w:szCs w:val="22"/>
          <w:lang w:val="es-CO"/>
        </w:rPr>
      </w:pPr>
    </w:p>
    <w:p w14:paraId="2DD34AFF" w14:textId="7BFA8FED" w:rsidR="00CE36C3" w:rsidRDefault="7B69D6C6">
      <w:pPr>
        <w:jc w:val="both"/>
        <w:rPr>
          <w:ins w:id="2153" w:author="Usuario invitado" w:date="2026-05-26T20:24:00Z" w16du:dateUtc="2026-05-26T20:24:51Z"/>
          <w:rFonts w:ascii="Arial Narrow" w:eastAsia="Arial Narrow" w:hAnsi="Arial Narrow" w:cs="Arial Narrow"/>
          <w:sz w:val="22"/>
          <w:szCs w:val="22"/>
          <w:lang w:val="es-CO"/>
        </w:rPr>
        <w:pPrChange w:id="2154" w:author="Usuario invitado" w:date="2026-05-26T20:24:00Z">
          <w:pPr/>
        </w:pPrChange>
      </w:pPr>
      <w:ins w:id="2155" w:author="Usuario invitado" w:date="2026-05-26T20:24:00Z" w16du:dateUtc="2026-05-26T20:24:51Z">
        <w:r w:rsidRPr="7B69D6C6">
          <w:rPr>
            <w:rFonts w:ascii="Arial Narrow" w:eastAsia="Arial Narrow" w:hAnsi="Arial Narrow" w:cs="Arial Narrow"/>
            <w:sz w:val="22"/>
            <w:szCs w:val="22"/>
            <w:lang w:val="es-CO"/>
          </w:rPr>
          <w:t xml:space="preserve">Finalmente, el monitoreo estratégico también busca abordar el desafío de la baja capilaridad del instrumento, dado que actualmente solo cerca de 4.300 empresas utilizan el beneficio frente a un universo potencial de 230.000 contribuyentes en el régimen de </w:t>
        </w:r>
        <w:r w:rsidRPr="7B69D6C6">
          <w:rPr>
            <w:rFonts w:ascii="Arial Narrow" w:eastAsia="Arial Narrow" w:hAnsi="Arial Narrow" w:cs="Arial Narrow"/>
            <w:sz w:val="22"/>
            <w:szCs w:val="22"/>
            <w:lang w:val="es-CO"/>
            <w:rPrChange w:id="2156" w:author="Usuario invitado" w:date="2026-05-26T20:25:00Z" w16du:dateUtc="2026-05-26T20:25:04Z">
              <w:rPr>
                <w:rFonts w:ascii="Arial Narrow" w:eastAsia="Arial Narrow" w:hAnsi="Arial Narrow" w:cs="Arial Narrow"/>
                <w:b/>
                <w:bCs/>
                <w:sz w:val="22"/>
                <w:szCs w:val="22"/>
                <w:lang w:val="es-CO"/>
              </w:rPr>
            </w:rPrChange>
          </w:rPr>
          <w:t>Lucro Real</w:t>
        </w:r>
        <w:r w:rsidRPr="7B69D6C6">
          <w:rPr>
            <w:rFonts w:ascii="Arial Narrow" w:eastAsia="Arial Narrow" w:hAnsi="Arial Narrow" w:cs="Arial Narrow"/>
            <w:sz w:val="22"/>
            <w:szCs w:val="22"/>
            <w:lang w:val="es-CO"/>
          </w:rPr>
          <w:t>. En este sentido, la información generada no solo sirve para la fiscalización individual, sino que constituye un insumo central para proponer ajustes normativos, reducir barreras de acceso, mejorar la seguridad jurídica y optimizar la eficiencia del sacrificio fiscal en favor de la competitividad soberana del país.</w:t>
        </w:r>
      </w:ins>
    </w:p>
    <w:p w14:paraId="098E1CD7" w14:textId="24CBC442" w:rsidR="00CE36C3" w:rsidRDefault="00CE36C3" w:rsidP="00CE36C3">
      <w:pPr>
        <w:jc w:val="both"/>
        <w:rPr>
          <w:rFonts w:ascii="Arial Narrow" w:hAnsi="Arial Narrow"/>
          <w:sz w:val="22"/>
          <w:szCs w:val="22"/>
          <w:lang w:val="es-CO"/>
        </w:rPr>
      </w:pPr>
    </w:p>
    <w:p w14:paraId="2BF511F7" w14:textId="77777777" w:rsidR="00CE36C3" w:rsidRDefault="00CE36C3" w:rsidP="00CE36C3">
      <w:pPr>
        <w:jc w:val="center"/>
        <w:rPr>
          <w:rFonts w:ascii="Arial Narrow" w:hAnsi="Arial Narrow"/>
          <w:b/>
          <w:bCs/>
          <w:noProof/>
          <w:sz w:val="22"/>
          <w:szCs w:val="22"/>
          <w:lang w:val="es-CO"/>
        </w:rPr>
      </w:pPr>
      <w:r w:rsidRPr="00776B47">
        <w:rPr>
          <w:rFonts w:ascii="Arial Narrow" w:hAnsi="Arial Narrow"/>
          <w:b/>
          <w:bCs/>
          <w:sz w:val="22"/>
          <w:szCs w:val="22"/>
          <w:lang w:val="es-CO"/>
        </w:rPr>
        <w:t>Gráfico 1. Procedimiento de aplicación del Beneficio Tributario</w:t>
      </w:r>
    </w:p>
    <w:p w14:paraId="73BEEA7F" w14:textId="730DA562" w:rsidR="00CE36C3" w:rsidRDefault="00CE36C3" w:rsidP="00CE36C3">
      <w:pPr>
        <w:jc w:val="center"/>
        <w:rPr>
          <w:rFonts w:ascii="Arial Narrow" w:hAnsi="Arial Narrow"/>
          <w:b/>
          <w:bCs/>
          <w:noProof/>
          <w:sz w:val="22"/>
          <w:szCs w:val="22"/>
          <w:lang w:val="es-CO"/>
        </w:rPr>
      </w:pPr>
      <w:ins w:id="2157" w:author="Usuario invitado" w:date="2026-05-26T20:24:00Z" w16du:dateUtc="2026-05-26T20:24:03Z">
        <w:r>
          <w:rPr>
            <w:noProof/>
          </w:rPr>
          <w:drawing>
            <wp:inline distT="0" distB="0" distL="0" distR="0" wp14:anchorId="586B89DF" wp14:editId="2A0C5B83">
              <wp:extent cx="5943600" cy="3171839"/>
              <wp:effectExtent l="0" t="0" r="0" b="0"/>
              <wp:docPr id="625552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52592" name="Picture 625552592"/>
                      <pic:cNvPicPr/>
                    </pic:nvPicPr>
                    <pic:blipFill>
                      <a:blip r:embed="rId21">
                        <a:extLst>
                          <a:ext uri="{28A0092B-C50C-407E-A947-70E740481C1C}">
                            <a14:useLocalDpi xmlns:a14="http://schemas.microsoft.com/office/drawing/2010/main"/>
                          </a:ext>
                        </a:extLst>
                      </a:blip>
                      <a:srcRect b="29598"/>
                      <a:stretch>
                        <a:fillRect/>
                      </a:stretch>
                    </pic:blipFill>
                    <pic:spPr>
                      <a:xfrm>
                        <a:off x="0" y="0"/>
                        <a:ext cx="5943600" cy="3171839"/>
                      </a:xfrm>
                      <a:prstGeom prst="rect">
                        <a:avLst/>
                      </a:prstGeom>
                    </pic:spPr>
                  </pic:pic>
                </a:graphicData>
              </a:graphic>
            </wp:inline>
          </w:drawing>
        </w:r>
      </w:ins>
      <w:del w:id="2158" w:author="Usuario invitado" w:date="2026-05-26T20:23:00Z" w16du:dateUtc="2026-05-26T20:23:37Z">
        <w:r>
          <w:rPr>
            <w:noProof/>
          </w:rPr>
          <w:drawing>
            <wp:inline distT="0" distB="0" distL="0" distR="0" wp14:anchorId="773872BC" wp14:editId="6AD495F3">
              <wp:extent cx="5930265" cy="3125470"/>
              <wp:effectExtent l="0" t="0" r="0" b="0"/>
              <wp:docPr id="109999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0265" cy="3125470"/>
                      </a:xfrm>
                      <a:prstGeom prst="rect">
                        <a:avLst/>
                      </a:prstGeom>
                      <a:noFill/>
                      <a:ln>
                        <a:noFill/>
                      </a:ln>
                    </pic:spPr>
                  </pic:pic>
                </a:graphicData>
              </a:graphic>
            </wp:inline>
          </w:drawing>
        </w:r>
      </w:del>
    </w:p>
    <w:p w14:paraId="7E370C0F" w14:textId="77777777" w:rsidR="00CE36C3" w:rsidRPr="00B06C22" w:rsidRDefault="00CE36C3" w:rsidP="00CE36C3">
      <w:pPr>
        <w:jc w:val="center"/>
        <w:rPr>
          <w:rFonts w:ascii="Arial Narrow" w:hAnsi="Arial Narrow"/>
          <w:sz w:val="22"/>
          <w:szCs w:val="22"/>
          <w:lang w:val="es-CO"/>
        </w:rPr>
      </w:pPr>
      <w:r>
        <w:rPr>
          <w:rFonts w:ascii="Arial Narrow" w:hAnsi="Arial Narrow"/>
          <w:sz w:val="22"/>
          <w:szCs w:val="22"/>
          <w:lang w:val="es-CO"/>
        </w:rPr>
        <w:t xml:space="preserve">Fuente: Elaboración propia con base en </w:t>
      </w:r>
      <w:sdt>
        <w:sdtPr>
          <w:rPr>
            <w:rFonts w:ascii="Arial Narrow" w:hAnsi="Arial Narrow"/>
            <w:sz w:val="22"/>
            <w:szCs w:val="22"/>
            <w:lang w:val="es-CO"/>
          </w:rPr>
          <w:id w:val="1157190661"/>
          <w:citation/>
        </w:sdtPr>
        <w:sdtEndPr/>
        <w:sdtContent>
          <w:r>
            <w:rPr>
              <w:rFonts w:ascii="Arial Narrow" w:hAnsi="Arial Narrow"/>
              <w:sz w:val="22"/>
              <w:szCs w:val="22"/>
              <w:lang w:val="es-CO"/>
            </w:rPr>
            <w:fldChar w:fldCharType="begin"/>
          </w:r>
          <w:r w:rsidRPr="00030628">
            <w:rPr>
              <w:rFonts w:ascii="Arial Narrow" w:hAnsi="Arial Narrow"/>
              <w:sz w:val="22"/>
              <w:szCs w:val="22"/>
              <w:lang w:val="es-CO"/>
            </w:rPr>
            <w:instrText xml:space="preserve"> CITATION MCT23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O que é a Lei do Bem, 2023)</w:t>
          </w:r>
          <w:r>
            <w:rPr>
              <w:rFonts w:ascii="Arial Narrow" w:hAnsi="Arial Narrow"/>
              <w:sz w:val="22"/>
              <w:szCs w:val="22"/>
              <w:lang w:val="es-CO"/>
            </w:rPr>
            <w:fldChar w:fldCharType="end"/>
          </w:r>
        </w:sdtContent>
      </w:sdt>
      <w:sdt>
        <w:sdtPr>
          <w:rPr>
            <w:rFonts w:ascii="Arial Narrow" w:hAnsi="Arial Narrow"/>
            <w:sz w:val="22"/>
            <w:szCs w:val="22"/>
            <w:lang w:val="es-CO"/>
          </w:rPr>
          <w:id w:val="-1094621935"/>
          <w:citation/>
        </w:sdtPr>
        <w:sdtEndPr/>
        <w:sdtContent>
          <w:r>
            <w:rPr>
              <w:rFonts w:ascii="Arial Narrow" w:hAnsi="Arial Narrow"/>
              <w:sz w:val="22"/>
              <w:szCs w:val="22"/>
              <w:lang w:val="es-CO"/>
            </w:rPr>
            <w:fldChar w:fldCharType="begin"/>
          </w:r>
          <w:r w:rsidRPr="00030628">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Pr>
          <w:rFonts w:ascii="Arial Narrow" w:hAnsi="Arial Narrow"/>
          <w:sz w:val="22"/>
          <w:szCs w:val="22"/>
          <w:lang w:val="es-CO"/>
        </w:rPr>
        <w:t xml:space="preserve">. </w:t>
      </w:r>
    </w:p>
    <w:p w14:paraId="20D69A4E" w14:textId="77777777" w:rsidR="00CE36C3" w:rsidRPr="00776B47" w:rsidRDefault="00CE36C3" w:rsidP="00CE36C3">
      <w:pPr>
        <w:jc w:val="both"/>
        <w:rPr>
          <w:rFonts w:ascii="Arial Narrow" w:hAnsi="Arial Narrow"/>
          <w:b/>
          <w:bCs/>
          <w:sz w:val="22"/>
          <w:szCs w:val="22"/>
          <w:lang w:val="es-CO"/>
        </w:rPr>
      </w:pPr>
      <w:r w:rsidRPr="00776B47">
        <w:rPr>
          <w:rFonts w:ascii="Arial Narrow" w:hAnsi="Arial Narrow"/>
          <w:b/>
          <w:bCs/>
          <w:sz w:val="22"/>
          <w:szCs w:val="22"/>
          <w:lang w:val="es-CO"/>
        </w:rPr>
        <w:t>4. Evidencia y resultados observados</w:t>
      </w:r>
    </w:p>
    <w:p w14:paraId="63EA69BE" w14:textId="77777777" w:rsidR="00CE36C3" w:rsidRDefault="00CE36C3" w:rsidP="00CE36C3">
      <w:pPr>
        <w:jc w:val="both"/>
        <w:rPr>
          <w:rFonts w:ascii="Arial Narrow" w:hAnsi="Arial Narrow"/>
          <w:b/>
          <w:bCs/>
          <w:sz w:val="22"/>
          <w:szCs w:val="22"/>
          <w:lang w:val="es-CO"/>
        </w:rPr>
      </w:pPr>
      <w:r w:rsidRPr="00776B47">
        <w:rPr>
          <w:rFonts w:ascii="Arial Narrow" w:hAnsi="Arial Narrow"/>
          <w:b/>
          <w:bCs/>
          <w:sz w:val="22"/>
          <w:szCs w:val="22"/>
          <w:lang w:val="es-CO"/>
        </w:rPr>
        <w:t xml:space="preserve">4.1. Uso del </w:t>
      </w:r>
      <w:commentRangeStart w:id="2159"/>
      <w:r w:rsidRPr="00776B47">
        <w:rPr>
          <w:rFonts w:ascii="Arial Narrow" w:hAnsi="Arial Narrow"/>
          <w:b/>
          <w:bCs/>
          <w:sz w:val="22"/>
          <w:szCs w:val="22"/>
          <w:lang w:val="es-CO"/>
        </w:rPr>
        <w:t>instrumento</w:t>
      </w:r>
      <w:commentRangeEnd w:id="2159"/>
      <w:r w:rsidR="009727D9">
        <w:rPr>
          <w:rStyle w:val="CommentReference"/>
          <w:rFonts w:ascii="Arial Narrow" w:hAnsi="Arial Narrow"/>
          <w:b/>
          <w:bCs/>
          <w:sz w:val="22"/>
          <w:szCs w:val="22"/>
          <w:lang w:val="es-CO"/>
        </w:rPr>
        <w:commentReference w:id="2159"/>
      </w:r>
    </w:p>
    <w:p w14:paraId="32E77BD6" w14:textId="77777777" w:rsidR="00CE36C3" w:rsidRPr="00012D3F" w:rsidRDefault="00CE36C3" w:rsidP="00CE36C3">
      <w:pPr>
        <w:jc w:val="both"/>
        <w:rPr>
          <w:ins w:id="2160" w:author="Usuario invitado" w:date="2026-05-26T20:25:00Z" w16du:dateUtc="2026-05-26T20:25:28Z"/>
          <w:lang w:val="es-ES"/>
          <w:rPrChange w:id="2161" w:author="Gonzalo Castellanos" w:date="2026-05-29T12:04:00Z" w16du:dateUtc="2026-05-29T16:04:00Z">
            <w:rPr>
              <w:ins w:id="2162" w:author="Usuario invitado" w:date="2026-05-26T20:25:00Z" w16du:dateUtc="2026-05-26T20:25:28Z"/>
            </w:rPr>
          </w:rPrChange>
        </w:rPr>
      </w:pPr>
      <w:r w:rsidRPr="007C59EA">
        <w:rPr>
          <w:rFonts w:ascii="Arial Narrow" w:hAnsi="Arial Narrow"/>
          <w:b/>
          <w:bCs/>
          <w:sz w:val="22"/>
          <w:szCs w:val="22"/>
          <w:lang w:val="es-CO"/>
        </w:rPr>
        <w:t xml:space="preserve">El uso de la </w:t>
      </w:r>
      <w:r w:rsidRPr="7B69D6C6">
        <w:rPr>
          <w:rFonts w:ascii="Arial Narrow" w:hAnsi="Arial Narrow"/>
          <w:b/>
          <w:bCs/>
          <w:i/>
          <w:iCs/>
          <w:sz w:val="22"/>
          <w:szCs w:val="22"/>
          <w:lang w:val="es-CO"/>
        </w:rPr>
        <w:t>Lei do Bem</w:t>
      </w:r>
      <w:r w:rsidRPr="007C59EA">
        <w:rPr>
          <w:rFonts w:ascii="Arial Narrow" w:hAnsi="Arial Narrow"/>
          <w:b/>
          <w:bCs/>
          <w:sz w:val="22"/>
          <w:szCs w:val="22"/>
          <w:lang w:val="es-CO"/>
        </w:rPr>
        <w:t xml:space="preserve"> ha crecido de forma sostenida y acelerada desde su creación, consolidándose como un instrumento de gran escala dentro de la política de innovación empresarial en Brasil. </w:t>
      </w:r>
      <w:r w:rsidRPr="007C59EA">
        <w:rPr>
          <w:rFonts w:ascii="Arial Narrow" w:hAnsi="Arial Narrow"/>
          <w:sz w:val="22"/>
          <w:szCs w:val="22"/>
          <w:lang w:val="es-CO"/>
        </w:rPr>
        <w:t>Desde 2006, el número de empresas usuarias aumentó de 130 a 4.252 en 2024. Este crecimiento es particularmente pronunciado a partir de la década de 2010 y refleja una expansión persistente de la base de empresas que utilizan el incentivo de manera recurrente. En términos de actividad declarada, en 2024 se registraron 14.908 proyectos de investigación, desarrollo e innovación tecnológica, con un promedio cercano a cuatro proyectos por empresa, lo que sugiere una utilización intensiva del instrumento por parte de las firmas participantes</w:t>
      </w:r>
      <w:sdt>
        <w:sdtPr>
          <w:rPr>
            <w:rFonts w:ascii="Arial Narrow" w:hAnsi="Arial Narrow"/>
            <w:sz w:val="22"/>
            <w:szCs w:val="22"/>
            <w:lang w:val="es-CO"/>
          </w:rPr>
          <w:id w:val="1982721232"/>
          <w:citation/>
        </w:sdtPr>
        <w:sdtEndPr/>
        <w:sdtContent>
          <w:r>
            <w:rPr>
              <w:rFonts w:ascii="Arial Narrow" w:hAnsi="Arial Narrow"/>
              <w:sz w:val="22"/>
              <w:szCs w:val="22"/>
              <w:lang w:val="es-CO"/>
            </w:rPr>
            <w:fldChar w:fldCharType="begin"/>
          </w:r>
          <w:r w:rsidRPr="00376006">
            <w:rPr>
              <w:rFonts w:ascii="Arial Narrow" w:hAnsi="Arial Narrow"/>
              <w:sz w:val="22"/>
              <w:szCs w:val="22"/>
              <w:lang w:val="es-CO"/>
            </w:rPr>
            <w:instrText xml:space="preserve"> CITATION MCT23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d., O que é a Lei do Bem, 2023)</w:t>
          </w:r>
          <w:r>
            <w:rPr>
              <w:rFonts w:ascii="Arial Narrow" w:hAnsi="Arial Narrow"/>
              <w:sz w:val="22"/>
              <w:szCs w:val="22"/>
              <w:lang w:val="es-CO"/>
            </w:rPr>
            <w:fldChar w:fldCharType="end"/>
          </w:r>
        </w:sdtContent>
      </w:sdt>
      <w:r w:rsidRPr="007C59EA">
        <w:rPr>
          <w:rFonts w:ascii="Arial Narrow" w:hAnsi="Arial Narrow"/>
          <w:sz w:val="22"/>
          <w:szCs w:val="22"/>
          <w:lang w:val="es-CO"/>
        </w:rPr>
        <w:t>.</w:t>
      </w:r>
    </w:p>
    <w:p w14:paraId="18AFA31A" w14:textId="453C39C4" w:rsidR="7B69D6C6" w:rsidRDefault="7B69D6C6" w:rsidP="7B69D6C6">
      <w:pPr>
        <w:jc w:val="both"/>
        <w:rPr>
          <w:rFonts w:ascii="Arial Narrow" w:hAnsi="Arial Narrow"/>
          <w:sz w:val="22"/>
          <w:szCs w:val="22"/>
          <w:lang w:val="es-CO"/>
        </w:rPr>
      </w:pPr>
    </w:p>
    <w:p w14:paraId="7586841A" w14:textId="5D687F25" w:rsidR="00CE36C3" w:rsidRDefault="00CE36C3" w:rsidP="7B69D6C6">
      <w:pPr>
        <w:jc w:val="both"/>
        <w:rPr>
          <w:ins w:id="2163" w:author="Usuario invitado" w:date="2026-05-26T20:25:00Z" w16du:dateUtc="2026-05-26T20:25:29Z"/>
          <w:rFonts w:ascii="Arial Narrow" w:eastAsia="Arial Narrow" w:hAnsi="Arial Narrow" w:cs="Arial Narrow"/>
          <w:sz w:val="22"/>
          <w:szCs w:val="22"/>
          <w:lang w:val="es-CO"/>
        </w:rPr>
      </w:pPr>
      <w:r w:rsidRPr="00CB1BA6">
        <w:rPr>
          <w:rFonts w:ascii="Arial Narrow" w:hAnsi="Arial Narrow"/>
          <w:b/>
          <w:bCs/>
          <w:sz w:val="22"/>
          <w:szCs w:val="22"/>
          <w:lang w:val="es-CO"/>
        </w:rPr>
        <w:t>El incentivo opera a una escala fiscal y financiera elevada en relación con otros instrumentos de apoyo a la innovación empresarial en Brasil, tanto por el volumen de inversión privada en I+D+i que moviliza como por el costo fiscal asociado a su uso.</w:t>
      </w:r>
      <w:r w:rsidRPr="00CB1BA6">
        <w:rPr>
          <w:rFonts w:ascii="Arial Narrow" w:hAnsi="Arial Narrow"/>
          <w:sz w:val="22"/>
          <w:szCs w:val="22"/>
          <w:lang w:val="es-CO"/>
        </w:rPr>
        <w:t xml:space="preserve"> Entre 2006 y 2024, las empresas declararon inversiones privadas en investigación, desarrollo e innovación tecnológica por aproximadamente R$ 296.100 millones (aprox. USD 59.000 millones). </w:t>
      </w:r>
      <w:commentRangeStart w:id="2164"/>
      <w:r w:rsidRPr="00CB1BA6">
        <w:rPr>
          <w:rFonts w:ascii="Arial Narrow" w:hAnsi="Arial Narrow"/>
          <w:sz w:val="22"/>
          <w:szCs w:val="22"/>
          <w:lang w:val="es-CO"/>
        </w:rPr>
        <w:t>El costo fiscal acumulado asociado a estas inversiones se estima en alrededor de R$ 64.100 millones (aprox. USD 12.800 millones</w:t>
      </w:r>
      <w:commentRangeEnd w:id="2164"/>
      <w:r w:rsidR="00EC7019" w:rsidRPr="00CB1BA6">
        <w:rPr>
          <w:rStyle w:val="CommentReference"/>
          <w:rFonts w:ascii="Arial Narrow" w:hAnsi="Arial Narrow"/>
          <w:sz w:val="22"/>
          <w:szCs w:val="22"/>
          <w:lang w:val="es-CO"/>
        </w:rPr>
        <w:commentReference w:id="2164"/>
      </w:r>
      <w:r w:rsidRPr="00CB1BA6">
        <w:rPr>
          <w:rFonts w:ascii="Arial Narrow" w:hAnsi="Arial Narrow"/>
          <w:sz w:val="22"/>
          <w:szCs w:val="22"/>
          <w:lang w:val="es-CO"/>
        </w:rPr>
        <w:t xml:space="preserve">), correspondiente a las deducciones y exclusiones aplicadas sobre el impuesto a la renta y otros tributos. Solo en 2024, las inversiones alcanzaron R$ 51.600 millones (aprox. USD 10.300 millones), con un costo fiscal estimado cercano a R$ 12.000 millones (aprox. </w:t>
      </w:r>
      <w:r w:rsidRPr="00991121">
        <w:rPr>
          <w:rFonts w:ascii="Arial Narrow" w:hAnsi="Arial Narrow"/>
          <w:sz w:val="22"/>
          <w:szCs w:val="22"/>
          <w:lang w:val="es-CO"/>
        </w:rPr>
        <w:t xml:space="preserve">USD 2.400 millones) </w:t>
      </w:r>
      <w:sdt>
        <w:sdtPr>
          <w:rPr>
            <w:rFonts w:ascii="Arial Narrow" w:hAnsi="Arial Narrow"/>
            <w:sz w:val="22"/>
            <w:szCs w:val="22"/>
          </w:rPr>
          <w:id w:val="763114784"/>
          <w:citation/>
        </w:sdtPr>
        <w:sdtEndPr/>
        <w:sdtContent>
          <w:r>
            <w:rPr>
              <w:rFonts w:ascii="Arial Narrow" w:hAnsi="Arial Narrow"/>
              <w:sz w:val="22"/>
              <w:szCs w:val="22"/>
            </w:rPr>
            <w:fldChar w:fldCharType="begin"/>
          </w:r>
          <w:r w:rsidRPr="00991121">
            <w:rPr>
              <w:rFonts w:ascii="Arial Narrow" w:hAnsi="Arial Narrow"/>
              <w:sz w:val="22"/>
              <w:szCs w:val="22"/>
              <w:lang w:val="es-CO"/>
            </w:rPr>
            <w:instrText xml:space="preserve"> CITATION MCT23 \l 1033 </w:instrText>
          </w:r>
          <w:r>
            <w:rPr>
              <w:rFonts w:ascii="Arial Narrow" w:hAnsi="Arial Narrow"/>
              <w:sz w:val="22"/>
              <w:szCs w:val="22"/>
            </w:rPr>
            <w:fldChar w:fldCharType="separate"/>
          </w:r>
          <w:r w:rsidRPr="00991121">
            <w:rPr>
              <w:rFonts w:ascii="Arial Narrow" w:hAnsi="Arial Narrow"/>
              <w:noProof/>
              <w:sz w:val="22"/>
              <w:szCs w:val="22"/>
              <w:lang w:val="es-CO"/>
            </w:rPr>
            <w:t>(MCTI M. d., O que é a Lei do Bem, 2023)</w:t>
          </w:r>
          <w:r>
            <w:rPr>
              <w:rFonts w:ascii="Arial Narrow" w:hAnsi="Arial Narrow"/>
              <w:sz w:val="22"/>
              <w:szCs w:val="22"/>
            </w:rPr>
            <w:fldChar w:fldCharType="end"/>
          </w:r>
        </w:sdtContent>
      </w:sdt>
      <w:r w:rsidRPr="00991121">
        <w:rPr>
          <w:rFonts w:ascii="Arial Narrow" w:hAnsi="Arial Narrow"/>
          <w:sz w:val="22"/>
          <w:szCs w:val="22"/>
          <w:lang w:val="es-CO"/>
        </w:rPr>
        <w:t>.</w:t>
      </w:r>
      <w:ins w:id="2165" w:author="Usuario invitado" w:date="2026-05-26T20:27:00Z" w16du:dateUtc="2026-05-26T20:27:21Z">
        <w:r w:rsidR="7B69D6C6" w:rsidRPr="7B69D6C6">
          <w:rPr>
            <w:rFonts w:ascii="Arial Narrow" w:eastAsia="Arial Narrow" w:hAnsi="Arial Narrow" w:cs="Arial Narrow"/>
            <w:color w:val="303030"/>
            <w:lang w:val="es-CO"/>
          </w:rPr>
          <w:t xml:space="preserve"> De acuerdo con la información más reciente proporcionada por el Ministerio de Ciencia, Tecnología e Innovación (MCTI) en su informe conmemorativo de 2025, el costo o sacrificio fiscal estimado para el año 2024 (correspondiente a las inversiones del año base 2024) ascendió a R$ 12.000 millones</w:t>
        </w:r>
      </w:ins>
      <w:ins w:id="2166" w:author="Usuario invitado" w:date="2026-05-26T20:27:00Z" w16du:dateUtc="2026-05-26T20:27:38Z">
        <w:r w:rsidR="7B69D6C6" w:rsidRPr="7B69D6C6">
          <w:rPr>
            <w:rFonts w:ascii="Arial Narrow" w:eastAsia="Arial Narrow" w:hAnsi="Arial Narrow" w:cs="Arial Narrow"/>
            <w:color w:val="303030"/>
            <w:lang w:val="es-CO"/>
          </w:rPr>
          <w:t xml:space="preserve"> (aprox. USD 2.400 millones).</w:t>
        </w:r>
      </w:ins>
    </w:p>
    <w:p w14:paraId="18DA774C" w14:textId="6E6BD5CD" w:rsidR="7B69D6C6" w:rsidRDefault="7B69D6C6" w:rsidP="7B69D6C6">
      <w:pPr>
        <w:jc w:val="both"/>
        <w:rPr>
          <w:rFonts w:ascii="Arial Narrow" w:hAnsi="Arial Narrow"/>
          <w:sz w:val="22"/>
          <w:szCs w:val="22"/>
          <w:lang w:val="es-CO"/>
        </w:rPr>
      </w:pPr>
    </w:p>
    <w:p w14:paraId="4486BE99" w14:textId="77777777" w:rsidR="00CE36C3" w:rsidRPr="00012D3F" w:rsidRDefault="00CE36C3" w:rsidP="00CE36C3">
      <w:pPr>
        <w:jc w:val="both"/>
        <w:rPr>
          <w:ins w:id="2167" w:author="Usuario invitado" w:date="2026-05-26T20:25:00Z" w16du:dateUtc="2026-05-26T20:25:31Z"/>
          <w:lang w:val="es-ES"/>
          <w:rPrChange w:id="2168" w:author="Gonzalo Castellanos" w:date="2026-05-29T12:04:00Z" w16du:dateUtc="2026-05-29T16:04:00Z">
            <w:rPr>
              <w:ins w:id="2169" w:author="Usuario invitado" w:date="2026-05-26T20:25:00Z" w16du:dateUtc="2026-05-26T20:25:31Z"/>
            </w:rPr>
          </w:rPrChange>
        </w:rPr>
      </w:pPr>
      <w:r w:rsidRPr="00236BD1">
        <w:rPr>
          <w:rFonts w:ascii="Arial Narrow" w:hAnsi="Arial Narrow"/>
          <w:b/>
          <w:bCs/>
          <w:sz w:val="22"/>
          <w:szCs w:val="22"/>
          <w:lang w:val="es-CO"/>
        </w:rPr>
        <w:t xml:space="preserve">El uso del incentivo se encuentra fuertemente concentrado en empresas de mayor escala, reflejando el requisito del régimen de lucro real. </w:t>
      </w:r>
      <w:r w:rsidRPr="00236BD1">
        <w:rPr>
          <w:rFonts w:ascii="Arial Narrow" w:hAnsi="Arial Narrow"/>
          <w:sz w:val="22"/>
          <w:szCs w:val="22"/>
          <w:lang w:val="es-CO"/>
        </w:rPr>
        <w:t>En 2024, las empresas medianas y grandes concentraron más del 95% del uso del instrumento, con participaciones aproximadas de 52,7% y 43,8% respectivamente. En contraste, las pequeñas empresas representaron apenas 2,7% y las microempresas 0,7% del total, confirmando una participación marginal de estos segmentos. Este patrón se mantiene estable en el tiempo y es consistente con las barreras fiscales y administrativas implícitas en el diseño del incentivo</w:t>
      </w:r>
      <w:r>
        <w:rPr>
          <w:rFonts w:ascii="Arial Narrow" w:hAnsi="Arial Narrow"/>
          <w:sz w:val="22"/>
          <w:szCs w:val="22"/>
          <w:lang w:val="es-CO"/>
        </w:rPr>
        <w:t xml:space="preserve"> </w:t>
      </w:r>
      <w:sdt>
        <w:sdtPr>
          <w:rPr>
            <w:rFonts w:ascii="Arial Narrow" w:hAnsi="Arial Narrow"/>
            <w:sz w:val="22"/>
            <w:szCs w:val="22"/>
            <w:lang w:val="es-CO"/>
          </w:rPr>
          <w:id w:val="-1846388686"/>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MCT231 \t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2023)</w:t>
          </w:r>
          <w:r>
            <w:rPr>
              <w:rFonts w:ascii="Arial Narrow" w:hAnsi="Arial Narrow"/>
              <w:sz w:val="22"/>
              <w:szCs w:val="22"/>
              <w:lang w:val="es-CO"/>
            </w:rPr>
            <w:fldChar w:fldCharType="end"/>
          </w:r>
        </w:sdtContent>
      </w:sdt>
      <w:sdt>
        <w:sdtPr>
          <w:rPr>
            <w:rFonts w:ascii="Arial Narrow" w:hAnsi="Arial Narrow"/>
            <w:sz w:val="22"/>
            <w:szCs w:val="22"/>
            <w:lang w:val="es-CO"/>
          </w:rPr>
          <w:id w:val="-1527715456"/>
          <w:citation/>
        </w:sdtPr>
        <w:sdtEndPr/>
        <w:sdtContent>
          <w:r>
            <w:rPr>
              <w:rFonts w:ascii="Arial Narrow" w:hAnsi="Arial Narrow"/>
              <w:sz w:val="22"/>
              <w:szCs w:val="22"/>
              <w:lang w:val="es-CO"/>
            </w:rPr>
            <w:fldChar w:fldCharType="begin"/>
          </w:r>
          <w:r w:rsidRPr="00CF2085">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236BD1">
        <w:rPr>
          <w:rFonts w:ascii="Arial Narrow" w:hAnsi="Arial Narrow"/>
          <w:sz w:val="22"/>
          <w:szCs w:val="22"/>
          <w:lang w:val="es-CO"/>
        </w:rPr>
        <w:t>.</w:t>
      </w:r>
    </w:p>
    <w:p w14:paraId="4E110A14" w14:textId="32F2CE61" w:rsidR="7B69D6C6" w:rsidRDefault="7B69D6C6" w:rsidP="7B69D6C6">
      <w:pPr>
        <w:jc w:val="both"/>
        <w:rPr>
          <w:rFonts w:ascii="Arial Narrow" w:hAnsi="Arial Narrow"/>
          <w:sz w:val="22"/>
          <w:szCs w:val="22"/>
          <w:lang w:val="es-CO"/>
        </w:rPr>
      </w:pPr>
    </w:p>
    <w:p w14:paraId="004AD5AB" w14:textId="77777777" w:rsidR="00CE36C3" w:rsidRPr="00012D3F" w:rsidRDefault="00CE36C3" w:rsidP="00CE36C3">
      <w:pPr>
        <w:jc w:val="both"/>
        <w:rPr>
          <w:ins w:id="2170" w:author="Usuario invitado" w:date="2026-05-26T20:25:00Z" w16du:dateUtc="2026-05-26T20:25:32Z"/>
          <w:lang w:val="es-ES"/>
          <w:rPrChange w:id="2171" w:author="Gonzalo Castellanos" w:date="2026-05-29T12:04:00Z" w16du:dateUtc="2026-05-29T16:04:00Z">
            <w:rPr>
              <w:ins w:id="2172" w:author="Usuario invitado" w:date="2026-05-26T20:25:00Z" w16du:dateUtc="2026-05-26T20:25:32Z"/>
            </w:rPr>
          </w:rPrChange>
        </w:rPr>
      </w:pPr>
      <w:r w:rsidRPr="00236BD1">
        <w:rPr>
          <w:rFonts w:ascii="Arial Narrow" w:hAnsi="Arial Narrow"/>
          <w:b/>
          <w:bCs/>
          <w:sz w:val="22"/>
          <w:szCs w:val="22"/>
          <w:lang w:val="es-CO"/>
        </w:rPr>
        <w:t xml:space="preserve">La utilización del instrumento presenta una alta concentración territorial en el eje Sur–Sudeste del país. </w:t>
      </w:r>
      <w:r w:rsidRPr="00236BD1">
        <w:rPr>
          <w:rFonts w:ascii="Arial Narrow" w:hAnsi="Arial Narrow"/>
          <w:sz w:val="22"/>
          <w:szCs w:val="22"/>
          <w:lang w:val="es-CO"/>
        </w:rPr>
        <w:t>Más del 90% de las inversiones incentivadas se localizan en estas regiones, con el estado de São Paulo como principal polo de uso. En 2024, São Paulo concentró inversiones por aproximadamente R$ 28.700 millones (aprox. USD 5.700 millones) y 1.779 empresas beneficiarias, seguido a distancia por estados como Rio Grande do Sul, Paraná, Minas Gerais y Santa Catarina. Esta distribución territorial refleja la concentración histórica de capacidades productivas y tecnológicas del país</w:t>
      </w:r>
      <w:r>
        <w:rPr>
          <w:rFonts w:ascii="Arial Narrow" w:hAnsi="Arial Narrow"/>
          <w:sz w:val="22"/>
          <w:szCs w:val="22"/>
          <w:lang w:val="es-CO"/>
        </w:rPr>
        <w:t xml:space="preserve"> </w:t>
      </w:r>
      <w:sdt>
        <w:sdtPr>
          <w:rPr>
            <w:rFonts w:ascii="Arial Narrow" w:hAnsi="Arial Narrow"/>
            <w:sz w:val="22"/>
            <w:szCs w:val="22"/>
            <w:lang w:val="es-CO"/>
          </w:rPr>
          <w:id w:val="985128804"/>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MCT231 \t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2023)</w:t>
          </w:r>
          <w:r>
            <w:rPr>
              <w:rFonts w:ascii="Arial Narrow" w:hAnsi="Arial Narrow"/>
              <w:sz w:val="22"/>
              <w:szCs w:val="22"/>
              <w:lang w:val="es-CO"/>
            </w:rPr>
            <w:fldChar w:fldCharType="end"/>
          </w:r>
        </w:sdtContent>
      </w:sdt>
      <w:sdt>
        <w:sdtPr>
          <w:rPr>
            <w:rFonts w:ascii="Arial Narrow" w:hAnsi="Arial Narrow"/>
            <w:sz w:val="22"/>
            <w:szCs w:val="22"/>
            <w:lang w:val="es-CO"/>
          </w:rPr>
          <w:id w:val="2063981333"/>
          <w:citation/>
        </w:sdtPr>
        <w:sdtEndPr/>
        <w:sdtContent>
          <w:r>
            <w:rPr>
              <w:rFonts w:ascii="Arial Narrow" w:hAnsi="Arial Narrow"/>
              <w:sz w:val="22"/>
              <w:szCs w:val="22"/>
              <w:lang w:val="es-CO"/>
            </w:rPr>
            <w:fldChar w:fldCharType="begin"/>
          </w:r>
          <w:r w:rsidRPr="00CF2085">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236BD1">
        <w:rPr>
          <w:rFonts w:ascii="Arial Narrow" w:hAnsi="Arial Narrow"/>
          <w:sz w:val="22"/>
          <w:szCs w:val="22"/>
          <w:lang w:val="es-CO"/>
        </w:rPr>
        <w:t>.</w:t>
      </w:r>
    </w:p>
    <w:p w14:paraId="07289457" w14:textId="02763692" w:rsidR="7B69D6C6" w:rsidRDefault="7B69D6C6" w:rsidP="7B69D6C6">
      <w:pPr>
        <w:jc w:val="both"/>
        <w:rPr>
          <w:rFonts w:ascii="Arial Narrow" w:hAnsi="Arial Narrow"/>
          <w:sz w:val="22"/>
          <w:szCs w:val="22"/>
          <w:lang w:val="es-CO"/>
        </w:rPr>
      </w:pPr>
    </w:p>
    <w:p w14:paraId="51F3ABAE" w14:textId="77777777" w:rsidR="00CE36C3" w:rsidRPr="00012D3F" w:rsidRDefault="00CE36C3" w:rsidP="00CE36C3">
      <w:pPr>
        <w:jc w:val="both"/>
        <w:rPr>
          <w:ins w:id="2173" w:author="Usuario invitado" w:date="2026-05-26T20:25:00Z" w16du:dateUtc="2026-05-26T20:25:33Z"/>
          <w:lang w:val="es-ES"/>
          <w:rPrChange w:id="2174" w:author="Gonzalo Castellanos" w:date="2026-05-29T12:04:00Z" w16du:dateUtc="2026-05-29T16:04:00Z">
            <w:rPr>
              <w:ins w:id="2175" w:author="Usuario invitado" w:date="2026-05-26T20:25:00Z" w16du:dateUtc="2026-05-26T20:25:33Z"/>
            </w:rPr>
          </w:rPrChange>
        </w:rPr>
      </w:pPr>
      <w:r w:rsidRPr="00236BD1">
        <w:rPr>
          <w:rFonts w:ascii="Arial Narrow" w:hAnsi="Arial Narrow"/>
          <w:b/>
          <w:bCs/>
          <w:sz w:val="22"/>
          <w:szCs w:val="22"/>
          <w:lang w:val="es-CO"/>
        </w:rPr>
        <w:t xml:space="preserve">El uso del incentivo se concentra en sectores intensivos en conocimiento, aunque mantiene un carácter multisectorial. </w:t>
      </w:r>
      <w:r w:rsidRPr="00236BD1">
        <w:rPr>
          <w:rFonts w:ascii="Arial Narrow" w:hAnsi="Arial Narrow"/>
          <w:sz w:val="22"/>
          <w:szCs w:val="22"/>
          <w:lang w:val="es-CO"/>
        </w:rPr>
        <w:t>En 2024, los mayores montos de beneficio fiscal se registraron en los sectores de mecánica y transporte, con aproximadamente R$ 1.120 millones (aprox. USD 220 millones), software con R$ 930 millones (aprox. USD 185 millones), farmacéutico con R$ 840 millones (aprox. USD 165 millones) y química y petroquímica con R$ 630 millones (aprox. USD 125 millones). La información acumulada para 2014–2023 confirma este patrón, con el sector de software liderando en número de empresas beneficiarias, seguido por mecánica y transporte y otros sectores industriales con mayor intensidad tecnológica</w:t>
      </w:r>
      <w:r>
        <w:rPr>
          <w:rFonts w:ascii="Arial Narrow" w:hAnsi="Arial Narrow"/>
          <w:sz w:val="22"/>
          <w:szCs w:val="22"/>
          <w:lang w:val="es-CO"/>
        </w:rPr>
        <w:t xml:space="preserve"> </w:t>
      </w:r>
      <w:sdt>
        <w:sdtPr>
          <w:rPr>
            <w:rFonts w:ascii="Arial Narrow" w:hAnsi="Arial Narrow"/>
            <w:sz w:val="22"/>
            <w:szCs w:val="22"/>
            <w:lang w:val="es-CO"/>
          </w:rPr>
          <w:id w:val="-934676509"/>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MCT231 \t  \l 1033 </w:instrText>
          </w:r>
          <w:r>
            <w:rPr>
              <w:rFonts w:ascii="Arial Narrow" w:hAnsi="Arial Narrow"/>
              <w:sz w:val="22"/>
              <w:szCs w:val="22"/>
              <w:lang w:val="es-CO"/>
            </w:rPr>
            <w:fldChar w:fldCharType="separate"/>
          </w:r>
          <w:r w:rsidRPr="00991121">
            <w:rPr>
              <w:rFonts w:ascii="Arial Narrow" w:hAnsi="Arial Narrow"/>
              <w:noProof/>
              <w:sz w:val="22"/>
              <w:szCs w:val="22"/>
              <w:lang w:val="es-CO"/>
            </w:rPr>
            <w:t>(MCTI M. d., 2023)</w:t>
          </w:r>
          <w:r>
            <w:rPr>
              <w:rFonts w:ascii="Arial Narrow" w:hAnsi="Arial Narrow"/>
              <w:sz w:val="22"/>
              <w:szCs w:val="22"/>
              <w:lang w:val="es-CO"/>
            </w:rPr>
            <w:fldChar w:fldCharType="end"/>
          </w:r>
        </w:sdtContent>
      </w:sdt>
      <w:sdt>
        <w:sdtPr>
          <w:rPr>
            <w:rFonts w:ascii="Arial Narrow" w:hAnsi="Arial Narrow"/>
            <w:sz w:val="22"/>
            <w:szCs w:val="22"/>
            <w:lang w:val="es-CO"/>
          </w:rPr>
          <w:id w:val="1026678953"/>
          <w:citation/>
        </w:sdtPr>
        <w:sdtEndPr/>
        <w:sdtContent>
          <w:r>
            <w:rPr>
              <w:rFonts w:ascii="Arial Narrow" w:hAnsi="Arial Narrow"/>
              <w:sz w:val="22"/>
              <w:szCs w:val="22"/>
              <w:lang w:val="es-CO"/>
            </w:rPr>
            <w:fldChar w:fldCharType="begin"/>
          </w:r>
          <w:r w:rsidRPr="00CF2085">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236BD1">
        <w:rPr>
          <w:rFonts w:ascii="Arial Narrow" w:hAnsi="Arial Narrow"/>
          <w:sz w:val="22"/>
          <w:szCs w:val="22"/>
          <w:lang w:val="es-CO"/>
        </w:rPr>
        <w:t>.</w:t>
      </w:r>
    </w:p>
    <w:p w14:paraId="0C45BF45" w14:textId="47B04002" w:rsidR="7B69D6C6" w:rsidRDefault="7B69D6C6" w:rsidP="7B69D6C6">
      <w:pPr>
        <w:jc w:val="both"/>
        <w:rPr>
          <w:rFonts w:ascii="Arial Narrow" w:hAnsi="Arial Narrow"/>
          <w:sz w:val="22"/>
          <w:szCs w:val="22"/>
          <w:lang w:val="es-CO"/>
        </w:rPr>
      </w:pPr>
    </w:p>
    <w:p w14:paraId="0C0E12A6" w14:textId="77777777" w:rsidR="00CE36C3" w:rsidRPr="00012D3F" w:rsidRDefault="00CE36C3" w:rsidP="00CE36C3">
      <w:pPr>
        <w:jc w:val="both"/>
        <w:rPr>
          <w:ins w:id="2176" w:author="Usuario invitado" w:date="2026-05-26T20:25:00Z" w16du:dateUtc="2026-05-26T20:25:34Z"/>
          <w:lang w:val="es-ES"/>
          <w:rPrChange w:id="2177" w:author="Gonzalo Castellanos" w:date="2026-05-29T12:04:00Z" w16du:dateUtc="2026-05-29T16:04:00Z">
            <w:rPr>
              <w:ins w:id="2178" w:author="Usuario invitado" w:date="2026-05-26T20:25:00Z" w16du:dateUtc="2026-05-26T20:25:34Z"/>
            </w:rPr>
          </w:rPrChange>
        </w:rPr>
      </w:pPr>
      <w:r w:rsidRPr="00236BD1">
        <w:rPr>
          <w:rFonts w:ascii="Arial Narrow" w:hAnsi="Arial Narrow"/>
          <w:b/>
          <w:bCs/>
          <w:sz w:val="22"/>
          <w:szCs w:val="22"/>
          <w:lang w:val="es-CO"/>
        </w:rPr>
        <w:t xml:space="preserve">La composición de los proyectos declarados abarca investigación, desarrollo e innovación tecnológica, con un uso transversal del instrumento a lo largo del ciclo tecnológico. </w:t>
      </w:r>
      <w:r w:rsidRPr="00236BD1">
        <w:rPr>
          <w:rFonts w:ascii="Arial Narrow" w:hAnsi="Arial Narrow"/>
          <w:sz w:val="22"/>
          <w:szCs w:val="22"/>
          <w:lang w:val="es-CO"/>
        </w:rPr>
        <w:t>La clasificación de proyectos sigue las definiciones del Manual de Frascati y distingue entre investigación básica dirigida, investigación aplicada, desarrollo experimental e innovación tecnológica. A partir de 2025, la incorporación obligatoria de la escala de madurez tecnológica permite una caracterización más precisa del avance de los proyectos, reforzando la trazabilidad y el análisis del perfil tecnológico del gasto declarado</w:t>
      </w:r>
      <w:sdt>
        <w:sdtPr>
          <w:rPr>
            <w:rFonts w:ascii="Arial Narrow" w:hAnsi="Arial Narrow"/>
            <w:sz w:val="22"/>
            <w:szCs w:val="22"/>
            <w:lang w:val="es-CO"/>
          </w:rPr>
          <w:id w:val="555200714"/>
          <w:citation/>
        </w:sdtPr>
        <w:sdtEndPr/>
        <w:sdtContent>
          <w:r>
            <w:rPr>
              <w:rFonts w:ascii="Arial Narrow" w:hAnsi="Arial Narrow"/>
              <w:sz w:val="22"/>
              <w:szCs w:val="22"/>
              <w:lang w:val="es-CO"/>
            </w:rPr>
            <w:fldChar w:fldCharType="begin"/>
          </w:r>
          <w:r w:rsidRPr="00CF2085">
            <w:rPr>
              <w:rFonts w:ascii="Arial Narrow" w:hAnsi="Arial Narrow"/>
              <w:sz w:val="22"/>
              <w:szCs w:val="22"/>
              <w:lang w:val="es-CO"/>
            </w:rPr>
            <w:instrText xml:space="preserve"> CITATION MCT25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91121">
            <w:rPr>
              <w:rFonts w:ascii="Arial Narrow" w:hAnsi="Arial Narrow"/>
              <w:noProof/>
              <w:sz w:val="22"/>
              <w:szCs w:val="22"/>
              <w:lang w:val="es-CO"/>
            </w:rPr>
            <w:t>(MCTI M. C., 2025)</w:t>
          </w:r>
          <w:r>
            <w:rPr>
              <w:rFonts w:ascii="Arial Narrow" w:hAnsi="Arial Narrow"/>
              <w:sz w:val="22"/>
              <w:szCs w:val="22"/>
              <w:lang w:val="es-CO"/>
            </w:rPr>
            <w:fldChar w:fldCharType="end"/>
          </w:r>
        </w:sdtContent>
      </w:sdt>
      <w:r w:rsidRPr="00236BD1">
        <w:rPr>
          <w:rFonts w:ascii="Arial Narrow" w:hAnsi="Arial Narrow"/>
          <w:sz w:val="22"/>
          <w:szCs w:val="22"/>
          <w:lang w:val="es-CO"/>
        </w:rPr>
        <w:t>.</w:t>
      </w:r>
    </w:p>
    <w:p w14:paraId="2C085162" w14:textId="043589DF" w:rsidR="7B69D6C6" w:rsidRDefault="7B69D6C6" w:rsidP="7B69D6C6">
      <w:pPr>
        <w:jc w:val="both"/>
        <w:rPr>
          <w:rFonts w:ascii="Arial Narrow" w:hAnsi="Arial Narrow"/>
          <w:sz w:val="22"/>
          <w:szCs w:val="22"/>
          <w:lang w:val="es-CO"/>
        </w:rPr>
      </w:pPr>
    </w:p>
    <w:p w14:paraId="12EE2367" w14:textId="77777777" w:rsidR="00CE36C3" w:rsidRPr="00012D3F" w:rsidRDefault="7B69D6C6" w:rsidP="00CE36C3">
      <w:pPr>
        <w:jc w:val="both"/>
        <w:rPr>
          <w:ins w:id="2179" w:author="Usuario invitado" w:date="2026-05-26T20:25:00Z" w16du:dateUtc="2026-05-26T20:25:36Z"/>
          <w:lang w:val="es-ES"/>
          <w:rPrChange w:id="2180" w:author="Gonzalo Castellanos" w:date="2026-05-29T12:04:00Z" w16du:dateUtc="2026-05-29T16:04:00Z">
            <w:rPr>
              <w:ins w:id="2181" w:author="Usuario invitado" w:date="2026-05-26T20:25:00Z" w16du:dateUtc="2026-05-26T20:25:36Z"/>
            </w:rPr>
          </w:rPrChange>
        </w:rPr>
      </w:pPr>
      <w:r w:rsidRPr="7B69D6C6">
        <w:rPr>
          <w:rFonts w:ascii="Arial Narrow" w:hAnsi="Arial Narrow"/>
          <w:b/>
          <w:bCs/>
          <w:sz w:val="22"/>
          <w:szCs w:val="22"/>
          <w:lang w:val="es-CO"/>
        </w:rPr>
        <w:t>4.2. Resultados observables según la evidencia empírica</w:t>
      </w:r>
    </w:p>
    <w:p w14:paraId="3498485D" w14:textId="5385ADDB" w:rsidR="7B69D6C6" w:rsidRDefault="7B69D6C6" w:rsidP="7B69D6C6">
      <w:pPr>
        <w:jc w:val="both"/>
        <w:rPr>
          <w:rFonts w:ascii="Arial Narrow" w:hAnsi="Arial Narrow"/>
          <w:b/>
          <w:bCs/>
          <w:sz w:val="22"/>
          <w:szCs w:val="22"/>
          <w:lang w:val="es-CO"/>
        </w:rPr>
      </w:pPr>
    </w:p>
    <w:p w14:paraId="54D0E9A1" w14:textId="77777777" w:rsidR="00CE36C3" w:rsidRPr="00012D3F" w:rsidRDefault="7B69D6C6" w:rsidP="00CE36C3">
      <w:pPr>
        <w:jc w:val="both"/>
        <w:rPr>
          <w:ins w:id="2182" w:author="Usuario invitado" w:date="2026-05-26T20:25:00Z" w16du:dateUtc="2026-05-26T20:25:38Z"/>
          <w:lang w:val="es-ES"/>
          <w:rPrChange w:id="2183" w:author="Gonzalo Castellanos" w:date="2026-05-29T12:04:00Z" w16du:dateUtc="2026-05-29T16:04:00Z">
            <w:rPr>
              <w:ins w:id="2184" w:author="Usuario invitado" w:date="2026-05-26T20:25:00Z" w16du:dateUtc="2026-05-26T20:25:38Z"/>
            </w:rPr>
          </w:rPrChange>
        </w:rPr>
      </w:pPr>
      <w:r w:rsidRPr="7B69D6C6">
        <w:rPr>
          <w:rFonts w:ascii="Arial Narrow" w:hAnsi="Arial Narrow"/>
          <w:sz w:val="22"/>
          <w:szCs w:val="22"/>
          <w:lang w:val="es-CO"/>
        </w:rPr>
        <w:t xml:space="preserve">La evidencia empírica disponible indica que la </w:t>
      </w:r>
      <w:r w:rsidRPr="7B69D6C6">
        <w:rPr>
          <w:rFonts w:ascii="Arial Narrow" w:hAnsi="Arial Narrow"/>
          <w:i/>
          <w:iCs/>
          <w:sz w:val="22"/>
          <w:szCs w:val="22"/>
          <w:lang w:val="es-CO"/>
        </w:rPr>
        <w:t>Lei do Bem</w:t>
      </w:r>
      <w:r w:rsidRPr="7B69D6C6">
        <w:rPr>
          <w:rFonts w:ascii="Arial Narrow" w:hAnsi="Arial Narrow"/>
          <w:sz w:val="22"/>
          <w:szCs w:val="22"/>
          <w:lang w:val="es-CO"/>
        </w:rPr>
        <w:t xml:space="preserve"> ha sido efectiva para incrementar el esfuerzo empresarial en I+D y la contratación de personal calificado, pero no ha logrado traducir estos esfuerzos en mejoras observables de desempeño productivo en el corto plazo. La única evaluación de impacto disponible para el instrumento, basada en microdatos de las encuestas de innovación (PINTEC) de 2008 y 2011, analiza el efecto causal de los incentivos fiscales sobre una muestra de 13.706 empresas utilizando metodologías cuasi experimentales.</w:t>
      </w:r>
    </w:p>
    <w:p w14:paraId="37912DA5" w14:textId="3819F455" w:rsidR="7B69D6C6" w:rsidRDefault="7B69D6C6" w:rsidP="7B69D6C6">
      <w:pPr>
        <w:jc w:val="both"/>
        <w:rPr>
          <w:rFonts w:ascii="Arial Narrow" w:hAnsi="Arial Narrow"/>
          <w:sz w:val="22"/>
          <w:szCs w:val="22"/>
          <w:lang w:val="es-CO"/>
        </w:rPr>
      </w:pPr>
    </w:p>
    <w:p w14:paraId="6D9F9CB4" w14:textId="77777777" w:rsidR="00CE36C3" w:rsidRPr="00012D3F" w:rsidRDefault="7B69D6C6" w:rsidP="00CE36C3">
      <w:pPr>
        <w:jc w:val="both"/>
        <w:rPr>
          <w:ins w:id="2185" w:author="Usuario invitado" w:date="2026-05-26T20:28:00Z" w16du:dateUtc="2026-05-26T20:28:10Z"/>
          <w:lang w:val="es-ES"/>
          <w:rPrChange w:id="2186" w:author="Gonzalo Castellanos" w:date="2026-05-29T12:04:00Z" w16du:dateUtc="2026-05-29T16:04:00Z">
            <w:rPr>
              <w:ins w:id="2187" w:author="Usuario invitado" w:date="2026-05-26T20:28:00Z" w16du:dateUtc="2026-05-26T20:28:10Z"/>
            </w:rPr>
          </w:rPrChange>
        </w:rPr>
      </w:pPr>
      <w:r w:rsidRPr="7B69D6C6">
        <w:rPr>
          <w:rFonts w:ascii="Arial Narrow" w:hAnsi="Arial Narrow"/>
          <w:sz w:val="22"/>
          <w:szCs w:val="22"/>
          <w:lang w:val="es-CO"/>
        </w:rPr>
        <w:t>El principal impacto positivo del incentivo se observa en los insumos de innovación, particularmente en la inversión en I+D y en el empleo de investigadores. Mediante una estrategia de Propensity Score Matching combinada con Diferencia en Diferencias, Gama &amp; Nogueira (2023) estiman que las empresas beneficiarias incrementaron su gasto en I+D en un promedio de aproximadamente USD 264.000 en 2011, lo que representa un aumento relativo cercano al 76% frente a empresas comparables que no utilizaron el incentivo. Asimismo, se identifica un aumento promedio de alrededor de cinco investigadores adicionales por empresa, junto con un efecto positivo en el crecimiento del empleo total, estimado en torno al 5% del tamaño medio de las firmas beneficiarias. Estos resultados sugieren una adicionalidad clara en términos de esfuerzo tecnológico y capital humano asociado a la I+D.</w:t>
      </w:r>
    </w:p>
    <w:p w14:paraId="6FDCAF76" w14:textId="4FD20689" w:rsidR="7B69D6C6" w:rsidRDefault="7B69D6C6" w:rsidP="7B69D6C6">
      <w:pPr>
        <w:jc w:val="both"/>
        <w:rPr>
          <w:rFonts w:ascii="Arial Narrow" w:hAnsi="Arial Narrow"/>
          <w:sz w:val="22"/>
          <w:szCs w:val="22"/>
          <w:lang w:val="es-CO"/>
        </w:rPr>
      </w:pPr>
    </w:p>
    <w:p w14:paraId="1F4B8FB7" w14:textId="77777777" w:rsidR="00CE36C3" w:rsidRPr="00012D3F" w:rsidRDefault="00CE36C3" w:rsidP="00CE36C3">
      <w:pPr>
        <w:jc w:val="both"/>
        <w:rPr>
          <w:ins w:id="2188" w:author="Usuario invitado" w:date="2026-05-26T20:28:00Z" w16du:dateUtc="2026-05-26T20:28:12Z"/>
          <w:lang w:val="es-ES"/>
          <w:rPrChange w:id="2189" w:author="Gonzalo Castellanos" w:date="2026-05-29T12:04:00Z" w16du:dateUtc="2026-05-29T16:04:00Z">
            <w:rPr>
              <w:ins w:id="2190" w:author="Usuario invitado" w:date="2026-05-26T20:28:00Z" w16du:dateUtc="2026-05-26T20:28:12Z"/>
            </w:rPr>
          </w:rPrChange>
        </w:rPr>
      </w:pPr>
      <w:r w:rsidRPr="009E384F">
        <w:rPr>
          <w:rFonts w:ascii="Arial Narrow" w:hAnsi="Arial Narrow"/>
          <w:sz w:val="22"/>
          <w:szCs w:val="22"/>
          <w:lang w:val="es-CO"/>
        </w:rPr>
        <w:t>En contraste, la evaluación no encuentra efectos estadísticamente significativos sobre resultados de mercado, productividad o desempeño económico agregado. El estudio no detecta impactos en el gasto total en actividades innovadoras más allá de la I+D estricta, lo que sugiere la posibilidad de efectos de reasignación o reclasificación de gastos para hacerlos elegibles al beneficio, o bien de desplazamiento de otros tipos de inversión innovadora. Tampoco se observan efectos en la proporción de ventas o exportaciones derivadas de nuevos productos, ni en los ingresos netos o la productividad laboral de las empresas beneficiarias durante el período analizado</w:t>
      </w:r>
      <w:r>
        <w:rPr>
          <w:rFonts w:ascii="Arial Narrow" w:hAnsi="Arial Narrow"/>
          <w:sz w:val="22"/>
          <w:szCs w:val="22"/>
          <w:lang w:val="es-CO"/>
        </w:rPr>
        <w:t xml:space="preserve"> </w:t>
      </w:r>
      <w:sdt>
        <w:sdtPr>
          <w:rPr>
            <w:rFonts w:ascii="Arial Narrow" w:hAnsi="Arial Narrow"/>
            <w:sz w:val="22"/>
            <w:szCs w:val="22"/>
            <w:lang w:val="es-CO"/>
          </w:rPr>
          <w:id w:val="1578711219"/>
          <w:citation/>
        </w:sdtPr>
        <w:sdtEndPr/>
        <w:sdtContent>
          <w:r>
            <w:rPr>
              <w:rFonts w:ascii="Arial Narrow" w:hAnsi="Arial Narrow"/>
              <w:sz w:val="22"/>
              <w:szCs w:val="22"/>
              <w:lang w:val="es-CO"/>
            </w:rPr>
            <w:fldChar w:fldCharType="begin"/>
          </w:r>
          <w:r w:rsidRPr="00614E92">
            <w:rPr>
              <w:rFonts w:ascii="Arial Narrow" w:hAnsi="Arial Narrow"/>
              <w:sz w:val="22"/>
              <w:szCs w:val="22"/>
              <w:lang w:val="es-CO"/>
            </w:rPr>
            <w:instrText xml:space="preserve"> CITATION Gam231 \l 1033 </w:instrText>
          </w:r>
          <w:r>
            <w:rPr>
              <w:rFonts w:ascii="Arial Narrow" w:hAnsi="Arial Narrow"/>
              <w:sz w:val="22"/>
              <w:szCs w:val="22"/>
              <w:lang w:val="es-CO"/>
            </w:rPr>
            <w:fldChar w:fldCharType="separate"/>
          </w:r>
          <w:r w:rsidRPr="00991121">
            <w:rPr>
              <w:rFonts w:ascii="Arial Narrow" w:hAnsi="Arial Narrow"/>
              <w:noProof/>
              <w:sz w:val="22"/>
              <w:szCs w:val="22"/>
              <w:lang w:val="es-CO"/>
            </w:rPr>
            <w:t>(Gama &amp; Nogueira, 2023)</w:t>
          </w:r>
          <w:r>
            <w:rPr>
              <w:rFonts w:ascii="Arial Narrow" w:hAnsi="Arial Narrow"/>
              <w:sz w:val="22"/>
              <w:szCs w:val="22"/>
              <w:lang w:val="es-CO"/>
            </w:rPr>
            <w:fldChar w:fldCharType="end"/>
          </w:r>
        </w:sdtContent>
      </w:sdt>
      <w:r w:rsidRPr="009E384F">
        <w:rPr>
          <w:rFonts w:ascii="Arial Narrow" w:hAnsi="Arial Narrow"/>
          <w:sz w:val="22"/>
          <w:szCs w:val="22"/>
          <w:lang w:val="es-CO"/>
        </w:rPr>
        <w:t>.</w:t>
      </w:r>
    </w:p>
    <w:p w14:paraId="59F47538" w14:textId="0526C6B9" w:rsidR="7B69D6C6" w:rsidRDefault="7B69D6C6" w:rsidP="7B69D6C6">
      <w:pPr>
        <w:jc w:val="both"/>
        <w:rPr>
          <w:rFonts w:ascii="Arial Narrow" w:hAnsi="Arial Narrow"/>
          <w:sz w:val="22"/>
          <w:szCs w:val="22"/>
          <w:lang w:val="es-CO"/>
        </w:rPr>
      </w:pPr>
    </w:p>
    <w:p w14:paraId="30D52FBB" w14:textId="77777777" w:rsidR="00CE36C3" w:rsidRPr="00012D3F" w:rsidRDefault="00CE36C3" w:rsidP="00CE36C3">
      <w:pPr>
        <w:jc w:val="both"/>
        <w:rPr>
          <w:ins w:id="2191" w:author="Usuario invitado" w:date="2026-05-26T20:28:00Z" w16du:dateUtc="2026-05-26T20:28:13Z"/>
          <w:lang w:val="es-ES"/>
          <w:rPrChange w:id="2192" w:author="Gonzalo Castellanos" w:date="2026-05-29T12:04:00Z" w16du:dateUtc="2026-05-29T16:04:00Z">
            <w:rPr>
              <w:ins w:id="2193" w:author="Usuario invitado" w:date="2026-05-26T20:28:00Z" w16du:dateUtc="2026-05-26T20:28:13Z"/>
            </w:rPr>
          </w:rPrChange>
        </w:rPr>
      </w:pPr>
      <w:r w:rsidRPr="009E384F">
        <w:rPr>
          <w:rFonts w:ascii="Arial Narrow" w:hAnsi="Arial Narrow"/>
          <w:sz w:val="22"/>
          <w:szCs w:val="22"/>
          <w:lang w:val="es-CO"/>
        </w:rPr>
        <w:t xml:space="preserve">Estos resultados ponen de manifiesto una brecha entre el aumento del esfuerzo en I+D y su traducción en resultados económicos, lo que apunta a limitaciones en el alcance del instrumento. Si bien la </w:t>
      </w:r>
      <w:r w:rsidRPr="7B69D6C6">
        <w:rPr>
          <w:rFonts w:ascii="Arial Narrow" w:hAnsi="Arial Narrow"/>
          <w:i/>
          <w:iCs/>
          <w:sz w:val="22"/>
          <w:szCs w:val="22"/>
          <w:lang w:val="es-CO"/>
        </w:rPr>
        <w:t>Lei do Bem</w:t>
      </w:r>
      <w:r w:rsidRPr="009E384F">
        <w:rPr>
          <w:rFonts w:ascii="Arial Narrow" w:hAnsi="Arial Narrow"/>
          <w:sz w:val="22"/>
          <w:szCs w:val="22"/>
          <w:lang w:val="es-CO"/>
        </w:rPr>
        <w:t xml:space="preserve"> cumple su objetivo de reducir el costo efectivo de invertir en I+D y fortalecer capacidades técnicas dentro de las empresas, la ausencia de impactos en ventas, exportaciones y productividad sugiere que el incentivo, por sí solo, no es suficiente para generar mejoras sostenidas en el desempeño competitivo. Los autores destacan que, en el contexto de una economía emergente, la política debería complementarse con instrumentos que apoyen otras actividades innovadoras, incluyendo la adopción, adaptación y escalamiento de tecnologías, para facilitar la conversión del esfuerzo tecnológico en resultados de mercado</w:t>
      </w:r>
      <w:r>
        <w:rPr>
          <w:rFonts w:ascii="Arial Narrow" w:hAnsi="Arial Narrow"/>
          <w:sz w:val="22"/>
          <w:szCs w:val="22"/>
          <w:lang w:val="es-CO"/>
        </w:rPr>
        <w:t xml:space="preserve"> </w:t>
      </w:r>
      <w:sdt>
        <w:sdtPr>
          <w:rPr>
            <w:rFonts w:ascii="Arial Narrow" w:hAnsi="Arial Narrow"/>
            <w:sz w:val="22"/>
            <w:szCs w:val="22"/>
            <w:lang w:val="es-CO"/>
          </w:rPr>
          <w:id w:val="-1184368235"/>
          <w:citation/>
        </w:sdtPr>
        <w:sdtEndPr/>
        <w:sdtContent>
          <w:r>
            <w:rPr>
              <w:rFonts w:ascii="Arial Narrow" w:hAnsi="Arial Narrow"/>
              <w:sz w:val="22"/>
              <w:szCs w:val="22"/>
              <w:lang w:val="es-CO"/>
            </w:rPr>
            <w:fldChar w:fldCharType="begin"/>
          </w:r>
          <w:r w:rsidRPr="00614E92">
            <w:rPr>
              <w:rFonts w:ascii="Arial Narrow" w:hAnsi="Arial Narrow"/>
              <w:sz w:val="22"/>
              <w:szCs w:val="22"/>
              <w:lang w:val="es-CO"/>
            </w:rPr>
            <w:instrText xml:space="preserve"> CITATION Gam231 \l 1033 </w:instrText>
          </w:r>
          <w:r>
            <w:rPr>
              <w:rFonts w:ascii="Arial Narrow" w:hAnsi="Arial Narrow"/>
              <w:sz w:val="22"/>
              <w:szCs w:val="22"/>
              <w:lang w:val="es-CO"/>
            </w:rPr>
            <w:fldChar w:fldCharType="separate"/>
          </w:r>
          <w:r w:rsidRPr="00991121">
            <w:rPr>
              <w:rFonts w:ascii="Arial Narrow" w:hAnsi="Arial Narrow"/>
              <w:noProof/>
              <w:sz w:val="22"/>
              <w:szCs w:val="22"/>
              <w:lang w:val="es-CO"/>
            </w:rPr>
            <w:t>(Gama &amp; Nogueira, 2023)</w:t>
          </w:r>
          <w:r>
            <w:rPr>
              <w:rFonts w:ascii="Arial Narrow" w:hAnsi="Arial Narrow"/>
              <w:sz w:val="22"/>
              <w:szCs w:val="22"/>
              <w:lang w:val="es-CO"/>
            </w:rPr>
            <w:fldChar w:fldCharType="end"/>
          </w:r>
        </w:sdtContent>
      </w:sdt>
      <w:r w:rsidRPr="009E384F">
        <w:rPr>
          <w:rFonts w:ascii="Arial Narrow" w:hAnsi="Arial Narrow"/>
          <w:sz w:val="22"/>
          <w:szCs w:val="22"/>
          <w:lang w:val="es-CO"/>
        </w:rPr>
        <w:t>.</w:t>
      </w:r>
    </w:p>
    <w:p w14:paraId="2ABC65BB" w14:textId="13A3E1A9" w:rsidR="7B69D6C6" w:rsidRDefault="7B69D6C6" w:rsidP="7B69D6C6">
      <w:pPr>
        <w:jc w:val="both"/>
        <w:rPr>
          <w:rFonts w:ascii="Arial Narrow" w:hAnsi="Arial Narrow"/>
          <w:sz w:val="22"/>
          <w:szCs w:val="22"/>
          <w:lang w:val="es-CO"/>
        </w:rPr>
      </w:pPr>
    </w:p>
    <w:p w14:paraId="7D94E103" w14:textId="77777777" w:rsidR="00CE36C3" w:rsidRPr="00012D3F" w:rsidRDefault="7B69D6C6" w:rsidP="00CE36C3">
      <w:pPr>
        <w:jc w:val="both"/>
        <w:rPr>
          <w:ins w:id="2194" w:author="Usuario invitado" w:date="2026-05-26T20:28:00Z" w16du:dateUtc="2026-05-26T20:28:14Z"/>
          <w:lang w:val="es-ES"/>
          <w:rPrChange w:id="2195" w:author="Gonzalo Castellanos" w:date="2026-05-29T12:04:00Z" w16du:dateUtc="2026-05-29T16:04:00Z">
            <w:rPr>
              <w:ins w:id="2196" w:author="Usuario invitado" w:date="2026-05-26T20:28:00Z" w16du:dateUtc="2026-05-26T20:28:14Z"/>
            </w:rPr>
          </w:rPrChange>
        </w:rPr>
      </w:pPr>
      <w:r w:rsidRPr="7B69D6C6">
        <w:rPr>
          <w:rFonts w:ascii="Arial Narrow" w:hAnsi="Arial Narrow"/>
          <w:sz w:val="22"/>
          <w:szCs w:val="22"/>
          <w:lang w:val="es-CO"/>
        </w:rPr>
        <w:t>La evidencia disponible también subraya la necesidad de profundizar el análisis sobre los mecanismos de transmisión del incentivo. Finalmente, Gama &amp; Nogueira (2023) concluyen que futuras evaluaciones deberían incorporar enfoques cualitativos que permitan comprender por qué el aumento en gasto en I+D y en personal especializado no se traduce en mejoras de productividad, así como analizar posibles rezagos temporales entre la inversión tecnológica y los resultados económicos observables.</w:t>
      </w:r>
    </w:p>
    <w:p w14:paraId="0349F26F" w14:textId="2418142D" w:rsidR="7B69D6C6" w:rsidRDefault="7B69D6C6" w:rsidP="7B69D6C6">
      <w:pPr>
        <w:jc w:val="both"/>
        <w:rPr>
          <w:rFonts w:ascii="Arial Narrow" w:hAnsi="Arial Narrow"/>
          <w:sz w:val="22"/>
          <w:szCs w:val="22"/>
          <w:lang w:val="es-CO"/>
        </w:rPr>
      </w:pPr>
    </w:p>
    <w:p w14:paraId="53892640" w14:textId="77777777" w:rsidR="00CE36C3" w:rsidRPr="00776B47" w:rsidRDefault="00CE36C3" w:rsidP="00CE36C3">
      <w:pPr>
        <w:jc w:val="both"/>
        <w:rPr>
          <w:rFonts w:ascii="Arial Narrow" w:hAnsi="Arial Narrow"/>
          <w:b/>
          <w:bCs/>
          <w:sz w:val="22"/>
          <w:szCs w:val="22"/>
          <w:lang w:val="es-CO"/>
        </w:rPr>
      </w:pPr>
      <w:r w:rsidRPr="00776B47">
        <w:rPr>
          <w:rFonts w:ascii="Arial Narrow" w:hAnsi="Arial Narrow"/>
          <w:b/>
          <w:bCs/>
          <w:sz w:val="22"/>
          <w:szCs w:val="22"/>
          <w:lang w:val="es-CO"/>
        </w:rPr>
        <w:t>5. Lecciones e implicaciones de política pública</w:t>
      </w:r>
    </w:p>
    <w:p w14:paraId="4F8D5052" w14:textId="77777777" w:rsidR="00CE36C3" w:rsidRPr="00012D3F" w:rsidRDefault="7B69D6C6" w:rsidP="00CE36C3">
      <w:pPr>
        <w:jc w:val="both"/>
        <w:rPr>
          <w:ins w:id="2197" w:author="Usuario invitado" w:date="2026-05-26T20:28:00Z" w16du:dateUtc="2026-05-26T20:28:16Z"/>
          <w:lang w:val="es-ES"/>
          <w:rPrChange w:id="2198" w:author="Gonzalo Castellanos" w:date="2026-05-29T12:04:00Z" w16du:dateUtc="2026-05-29T16:04:00Z">
            <w:rPr>
              <w:ins w:id="2199" w:author="Usuario invitado" w:date="2026-05-26T20:28:00Z" w16du:dateUtc="2026-05-26T20:28:16Z"/>
            </w:rPr>
          </w:rPrChange>
        </w:rPr>
      </w:pPr>
      <w:r w:rsidRPr="7B69D6C6">
        <w:rPr>
          <w:rFonts w:ascii="Arial Narrow" w:hAnsi="Arial Narrow"/>
          <w:sz w:val="22"/>
          <w:szCs w:val="22"/>
          <w:lang w:val="es-CO"/>
        </w:rPr>
        <w:t xml:space="preserve">Tras dos décadas de vigencia, la experiencia de Brasil con la </w:t>
      </w:r>
      <w:r w:rsidRPr="7B69D6C6">
        <w:rPr>
          <w:rFonts w:ascii="Arial Narrow" w:hAnsi="Arial Narrow"/>
          <w:i/>
          <w:iCs/>
          <w:sz w:val="22"/>
          <w:szCs w:val="22"/>
          <w:lang w:val="es-CO"/>
        </w:rPr>
        <w:t>Lei do Bem</w:t>
      </w:r>
      <w:r w:rsidRPr="7B69D6C6">
        <w:rPr>
          <w:rFonts w:ascii="Arial Narrow" w:hAnsi="Arial Narrow"/>
          <w:sz w:val="22"/>
          <w:szCs w:val="22"/>
          <w:lang w:val="es-CO"/>
        </w:rPr>
        <w:t xml:space="preserve"> muestra que el incentivo tributario a la I+D+i ha sido efectivo en la medida en que cuenta con un objetivo claramente delimitado dentro del conjunto de políticas de ciencia, tecnología e innovación. Desde su creación en 2005, el instrumento se orientó a inducir y sostener la inversión privada en actividades de investigación, desarrollo e innovación tecnológica, reduciendo el costo efectivo y el riesgo asociado a estos esfuerzos, sin pretender garantizar resultados comerciales o productivos finales. Su carácter horizontal otorga a las empresas autonomía para definir sus apuestas tecnológicas, mientras el Estado concentra su intervención en estimular el esfuerzo inversor, lo que ha contribuido a la estabilidad institucional del instrumento y a su consolidación como un componente estructural del policy mix de innovación en Brasil.</w:t>
      </w:r>
    </w:p>
    <w:p w14:paraId="20D93C29" w14:textId="6450E0B3" w:rsidR="7B69D6C6" w:rsidRDefault="7B69D6C6" w:rsidP="7B69D6C6">
      <w:pPr>
        <w:jc w:val="both"/>
        <w:rPr>
          <w:rFonts w:ascii="Arial Narrow" w:hAnsi="Arial Narrow"/>
          <w:sz w:val="22"/>
          <w:szCs w:val="22"/>
          <w:lang w:val="es-CO"/>
        </w:rPr>
      </w:pPr>
    </w:p>
    <w:p w14:paraId="7B4F4947" w14:textId="77777777" w:rsidR="00CE36C3" w:rsidRPr="00012D3F" w:rsidRDefault="7B69D6C6" w:rsidP="00CE36C3">
      <w:pPr>
        <w:jc w:val="both"/>
        <w:rPr>
          <w:ins w:id="2200" w:author="Usuario invitado" w:date="2026-05-26T20:28:00Z" w16du:dateUtc="2026-05-26T20:28:17Z"/>
          <w:lang w:val="es-ES"/>
          <w:rPrChange w:id="2201" w:author="Gonzalo Castellanos" w:date="2026-05-29T12:04:00Z" w16du:dateUtc="2026-05-29T16:04:00Z">
            <w:rPr>
              <w:ins w:id="2202" w:author="Usuario invitado" w:date="2026-05-26T20:28:00Z" w16du:dateUtc="2026-05-26T20:28:17Z"/>
            </w:rPr>
          </w:rPrChange>
        </w:rPr>
      </w:pPr>
      <w:r w:rsidRPr="7B69D6C6">
        <w:rPr>
          <w:rFonts w:ascii="Arial Narrow" w:hAnsi="Arial Narrow"/>
          <w:b/>
          <w:bCs/>
          <w:sz w:val="22"/>
          <w:szCs w:val="22"/>
          <w:lang w:val="es-CO"/>
        </w:rPr>
        <w:t>La flexibilidad del diseño y su carácter transversal han sido determinantes para la consolidación del incentivo.</w:t>
      </w:r>
      <w:r w:rsidRPr="7B69D6C6">
        <w:rPr>
          <w:rFonts w:ascii="Arial Narrow" w:hAnsi="Arial Narrow"/>
          <w:sz w:val="22"/>
          <w:szCs w:val="22"/>
          <w:lang w:val="es-CO"/>
        </w:rPr>
        <w:t xml:space="preserve"> La experiencia muestra que un incentivo horizontal, sin restricciones sectoriales ni tecnológicas ex ante, facilita su adopción por parte de empresas con perfiles productivos diversos y permite que las decisiones de innovación respondan a las necesidades específicas de cada firma. Esta apertura ha sido clave para sostener el uso del instrumento en el tiempo y para acompañar procesos de diversificación tecnológica sin introducir sesgos administrativos. Desde una perspectiva de política pública, esta lección sugiere que preservar la neutralidad sectorial es un atributo central del instrumento y que eventuales focalizaciones deberían abordarse a través de instrumentos complementarios, no mediante restricciones al incentivo fiscal.</w:t>
      </w:r>
    </w:p>
    <w:p w14:paraId="2DAB7784" w14:textId="412AA312" w:rsidR="7B69D6C6" w:rsidRDefault="7B69D6C6" w:rsidP="7B69D6C6">
      <w:pPr>
        <w:jc w:val="both"/>
        <w:rPr>
          <w:rFonts w:ascii="Arial Narrow" w:hAnsi="Arial Narrow"/>
          <w:sz w:val="22"/>
          <w:szCs w:val="22"/>
          <w:lang w:val="es-CO"/>
        </w:rPr>
      </w:pPr>
    </w:p>
    <w:p w14:paraId="2BBB33C9" w14:textId="77777777" w:rsidR="00CE36C3" w:rsidRPr="00012D3F" w:rsidRDefault="7B69D6C6" w:rsidP="00CE36C3">
      <w:pPr>
        <w:jc w:val="both"/>
        <w:rPr>
          <w:ins w:id="2203" w:author="Usuario invitado" w:date="2026-05-26T20:28:00Z" w16du:dateUtc="2026-05-26T20:28:18Z"/>
          <w:lang w:val="es-ES"/>
          <w:rPrChange w:id="2204" w:author="Gonzalo Castellanos" w:date="2026-05-29T12:04:00Z" w16du:dateUtc="2026-05-29T16:04:00Z">
            <w:rPr>
              <w:ins w:id="2205" w:author="Usuario invitado" w:date="2026-05-26T20:28:00Z" w16du:dateUtc="2026-05-26T20:28:18Z"/>
            </w:rPr>
          </w:rPrChange>
        </w:rPr>
      </w:pPr>
      <w:r w:rsidRPr="7B69D6C6">
        <w:rPr>
          <w:rFonts w:ascii="Arial Narrow" w:hAnsi="Arial Narrow"/>
          <w:b/>
          <w:bCs/>
          <w:sz w:val="22"/>
          <w:szCs w:val="22"/>
          <w:lang w:val="es-CO"/>
        </w:rPr>
        <w:t>La exigencia de trazabilidad y control ha contribuido a profesionalizar la gestión de la innovación en las empresas.</w:t>
      </w:r>
      <w:r w:rsidRPr="7B69D6C6">
        <w:rPr>
          <w:rFonts w:ascii="Arial Narrow" w:hAnsi="Arial Narrow"/>
          <w:sz w:val="22"/>
          <w:szCs w:val="22"/>
          <w:lang w:val="es-CO"/>
        </w:rPr>
        <w:t xml:space="preserve"> La necesidad de documentar proyectos, gastos y resultados para efectos de validación técnica y fiscal ha inducido mejoras sustantivas en los sistemas internos de gestión, seguimiento y evaluación de actividades de I+D+i. Más allá del beneficio tributario, este proceso ha fortalecido prácticas de gobernanza de la innovación, consolidando rutinas organizacionales que favorecen la continuidad del esfuerzo tecnológico. Esta experiencia indica que los requisitos de reporte y control, cuando están bien diseñados, pueden generar beneficios indirectos relevantes sin convertirse en barreras de acceso.</w:t>
      </w:r>
    </w:p>
    <w:p w14:paraId="40146870" w14:textId="099F23D1" w:rsidR="7B69D6C6" w:rsidRDefault="7B69D6C6" w:rsidP="7B69D6C6">
      <w:pPr>
        <w:jc w:val="both"/>
        <w:rPr>
          <w:rFonts w:ascii="Arial Narrow" w:hAnsi="Arial Narrow"/>
          <w:sz w:val="22"/>
          <w:szCs w:val="22"/>
          <w:lang w:val="es-CO"/>
        </w:rPr>
      </w:pPr>
    </w:p>
    <w:p w14:paraId="47BE7DC3" w14:textId="77777777" w:rsidR="00CE36C3" w:rsidRPr="00012D3F" w:rsidRDefault="7B69D6C6" w:rsidP="00CE36C3">
      <w:pPr>
        <w:jc w:val="both"/>
        <w:rPr>
          <w:ins w:id="2206" w:author="Usuario invitado" w:date="2026-05-26T20:28:00Z" w16du:dateUtc="2026-05-26T20:28:19Z"/>
          <w:lang w:val="es-ES"/>
          <w:rPrChange w:id="2207" w:author="Gonzalo Castellanos" w:date="2026-05-29T12:04:00Z" w16du:dateUtc="2026-05-29T16:04:00Z">
            <w:rPr>
              <w:ins w:id="2208" w:author="Usuario invitado" w:date="2026-05-26T20:28:00Z" w16du:dateUtc="2026-05-26T20:28:19Z"/>
            </w:rPr>
          </w:rPrChange>
        </w:rPr>
      </w:pPr>
      <w:r w:rsidRPr="7B69D6C6">
        <w:rPr>
          <w:rFonts w:ascii="Arial Narrow" w:hAnsi="Arial Narrow"/>
          <w:b/>
          <w:bCs/>
          <w:sz w:val="22"/>
          <w:szCs w:val="22"/>
          <w:lang w:val="es-CO"/>
        </w:rPr>
        <w:t>El rol del Estado como copartícipe del riesgo tecnológico ha incentivado decisiones empresariales más ambiciosas.</w:t>
      </w:r>
      <w:r w:rsidRPr="7B69D6C6">
        <w:rPr>
          <w:rFonts w:ascii="Arial Narrow" w:hAnsi="Arial Narrow"/>
          <w:sz w:val="22"/>
          <w:szCs w:val="22"/>
          <w:lang w:val="es-CO"/>
        </w:rPr>
        <w:t xml:space="preserve"> Al reducir el costo efectivo de invertir en I+D+i, el incentivo ha operado como un mecanismo de reparto del riesgo que habilita a las empresas a explorar proyectos de mayor incertidumbre tecnológica. Esta función es especialmente relevante en contextos donde el financiamiento privado para innovación es limitado o altamente conservador. La lección de política es que los incentivos fiscales pueden desempeñar un papel estratégico como amortiguadores del riesgo, siempre que se integren en un conjunto coherente de instrumentos que acompañen las distintas etapas del proceso innovador.</w:t>
      </w:r>
    </w:p>
    <w:p w14:paraId="0FAAE001" w14:textId="78397693" w:rsidR="7B69D6C6" w:rsidRDefault="7B69D6C6" w:rsidP="7B69D6C6">
      <w:pPr>
        <w:jc w:val="both"/>
        <w:rPr>
          <w:rFonts w:ascii="Arial Narrow" w:hAnsi="Arial Narrow"/>
          <w:sz w:val="22"/>
          <w:szCs w:val="22"/>
          <w:lang w:val="es-CO"/>
        </w:rPr>
      </w:pPr>
    </w:p>
    <w:p w14:paraId="71EB7036" w14:textId="77777777" w:rsidR="00CE36C3" w:rsidRPr="00012D3F" w:rsidRDefault="7B69D6C6" w:rsidP="00CE36C3">
      <w:pPr>
        <w:jc w:val="both"/>
        <w:rPr>
          <w:ins w:id="2209" w:author="Usuario invitado" w:date="2026-05-26T20:28:00Z" w16du:dateUtc="2026-05-26T20:28:22Z"/>
          <w:lang w:val="es-ES"/>
          <w:rPrChange w:id="2210" w:author="Gonzalo Castellanos" w:date="2026-05-29T12:04:00Z" w16du:dateUtc="2026-05-29T16:04:00Z">
            <w:rPr>
              <w:ins w:id="2211" w:author="Usuario invitado" w:date="2026-05-26T20:28:00Z" w16du:dateUtc="2026-05-26T20:28:22Z"/>
            </w:rPr>
          </w:rPrChange>
        </w:rPr>
      </w:pPr>
      <w:r w:rsidRPr="7B69D6C6">
        <w:rPr>
          <w:rFonts w:ascii="Arial Narrow" w:hAnsi="Arial Narrow"/>
          <w:b/>
          <w:bCs/>
          <w:sz w:val="22"/>
          <w:szCs w:val="22"/>
          <w:lang w:val="es-CO"/>
        </w:rPr>
        <w:t>La seguridad jurídica y la celeridad en la evaluación son condiciones necesarias para la confianza del sector privado.</w:t>
      </w:r>
      <w:r w:rsidRPr="7B69D6C6">
        <w:rPr>
          <w:rFonts w:ascii="Arial Narrow" w:hAnsi="Arial Narrow"/>
          <w:sz w:val="22"/>
          <w:szCs w:val="22"/>
          <w:lang w:val="es-CO"/>
        </w:rPr>
        <w:t xml:space="preserve"> La experiencia acumulada muestra que la claridad en los criterios técnicos, la estandarización de las evaluaciones y la previsibilidad en los tiempos de respuesta son factores críticos para que las empresas internalicen el incentivo en sus decisiones de inversión de largo plazo. La persistencia de incertidumbre interpretativa o de plazos extensos de evaluación reduce el valor efectivo del instrumento. En este sentido, las mejoras operativas orientadas a acotar los tiempos de evaluación y reforzar la consistencia de los dictámenes técnicos aparecen como ajustes prioritarios que no requieren cambios estructurales en el marco legal.</w:t>
      </w:r>
    </w:p>
    <w:p w14:paraId="45CD8B9A" w14:textId="17765A19" w:rsidR="7B69D6C6" w:rsidRDefault="7B69D6C6" w:rsidP="7B69D6C6">
      <w:pPr>
        <w:jc w:val="both"/>
        <w:rPr>
          <w:rFonts w:ascii="Arial Narrow" w:hAnsi="Arial Narrow"/>
          <w:sz w:val="22"/>
          <w:szCs w:val="22"/>
          <w:lang w:val="es-CO"/>
        </w:rPr>
      </w:pPr>
    </w:p>
    <w:p w14:paraId="703CC7AB" w14:textId="77777777" w:rsidR="00CE36C3" w:rsidRPr="00776B47" w:rsidRDefault="00CE36C3" w:rsidP="00CE36C3">
      <w:pPr>
        <w:jc w:val="both"/>
        <w:rPr>
          <w:rFonts w:ascii="Arial Narrow" w:hAnsi="Arial Narrow"/>
          <w:sz w:val="22"/>
          <w:szCs w:val="22"/>
          <w:lang w:val="es-CO"/>
        </w:rPr>
      </w:pPr>
      <w:r w:rsidRPr="00027396">
        <w:rPr>
          <w:rFonts w:ascii="Arial Narrow" w:hAnsi="Arial Narrow"/>
          <w:b/>
          <w:bCs/>
          <w:sz w:val="22"/>
          <w:szCs w:val="22"/>
          <w:lang w:val="es-CO"/>
        </w:rPr>
        <w:t>El aumento del esfuerzo en I+D+i no garantiza, por sí solo, resultados de mercado ni mejoras de productividad.</w:t>
      </w:r>
      <w:r w:rsidRPr="00027396">
        <w:rPr>
          <w:rFonts w:ascii="Arial Narrow" w:hAnsi="Arial Narrow"/>
          <w:sz w:val="22"/>
          <w:szCs w:val="22"/>
          <w:lang w:val="es-CO"/>
        </w:rPr>
        <w:t xml:space="preserve"> La evidencia empírica disponible muestra que, si bien el incentivo ha sido eficaz para incrementar el gasto en I+D y la contratación de personal calificado, estos avances no se traducen automáticamente en mayores ventas, exportaciones o productividad. Esta brecha subraya la necesidad de articular el incentivo fiscal con otros instrumentos que apoyen la validación, el escalamiento y la adopción tecnológica, así como la inserción de innovaciones en el mercado. Desde una perspectiva de política pública, la principal implicación es que los incentivos fiscales deben concebirse como una pieza central, pero no suficiente, dentro de un policy mix orientado a transformar el esfuerzo tecnológico en resultados económicos sostenibles.</w:t>
      </w:r>
    </w:p>
    <w:sdt>
      <w:sdtPr>
        <w:rPr>
          <w:rFonts w:asciiTheme="minorHAnsi" w:eastAsiaTheme="minorEastAsia" w:hAnsiTheme="minorHAnsi" w:cstheme="minorBidi"/>
          <w:color w:val="auto"/>
          <w:sz w:val="24"/>
          <w:szCs w:val="24"/>
        </w:rPr>
        <w:id w:val="-1977222332"/>
        <w:docPartObj>
          <w:docPartGallery w:val="Bibliographies"/>
          <w:docPartUnique/>
        </w:docPartObj>
      </w:sdtPr>
      <w:sdtEndPr>
        <w:rPr>
          <w:sz w:val="22"/>
          <w:szCs w:val="22"/>
          <w:lang w:val="es-CO"/>
        </w:rPr>
      </w:sdtEndPr>
      <w:sdtContent>
        <w:p w14:paraId="66C4D54B" w14:textId="77777777" w:rsidR="00CE36C3" w:rsidRPr="00E0191B" w:rsidRDefault="00CE36C3" w:rsidP="00CE36C3">
          <w:pPr>
            <w:pStyle w:val="Heading1"/>
            <w:rPr>
              <w:rFonts w:ascii="Arial Narrow" w:hAnsi="Arial Narrow"/>
              <w:sz w:val="22"/>
              <w:szCs w:val="22"/>
              <w:lang w:val="es-CO"/>
            </w:rPr>
          </w:pPr>
          <w:r w:rsidRPr="00E0191B">
            <w:rPr>
              <w:rFonts w:ascii="Arial Narrow" w:hAnsi="Arial Narrow"/>
              <w:sz w:val="22"/>
              <w:szCs w:val="22"/>
              <w:lang w:val="es-CO"/>
            </w:rPr>
            <w:t>References</w:t>
          </w:r>
        </w:p>
        <w:sdt>
          <w:sdtPr>
            <w:rPr>
              <w:rFonts w:ascii="Arial Narrow" w:hAnsi="Arial Narrow"/>
              <w:sz w:val="22"/>
              <w:szCs w:val="22"/>
            </w:rPr>
            <w:id w:val="-807094740"/>
            <w:bibliography/>
          </w:sdtPr>
          <w:sdtEndPr>
            <w:rPr>
              <w:lang w:val="es-CO"/>
            </w:rPr>
          </w:sdtEndPr>
          <w:sdtContent>
            <w:p w14:paraId="283786EC" w14:textId="77777777" w:rsidR="00CE36C3" w:rsidRPr="00991121" w:rsidRDefault="00CE36C3" w:rsidP="00CE36C3">
              <w:pPr>
                <w:jc w:val="both"/>
                <w:rPr>
                  <w:rFonts w:ascii="Arial Narrow" w:hAnsi="Arial Narrow"/>
                  <w:sz w:val="22"/>
                  <w:szCs w:val="22"/>
                </w:rPr>
              </w:pPr>
              <w:r w:rsidRPr="00991121">
                <w:rPr>
                  <w:rFonts w:ascii="Arial Narrow" w:hAnsi="Arial Narrow"/>
                  <w:sz w:val="22"/>
                  <w:szCs w:val="22"/>
                  <w:lang w:val="es-CO"/>
                </w:rPr>
                <w:fldChar w:fldCharType="begin"/>
              </w:r>
              <w:r w:rsidRPr="00012D3F">
                <w:rPr>
                  <w:rFonts w:ascii="Arial Narrow" w:hAnsi="Arial Narrow"/>
                  <w:sz w:val="22"/>
                  <w:szCs w:val="22"/>
                  <w:lang w:val="es-ES"/>
                  <w:rPrChange w:id="2212" w:author="Gonzalo Castellanos" w:date="2026-06-01T11:20:00Z" w16du:dateUtc="2026-06-01T15:20:00Z">
                    <w:rPr>
                      <w:rFonts w:ascii="Arial Narrow" w:hAnsi="Arial Narrow"/>
                      <w:sz w:val="22"/>
                      <w:szCs w:val="22"/>
                    </w:rPr>
                  </w:rPrChange>
                </w:rPr>
                <w:instrText xml:space="preserve"> BIBLIOGRAPHY </w:instrText>
              </w:r>
              <w:r w:rsidRPr="00991121">
                <w:rPr>
                  <w:rFonts w:ascii="Arial Narrow" w:hAnsi="Arial Narrow"/>
                  <w:sz w:val="22"/>
                  <w:szCs w:val="22"/>
                  <w:lang w:val="es-CO"/>
                </w:rPr>
                <w:fldChar w:fldCharType="separate"/>
              </w:r>
              <w:r w:rsidRPr="00012D3F">
                <w:rPr>
                  <w:rFonts w:ascii="Arial Narrow" w:hAnsi="Arial Narrow"/>
                  <w:sz w:val="22"/>
                  <w:szCs w:val="22"/>
                  <w:lang w:val="es-ES"/>
                  <w:rPrChange w:id="2213" w:author="Gonzalo Castellanos" w:date="2026-06-01T11:20:00Z" w16du:dateUtc="2026-06-01T15:20:00Z">
                    <w:rPr>
                      <w:rFonts w:ascii="Arial Narrow" w:hAnsi="Arial Narrow"/>
                      <w:sz w:val="22"/>
                      <w:szCs w:val="22"/>
                    </w:rPr>
                  </w:rPrChange>
                </w:rPr>
                <w:t xml:space="preserve">Gama, D., &amp; Nogueira, H. (2023). </w:t>
              </w:r>
              <w:r w:rsidRPr="00991121">
                <w:rPr>
                  <w:rFonts w:ascii="Arial Narrow" w:hAnsi="Arial Narrow"/>
                  <w:sz w:val="22"/>
                  <w:szCs w:val="22"/>
                </w:rPr>
                <w:t>Impact assessment of innovation tax incentives in Brazil. Innovation &amp; Management Review, 20(1), 28-42. doi:https://doi.org/10.1108/INMR-11-2020-0167</w:t>
              </w:r>
            </w:p>
            <w:p w14:paraId="753FDC0E" w14:textId="77777777" w:rsidR="00CE36C3" w:rsidRPr="00991121" w:rsidRDefault="00CE36C3" w:rsidP="00CE36C3">
              <w:pPr>
                <w:jc w:val="both"/>
                <w:rPr>
                  <w:rFonts w:ascii="Arial Narrow" w:hAnsi="Arial Narrow"/>
                  <w:sz w:val="22"/>
                  <w:szCs w:val="22"/>
                  <w:lang w:val="es-CO"/>
                </w:rPr>
              </w:pPr>
              <w:r w:rsidRPr="00991121">
                <w:rPr>
                  <w:rFonts w:ascii="Arial Narrow" w:hAnsi="Arial Narrow"/>
                  <w:sz w:val="22"/>
                  <w:szCs w:val="22"/>
                </w:rPr>
                <w:t xml:space="preserve">MCTI, M. C. (2025). </w:t>
              </w:r>
              <w:r w:rsidRPr="00991121">
                <w:rPr>
                  <w:rFonts w:ascii="Arial Narrow" w:hAnsi="Arial Narrow"/>
                  <w:sz w:val="22"/>
                  <w:szCs w:val="22"/>
                  <w:lang w:val="es-CO"/>
                </w:rPr>
                <w:t>Lei Do Bem: Duas décadas de fomento à inovação no Brasil. Obtenido de https://brasilpaisdigital.com.br/wp-content/uploads/2025/12/LivroLeidoBem_vdigital.pdf</w:t>
              </w:r>
            </w:p>
            <w:p w14:paraId="2DE9FA80" w14:textId="77777777" w:rsidR="00CE36C3" w:rsidRPr="00991121" w:rsidRDefault="00CE36C3" w:rsidP="00CE36C3">
              <w:pPr>
                <w:jc w:val="both"/>
                <w:rPr>
                  <w:rFonts w:ascii="Arial Narrow" w:hAnsi="Arial Narrow"/>
                  <w:sz w:val="22"/>
                  <w:szCs w:val="22"/>
                  <w:lang w:val="es-CO"/>
                </w:rPr>
              </w:pPr>
              <w:r w:rsidRPr="00991121">
                <w:rPr>
                  <w:rFonts w:ascii="Arial Narrow" w:hAnsi="Arial Narrow"/>
                  <w:sz w:val="22"/>
                  <w:szCs w:val="22"/>
                  <w:lang w:val="es-CO"/>
                </w:rPr>
                <w:t>MCTI, M. d. (21 de 03 de 2023). Informações Estatísticas. Obtenido de https://www.gov.br/mcti/pt-br/acompanhe-o-mcti/lei-do-bem/noticias/informacoes-estatisticas</w:t>
              </w:r>
            </w:p>
            <w:p w14:paraId="043BCC42" w14:textId="77777777" w:rsidR="00CE36C3" w:rsidRPr="00991121" w:rsidRDefault="00CE36C3" w:rsidP="00CE36C3">
              <w:pPr>
                <w:jc w:val="both"/>
                <w:rPr>
                  <w:rFonts w:ascii="Arial Narrow" w:hAnsi="Arial Narrow"/>
                  <w:sz w:val="22"/>
                  <w:szCs w:val="22"/>
                  <w:lang w:val="es-CO"/>
                </w:rPr>
              </w:pPr>
              <w:r w:rsidRPr="00991121">
                <w:rPr>
                  <w:rFonts w:ascii="Arial Narrow" w:hAnsi="Arial Narrow"/>
                  <w:sz w:val="22"/>
                  <w:szCs w:val="22"/>
                  <w:lang w:val="es-CO"/>
                </w:rPr>
                <w:t>MCTI, M. d. (29 de 05 de 2023). O que é a Lei do Bem. Obtenido de https://www.gov.br/mcti/pt-br/acompanhe-o-mcti/lei-do-bem/paginas/o-que-e-a-lei-do-bem</w:t>
              </w:r>
            </w:p>
            <w:p w14:paraId="0517A598" w14:textId="77777777" w:rsidR="00CE36C3" w:rsidRPr="00991121" w:rsidRDefault="00CE36C3" w:rsidP="00CE36C3">
              <w:pPr>
                <w:jc w:val="both"/>
                <w:rPr>
                  <w:rFonts w:ascii="Arial Narrow" w:hAnsi="Arial Narrow"/>
                  <w:sz w:val="22"/>
                  <w:szCs w:val="22"/>
                  <w:lang w:val="es-CO"/>
                </w:rPr>
              </w:pPr>
              <w:r w:rsidRPr="00991121">
                <w:rPr>
                  <w:rFonts w:ascii="Arial Narrow" w:hAnsi="Arial Narrow"/>
                  <w:sz w:val="22"/>
                  <w:szCs w:val="22"/>
                  <w:lang w:val="es-CO"/>
                </w:rPr>
                <w:fldChar w:fldCharType="end"/>
              </w:r>
            </w:p>
          </w:sdtContent>
        </w:sdt>
      </w:sdtContent>
    </w:sdt>
    <w:p w14:paraId="6746694B" w14:textId="7A5A2B35" w:rsidR="00406A50" w:rsidRDefault="00406A50">
      <w:pPr>
        <w:rPr>
          <w:lang w:val="es-419"/>
        </w:rPr>
      </w:pPr>
      <w:r>
        <w:rPr>
          <w:lang w:val="es-419"/>
        </w:rPr>
        <w:br w:type="page"/>
      </w:r>
    </w:p>
    <w:p w14:paraId="44D12CD6" w14:textId="5E0A935E" w:rsidR="00406A50" w:rsidRDefault="00406A50" w:rsidP="00406A50">
      <w:pPr>
        <w:pStyle w:val="Heading2"/>
        <w:rPr>
          <w:rFonts w:ascii="Arial Narrow" w:hAnsi="Arial Narrow"/>
          <w:b/>
          <w:bCs/>
          <w:color w:val="auto"/>
          <w:lang w:val="es-419"/>
        </w:rPr>
      </w:pPr>
      <w:r w:rsidRPr="00297C63">
        <w:rPr>
          <w:rFonts w:ascii="Arial Narrow" w:hAnsi="Arial Narrow"/>
          <w:b/>
          <w:bCs/>
          <w:color w:val="auto"/>
          <w:lang w:val="es-419"/>
        </w:rPr>
        <w:t>Estudio de caso</w:t>
      </w:r>
      <w:r>
        <w:rPr>
          <w:rFonts w:ascii="Arial Narrow" w:hAnsi="Arial Narrow"/>
          <w:b/>
          <w:bCs/>
          <w:color w:val="auto"/>
          <w:lang w:val="es-419"/>
        </w:rPr>
        <w:t xml:space="preserve"> 5</w:t>
      </w:r>
      <w:r w:rsidRPr="00297C63">
        <w:rPr>
          <w:rFonts w:ascii="Arial Narrow" w:hAnsi="Arial Narrow"/>
          <w:b/>
          <w:bCs/>
          <w:color w:val="auto"/>
          <w:lang w:val="es-419"/>
        </w:rPr>
        <w:t>:</w:t>
      </w:r>
      <w:r>
        <w:rPr>
          <w:rFonts w:ascii="Arial Narrow" w:hAnsi="Arial Narrow"/>
          <w:b/>
          <w:bCs/>
          <w:color w:val="auto"/>
          <w:lang w:val="es-419"/>
        </w:rPr>
        <w:t xml:space="preserve"> </w:t>
      </w:r>
      <w:r w:rsidRPr="00297C63">
        <w:rPr>
          <w:rFonts w:ascii="Arial Narrow" w:hAnsi="Arial Narrow"/>
          <w:b/>
          <w:bCs/>
          <w:color w:val="auto"/>
          <w:lang w:val="es-419"/>
        </w:rPr>
        <w:t xml:space="preserve"> </w:t>
      </w:r>
      <w:r w:rsidR="0039699F">
        <w:rPr>
          <w:rFonts w:ascii="Arial Narrow" w:hAnsi="Arial Narrow"/>
          <w:b/>
          <w:bCs/>
          <w:color w:val="auto"/>
          <w:lang w:val="es-419"/>
        </w:rPr>
        <w:t>Chile</w:t>
      </w:r>
      <w:r>
        <w:rPr>
          <w:rFonts w:ascii="Arial Narrow" w:hAnsi="Arial Narrow"/>
          <w:b/>
          <w:bCs/>
          <w:color w:val="auto"/>
          <w:lang w:val="es-419"/>
        </w:rPr>
        <w:t xml:space="preserve"> – </w:t>
      </w:r>
      <w:r w:rsidR="0039699F" w:rsidRPr="0039699F">
        <w:rPr>
          <w:rFonts w:ascii="Arial Narrow" w:hAnsi="Arial Narrow"/>
          <w:b/>
          <w:bCs/>
          <w:color w:val="auto"/>
          <w:lang w:val="es-419"/>
        </w:rPr>
        <w:t>Incentivo tributario a la inversión privada</w:t>
      </w:r>
      <w:r w:rsidR="0039699F">
        <w:rPr>
          <w:rFonts w:ascii="Arial Narrow" w:hAnsi="Arial Narrow"/>
          <w:b/>
          <w:bCs/>
          <w:color w:val="auto"/>
          <w:lang w:val="es-419"/>
        </w:rPr>
        <w:t xml:space="preserve"> en I+D</w:t>
      </w:r>
    </w:p>
    <w:p w14:paraId="4A548B2D" w14:textId="77777777" w:rsidR="0039699F" w:rsidRPr="0039699F" w:rsidRDefault="0039699F" w:rsidP="0039699F">
      <w:pPr>
        <w:rPr>
          <w:lang w:val="es-419"/>
        </w:rPr>
      </w:pPr>
    </w:p>
    <w:p w14:paraId="3F2A931F" w14:textId="4DFCA93F" w:rsidR="0039699F" w:rsidRPr="00776B47" w:rsidRDefault="0039699F" w:rsidP="0039699F">
      <w:pPr>
        <w:rPr>
          <w:rFonts w:ascii="Arial Narrow" w:hAnsi="Arial Narrow"/>
          <w:b/>
          <w:bCs/>
          <w:sz w:val="22"/>
          <w:szCs w:val="22"/>
          <w:lang w:val="es-CO"/>
        </w:rPr>
      </w:pPr>
      <w:r w:rsidRPr="00776B47">
        <w:rPr>
          <w:rFonts w:ascii="Arial Narrow" w:hAnsi="Arial Narrow"/>
          <w:b/>
          <w:bCs/>
          <w:sz w:val="22"/>
          <w:szCs w:val="22"/>
          <w:lang w:val="es-CO"/>
        </w:rPr>
        <w:t>1. Antecedentes y fundamentos del incentivo tributario a la I+</w:t>
      </w:r>
      <w:commentRangeStart w:id="2214"/>
      <w:r w:rsidRPr="00776B47">
        <w:rPr>
          <w:rFonts w:ascii="Arial Narrow" w:hAnsi="Arial Narrow"/>
          <w:b/>
          <w:bCs/>
          <w:sz w:val="22"/>
          <w:szCs w:val="22"/>
          <w:lang w:val="es-CO"/>
        </w:rPr>
        <w:t>D</w:t>
      </w:r>
      <w:commentRangeEnd w:id="2214"/>
      <w:r w:rsidRPr="00776B47">
        <w:rPr>
          <w:rStyle w:val="CommentReference"/>
          <w:rFonts w:ascii="Arial Narrow" w:hAnsi="Arial Narrow"/>
          <w:b/>
          <w:bCs/>
          <w:sz w:val="22"/>
          <w:szCs w:val="22"/>
          <w:lang w:val="es-CO"/>
        </w:rPr>
        <w:commentReference w:id="2214"/>
      </w:r>
    </w:p>
    <w:p w14:paraId="5F5AE81F" w14:textId="77777777" w:rsidR="0039699F" w:rsidRPr="00012D3F" w:rsidRDefault="0039699F" w:rsidP="0039699F">
      <w:pPr>
        <w:jc w:val="both"/>
        <w:rPr>
          <w:ins w:id="2215" w:author="Usuario invitado" w:date="2026-05-26T20:28:00Z" w16du:dateUtc="2026-05-26T20:28:38Z"/>
          <w:lang w:val="es-ES"/>
          <w:rPrChange w:id="2216" w:author="Gonzalo Castellanos" w:date="2026-05-29T12:04:00Z" w16du:dateUtc="2026-05-29T16:04:00Z">
            <w:rPr>
              <w:ins w:id="2217" w:author="Usuario invitado" w:date="2026-05-26T20:28:00Z" w16du:dateUtc="2026-05-26T20:28:38Z"/>
            </w:rPr>
          </w:rPrChange>
        </w:rPr>
      </w:pPr>
      <w:r w:rsidRPr="00472EFA">
        <w:rPr>
          <w:rFonts w:ascii="Arial Narrow" w:hAnsi="Arial Narrow"/>
          <w:sz w:val="22"/>
          <w:szCs w:val="22"/>
          <w:lang w:val="es-CO"/>
        </w:rPr>
        <w:t xml:space="preserve">El incentivo tributario a la investigación y desarrollo (I+D) en Chile tiene su origen en una iniciativa legislativa presentada en 2006, en el marco de una agenda de política pública orientada a fortalecer el crecimiento económico de largo plazo mediante aumentos de productividad basados en innovación. En el mensaje presidencial que </w:t>
      </w:r>
      <w:r w:rsidRPr="00776B47">
        <w:rPr>
          <w:rFonts w:ascii="Arial Narrow" w:hAnsi="Arial Narrow"/>
          <w:sz w:val="22"/>
          <w:szCs w:val="22"/>
          <w:lang w:val="es-CO"/>
        </w:rPr>
        <w:t>inició</w:t>
      </w:r>
      <w:r w:rsidRPr="00472EFA">
        <w:rPr>
          <w:rFonts w:ascii="Arial Narrow" w:hAnsi="Arial Narrow"/>
          <w:sz w:val="22"/>
          <w:szCs w:val="22"/>
          <w:lang w:val="es-CO"/>
        </w:rPr>
        <w:t xml:space="preserve"> la tramitación legislativa se señaló que la capacidad de generar y aplicar conocimiento era un factor central para sostener el crecimiento, mejorar la competitividad y avanzar en movilidad social. En ese contexto, los antecedentes considerados durante la discusión legislativa indicaban que la inversión en I+D en Chile se situaba en niveles bajos en comparación con economías más desarrolladas, lo que motivó la búsqueda de nuevos instrumentos de política pública orientados específicamente a estimular la inversión empresarial en actividades de investigación y desarrollo</w:t>
      </w:r>
      <w:sdt>
        <w:sdtPr>
          <w:rPr>
            <w:rFonts w:ascii="Arial Narrow" w:hAnsi="Arial Narrow"/>
            <w:sz w:val="22"/>
            <w:szCs w:val="22"/>
            <w:lang w:val="es-CO"/>
          </w:rPr>
          <w:id w:val="-860971476"/>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CITATION Bib06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(BCN, 2006)</w:t>
          </w:r>
          <w:r w:rsidRPr="00776B47">
            <w:rPr>
              <w:rFonts w:ascii="Arial Narrow" w:hAnsi="Arial Narrow"/>
              <w:sz w:val="22"/>
              <w:szCs w:val="22"/>
              <w:lang w:val="es-CO"/>
            </w:rPr>
            <w:fldChar w:fldCharType="end"/>
          </w:r>
        </w:sdtContent>
      </w:sdt>
      <w:r w:rsidRPr="00472EFA">
        <w:rPr>
          <w:rFonts w:ascii="Arial Narrow" w:hAnsi="Arial Narrow"/>
          <w:sz w:val="22"/>
          <w:szCs w:val="22"/>
          <w:lang w:val="es-CO"/>
        </w:rPr>
        <w:t>.</w:t>
      </w:r>
    </w:p>
    <w:p w14:paraId="043F9BEB" w14:textId="0D6032BF" w:rsidR="7B69D6C6" w:rsidRDefault="7B69D6C6" w:rsidP="7B69D6C6">
      <w:pPr>
        <w:jc w:val="both"/>
        <w:rPr>
          <w:rFonts w:ascii="Arial Narrow" w:hAnsi="Arial Narrow"/>
          <w:sz w:val="22"/>
          <w:szCs w:val="22"/>
          <w:lang w:val="es-CO"/>
        </w:rPr>
      </w:pPr>
    </w:p>
    <w:p w14:paraId="3D87E1A0" w14:textId="77777777" w:rsidR="0039699F" w:rsidRPr="00012D3F" w:rsidRDefault="0039699F" w:rsidP="0039699F">
      <w:pPr>
        <w:jc w:val="both"/>
        <w:rPr>
          <w:ins w:id="2218" w:author="Usuario invitado" w:date="2026-05-26T20:28:00Z" w16du:dateUtc="2026-05-26T20:28:40Z"/>
          <w:lang w:val="es-ES"/>
          <w:rPrChange w:id="2219" w:author="Gonzalo Castellanos" w:date="2026-05-29T12:04:00Z" w16du:dateUtc="2026-05-29T16:04:00Z">
            <w:rPr>
              <w:ins w:id="2220" w:author="Usuario invitado" w:date="2026-05-26T20:28:00Z" w16du:dateUtc="2026-05-26T20:28:40Z"/>
            </w:rPr>
          </w:rPrChange>
        </w:rPr>
      </w:pPr>
      <w:r w:rsidRPr="00472EFA">
        <w:rPr>
          <w:rFonts w:ascii="Arial Narrow" w:hAnsi="Arial Narrow"/>
          <w:sz w:val="22"/>
          <w:szCs w:val="22"/>
          <w:lang w:val="es-CO"/>
        </w:rPr>
        <w:t>En respuesta a este diagnóstico, el objetivo central del proyecto fue incrementar la inversión privada en I+D mediante la creación de un incentivo tributario de aplicación general, integrado al sistema impositivo. La discusión legislativa enfatizó que este instrumento permitiría complementar los mecanismos de financiamiento directo existentes y superar algunas de las restricciones asociadas a los instrumentos concursables, tales como límites de montos, plazos acotados y procesos altamente competitivos, otorgando mayor previsibilidad a las decisiones de inversión en investigación y desarrollo por parte de las empresas</w:t>
      </w:r>
      <w:sdt>
        <w:sdtPr>
          <w:rPr>
            <w:rFonts w:ascii="Arial Narrow" w:hAnsi="Arial Narrow"/>
            <w:sz w:val="22"/>
            <w:szCs w:val="22"/>
            <w:lang w:val="es-CO"/>
          </w:rPr>
          <w:id w:val="945436675"/>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Bib06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(BCN, 2006)</w:t>
          </w:r>
          <w:r w:rsidRPr="00776B47">
            <w:rPr>
              <w:rFonts w:ascii="Arial Narrow" w:hAnsi="Arial Narrow"/>
              <w:sz w:val="22"/>
              <w:szCs w:val="22"/>
              <w:lang w:val="es-CO"/>
            </w:rPr>
            <w:fldChar w:fldCharType="end"/>
          </w:r>
        </w:sdtContent>
      </w:sdt>
      <w:r w:rsidRPr="00472EFA">
        <w:rPr>
          <w:rFonts w:ascii="Arial Narrow" w:hAnsi="Arial Narrow"/>
          <w:sz w:val="22"/>
          <w:szCs w:val="22"/>
          <w:lang w:val="es-CO"/>
        </w:rPr>
        <w:t>.</w:t>
      </w:r>
    </w:p>
    <w:p w14:paraId="4268998A" w14:textId="3593003E" w:rsidR="7B69D6C6" w:rsidRDefault="7B69D6C6" w:rsidP="7B69D6C6">
      <w:pPr>
        <w:jc w:val="both"/>
        <w:rPr>
          <w:rFonts w:ascii="Arial Narrow" w:hAnsi="Arial Narrow"/>
          <w:sz w:val="22"/>
          <w:szCs w:val="22"/>
          <w:lang w:val="es-CO"/>
        </w:rPr>
      </w:pPr>
    </w:p>
    <w:p w14:paraId="20E79457" w14:textId="77777777" w:rsidR="0039699F" w:rsidRPr="00472EFA" w:rsidRDefault="0039699F" w:rsidP="0039699F">
      <w:pPr>
        <w:jc w:val="both"/>
        <w:rPr>
          <w:rFonts w:ascii="Arial Narrow" w:hAnsi="Arial Narrow"/>
          <w:sz w:val="22"/>
          <w:szCs w:val="22"/>
          <w:lang w:val="es-CO"/>
        </w:rPr>
      </w:pPr>
      <w:r w:rsidRPr="00472EFA">
        <w:rPr>
          <w:rFonts w:ascii="Arial Narrow" w:hAnsi="Arial Narrow"/>
          <w:sz w:val="22"/>
          <w:szCs w:val="22"/>
          <w:lang w:val="es-CO"/>
        </w:rPr>
        <w:t xml:space="preserve">Desde su concepción, el incentivo tributario fue pensado como parte de un mix de políticas de ciencia, tecnología e innovación, y no como un instrumento aislado. De acuerdo con </w:t>
      </w:r>
      <w:r w:rsidRPr="00776B47">
        <w:rPr>
          <w:rFonts w:ascii="Arial Narrow" w:hAnsi="Arial Narrow"/>
          <w:sz w:val="22"/>
          <w:szCs w:val="22"/>
          <w:lang w:val="es-CO"/>
        </w:rPr>
        <w:t>las entrevistas realizadas</w:t>
      </w:r>
      <w:r w:rsidRPr="00472EFA">
        <w:rPr>
          <w:rFonts w:ascii="Arial Narrow" w:hAnsi="Arial Narrow"/>
          <w:sz w:val="22"/>
          <w:szCs w:val="22"/>
          <w:lang w:val="es-CO"/>
        </w:rPr>
        <w:t>, el beneficio se orienta exclusivamente a actividades de I+D y no pretende cubrir todas las etapas del proceso de innovación. Su efectividad depende, por tanto, de su articulación con otros instrumentos públicos, como subsidios y programas de validación o escalamiento, que permiten transformar la inversión en I+D en resultados económicos y productivos</w:t>
      </w:r>
      <w:sdt>
        <w:sdtPr>
          <w:rPr>
            <w:rFonts w:ascii="Arial Narrow" w:hAnsi="Arial Narrow"/>
            <w:sz w:val="22"/>
            <w:szCs w:val="22"/>
            <w:lang w:val="es-CO"/>
          </w:rPr>
          <w:id w:val="1612236626"/>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(CORFO, 2025)</w:t>
          </w:r>
          <w:r w:rsidRPr="00776B47">
            <w:rPr>
              <w:rFonts w:ascii="Arial Narrow" w:hAnsi="Arial Narrow"/>
              <w:sz w:val="22"/>
              <w:szCs w:val="22"/>
              <w:lang w:val="es-CO"/>
            </w:rPr>
            <w:fldChar w:fldCharType="end"/>
          </w:r>
        </w:sdtContent>
      </w:sdt>
      <w:del w:id="2221" w:author="Usuario invitado" w:date="2026-05-26T20:28:00Z" w16du:dateUtc="2026-05-26T20:28:42Z">
        <w:r w:rsidRPr="7B69D6C6" w:rsidDel="7B69D6C6">
          <w:rPr>
            <w:rFonts w:ascii="Arial Narrow" w:hAnsi="Arial Narrow"/>
            <w:sz w:val="22"/>
            <w:szCs w:val="22"/>
            <w:lang w:val="es-CO"/>
          </w:rPr>
          <w:delText>.</w:delText>
        </w:r>
      </w:del>
    </w:p>
    <w:p w14:paraId="6F327F95" w14:textId="77777777" w:rsidR="0039699F" w:rsidRPr="00776B47" w:rsidRDefault="0039699F" w:rsidP="0039699F">
      <w:pPr>
        <w:jc w:val="both"/>
        <w:rPr>
          <w:rFonts w:ascii="Arial Narrow" w:hAnsi="Arial Narrow"/>
          <w:sz w:val="22"/>
          <w:szCs w:val="22"/>
          <w:lang w:val="es-CO"/>
        </w:rPr>
      </w:pPr>
      <w:r w:rsidRPr="3E42D4F7">
        <w:rPr>
          <w:rFonts w:ascii="Arial Narrow" w:hAnsi="Arial Narrow"/>
          <w:sz w:val="22"/>
          <w:szCs w:val="22"/>
          <w:lang w:val="es-CO"/>
        </w:rPr>
        <w:t xml:space="preserve">Asimismo, el proyecto buscó fortalecer los vínculos entre el sector productivo y los centros de investigación, promoviendo la contratación de servicios de I+D y la articulación entre empresas y entidades especializadas. </w:t>
      </w:r>
    </w:p>
    <w:tbl>
      <w:tblPr>
        <w:tblStyle w:val="TableGridLight"/>
        <w:tblW w:w="0" w:type="auto"/>
        <w:tblLook w:val="04A0" w:firstRow="1" w:lastRow="0" w:firstColumn="1" w:lastColumn="0" w:noHBand="0" w:noVBand="1"/>
      </w:tblPr>
      <w:tblGrid>
        <w:gridCol w:w="1695"/>
        <w:gridCol w:w="5712"/>
        <w:gridCol w:w="1933"/>
      </w:tblGrid>
      <w:tr w:rsidR="008860A4" w14:paraId="155AE508" w14:textId="77777777">
        <w:trPr>
          <w:trHeight w:val="30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5556E2"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Elemento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7F3218D"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Descripción</w:t>
            </w:r>
          </w:p>
        </w:tc>
      </w:tr>
      <w:tr w:rsidR="008860A4" w:rsidRPr="009F4B48" w14:paraId="42390069" w14:textId="77777777">
        <w:trPr>
          <w:trHeight w:val="33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13055"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Nombre del incentivo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781135" w14:textId="77777777" w:rsidR="0039699F" w:rsidRDefault="0039699F">
            <w:pPr>
              <w:spacing w:after="160" w:line="276" w:lineRule="auto"/>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Incentivo tributario a la inversión privada en investigación y desarrollo</w:t>
            </w:r>
          </w:p>
        </w:tc>
      </w:tr>
      <w:tr w:rsidR="008860A4" w:rsidRPr="009F4B48" w14:paraId="2CFB9A94" w14:textId="77777777">
        <w:trPr>
          <w:trHeight w:val="300"/>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FD1940A"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Año de inicio</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628F995" w14:textId="77777777" w:rsidR="0039699F" w:rsidRDefault="0039699F">
            <w:pPr>
              <w:spacing w:after="160" w:line="276" w:lineRule="auto"/>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Creada el 19 de enero de 2008 y modificada el 6 de marzo de 2012</w:t>
            </w:r>
          </w:p>
        </w:tc>
      </w:tr>
      <w:tr w:rsidR="008860A4" w:rsidRPr="009F4B48" w14:paraId="4F6E13BC" w14:textId="77777777">
        <w:trPr>
          <w:trHeight w:val="45"/>
        </w:trPr>
        <w:tc>
          <w:tcPr>
            <w:tcW w:w="169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65E440"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Entidad ejecutora</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EF245D7" w14:textId="77777777" w:rsidR="0039699F" w:rsidRDefault="0039699F">
            <w:pPr>
              <w:spacing w:after="160" w:line="276" w:lineRule="auto"/>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Corporación de fomento de la producción</w:t>
            </w:r>
          </w:p>
        </w:tc>
      </w:tr>
      <w:tr w:rsidR="00485651" w14:paraId="0F036C5E" w14:textId="77777777">
        <w:trPr>
          <w:trHeight w:val="120"/>
        </w:trPr>
        <w:tc>
          <w:tcPr>
            <w:tcW w:w="1696" w:type="dxa"/>
            <w:vMerge w:val="restar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CF7E9D7" w14:textId="77777777" w:rsidR="0039699F" w:rsidRDefault="0039699F">
            <w:pPr>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Tipo de incentivo</w:t>
            </w:r>
          </w:p>
        </w:tc>
        <w:tc>
          <w:tcPr>
            <w:tcW w:w="57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D2AF13"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Crédito fiscal</w:t>
            </w:r>
          </w:p>
        </w:tc>
        <w:tc>
          <w:tcPr>
            <w:tcW w:w="1936"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93612A"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X</w:t>
            </w:r>
          </w:p>
        </w:tc>
      </w:tr>
      <w:tr w:rsidR="00485651" w14:paraId="7242B5A8" w14:textId="77777777">
        <w:trPr>
          <w:trHeight w:val="120"/>
        </w:trPr>
        <w:tc>
          <w:tcPr>
            <w:tcW w:w="1696" w:type="dxa"/>
            <w:vMerge/>
            <w:tcBorders>
              <w:left w:val="single" w:sz="0" w:space="0" w:color="BFBFBF" w:themeColor="background1" w:themeShade="BF"/>
              <w:right w:val="single" w:sz="0" w:space="0" w:color="BFBFBF" w:themeColor="background1" w:themeShade="BF"/>
            </w:tcBorders>
            <w:vAlign w:val="center"/>
          </w:tcPr>
          <w:p w14:paraId="1160F90A" w14:textId="77777777" w:rsidR="0039699F" w:rsidRDefault="0039699F"/>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503EB286"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Deducción (incluida superdeducción)</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5399DF"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 xml:space="preserve"> </w:t>
            </w:r>
          </w:p>
        </w:tc>
      </w:tr>
      <w:tr w:rsidR="00485651" w:rsidRPr="009F4B48" w14:paraId="539EF257" w14:textId="77777777">
        <w:trPr>
          <w:trHeight w:val="195"/>
        </w:trPr>
        <w:tc>
          <w:tcPr>
            <w:tcW w:w="1696" w:type="dxa"/>
            <w:vMerge/>
            <w:tcBorders>
              <w:left w:val="single" w:sz="0" w:space="0" w:color="BFBFBF" w:themeColor="background1" w:themeShade="BF"/>
              <w:right w:val="single" w:sz="0" w:space="0" w:color="BFBFBF" w:themeColor="background1" w:themeShade="BF"/>
            </w:tcBorders>
            <w:vAlign w:val="center"/>
          </w:tcPr>
          <w:p w14:paraId="043FF056" w14:textId="77777777" w:rsidR="0039699F" w:rsidRDefault="0039699F"/>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23F3C1ED"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Aceleración de depreciación de activos</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9635ACB"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 xml:space="preserve"> </w:t>
            </w:r>
          </w:p>
        </w:tc>
      </w:tr>
      <w:tr w:rsidR="00485651" w:rsidRPr="009F4B48" w14:paraId="587EE654" w14:textId="77777777">
        <w:trPr>
          <w:trHeight w:val="195"/>
        </w:trPr>
        <w:tc>
          <w:tcPr>
            <w:tcW w:w="1696"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13C3D038" w14:textId="77777777" w:rsidR="0039699F" w:rsidRPr="002F118F" w:rsidRDefault="0039699F">
            <w:pPr>
              <w:rPr>
                <w:lang w:val="es-BO"/>
              </w:rPr>
            </w:pPr>
          </w:p>
        </w:tc>
        <w:tc>
          <w:tcPr>
            <w:tcW w:w="5718"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tcMar>
              <w:left w:w="108" w:type="dxa"/>
              <w:right w:w="108" w:type="dxa"/>
            </w:tcMar>
          </w:tcPr>
          <w:p w14:paraId="5A17BB4D"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Tasas de impuestos preferenciales/reducidas</w:t>
            </w:r>
          </w:p>
        </w:tc>
        <w:tc>
          <w:tcPr>
            <w:tcW w:w="193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795356" w14:textId="77777777" w:rsidR="0039699F" w:rsidRDefault="0039699F">
            <w:pPr>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 xml:space="preserve"> </w:t>
            </w:r>
          </w:p>
        </w:tc>
      </w:tr>
      <w:tr w:rsidR="008860A4" w:rsidRPr="009F4B48" w14:paraId="0F187E19" w14:textId="77777777">
        <w:trPr>
          <w:trHeight w:val="300"/>
        </w:trPr>
        <w:tc>
          <w:tcPr>
            <w:tcW w:w="1696"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757076C" w14:textId="77777777" w:rsidR="0039699F" w:rsidRDefault="0039699F">
            <w:pPr>
              <w:spacing w:after="160" w:line="276" w:lineRule="auto"/>
              <w:rPr>
                <w:rFonts w:ascii="Arial Narrow" w:eastAsia="Arial Narrow" w:hAnsi="Arial Narrow" w:cs="Arial Narrow"/>
                <w:b/>
                <w:bCs/>
                <w:sz w:val="22"/>
                <w:szCs w:val="22"/>
                <w:lang w:val="es-419"/>
              </w:rPr>
            </w:pPr>
            <w:r w:rsidRPr="3E42D4F7">
              <w:rPr>
                <w:rFonts w:ascii="Arial Narrow" w:eastAsia="Arial Narrow" w:hAnsi="Arial Narrow" w:cs="Arial Narrow"/>
                <w:b/>
                <w:bCs/>
                <w:sz w:val="22"/>
                <w:szCs w:val="22"/>
                <w:lang w:val="es-419"/>
              </w:rPr>
              <w:t>Marco legal</w:t>
            </w:r>
          </w:p>
        </w:tc>
        <w:tc>
          <w:tcPr>
            <w:tcW w:w="7654"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0C48B16" w14:textId="77777777" w:rsidR="0039699F" w:rsidRDefault="0039699F">
            <w:pPr>
              <w:spacing w:after="160" w:line="276" w:lineRule="auto"/>
              <w:rPr>
                <w:rFonts w:ascii="Arial Narrow" w:eastAsia="Arial Narrow" w:hAnsi="Arial Narrow" w:cs="Arial Narrow"/>
                <w:sz w:val="22"/>
                <w:szCs w:val="22"/>
                <w:lang w:val="es-419"/>
              </w:rPr>
            </w:pPr>
            <w:r w:rsidRPr="3E42D4F7">
              <w:rPr>
                <w:rFonts w:ascii="Arial Narrow" w:eastAsia="Arial Narrow" w:hAnsi="Arial Narrow" w:cs="Arial Narrow"/>
                <w:sz w:val="22"/>
                <w:szCs w:val="22"/>
                <w:lang w:val="es-419"/>
              </w:rPr>
              <w:t>Ley I+D 20.241 del 19 de Enero, modificada por la ley 20.570 del 6 de marzo de 2012.</w:t>
            </w:r>
          </w:p>
        </w:tc>
      </w:tr>
    </w:tbl>
    <w:p w14:paraId="39AA33EA" w14:textId="70F5AD40" w:rsidR="0039699F" w:rsidRPr="00012D3F" w:rsidRDefault="7B69D6C6" w:rsidP="0039699F">
      <w:pPr>
        <w:jc w:val="both"/>
        <w:rPr>
          <w:ins w:id="2222" w:author="Usuario invitado" w:date="2026-05-26T20:32:00Z" w16du:dateUtc="2026-05-26T20:32:19Z"/>
          <w:lang w:val="es-ES"/>
          <w:rPrChange w:id="2223" w:author="Gonzalo Castellanos" w:date="2026-05-29T12:04:00Z" w16du:dateUtc="2026-05-29T16:04:00Z">
            <w:rPr>
              <w:ins w:id="2224" w:author="Usuario invitado" w:date="2026-05-26T20:32:00Z" w16du:dateUtc="2026-05-26T20:32:19Z"/>
            </w:rPr>
          </w:rPrChange>
        </w:rPr>
      </w:pPr>
      <w:r w:rsidRPr="7B69D6C6">
        <w:rPr>
          <w:rFonts w:ascii="Arial Narrow" w:hAnsi="Arial Narrow"/>
          <w:b/>
          <w:bCs/>
          <w:sz w:val="22"/>
          <w:szCs w:val="22"/>
          <w:lang w:val="es-CO"/>
        </w:rPr>
        <w:t>2. Diseño y alcance del incentivo tributario a la I+</w:t>
      </w:r>
      <w:commentRangeStart w:id="2225"/>
      <w:r w:rsidRPr="7B69D6C6">
        <w:rPr>
          <w:rFonts w:ascii="Arial Narrow" w:hAnsi="Arial Narrow"/>
          <w:b/>
          <w:bCs/>
          <w:sz w:val="22"/>
          <w:szCs w:val="22"/>
          <w:lang w:val="es-CO"/>
        </w:rPr>
        <w:t>D</w:t>
      </w:r>
      <w:commentRangeEnd w:id="2225"/>
      <w:r w:rsidR="0039699F" w:rsidRPr="00012D3F">
        <w:rPr>
          <w:rStyle w:val="CommentReference"/>
          <w:sz w:val="24"/>
          <w:szCs w:val="24"/>
          <w:lang w:val="es-ES"/>
          <w:rPrChange w:id="2226" w:author="Gonzalo Castellanos" w:date="2026-05-29T12:04:00Z" w16du:dateUtc="2026-05-29T16:04:00Z">
            <w:rPr>
              <w:rStyle w:val="CommentReference"/>
              <w:sz w:val="24"/>
              <w:szCs w:val="24"/>
            </w:rPr>
          </w:rPrChange>
        </w:rPr>
        <w:commentReference w:id="2225"/>
      </w:r>
    </w:p>
    <w:p w14:paraId="5217E333" w14:textId="4904791D" w:rsidR="7B69D6C6" w:rsidRDefault="7B69D6C6" w:rsidP="7B69D6C6">
      <w:pPr>
        <w:jc w:val="both"/>
        <w:rPr>
          <w:rFonts w:ascii="Arial Narrow" w:hAnsi="Arial Narrow"/>
          <w:b/>
          <w:bCs/>
          <w:sz w:val="22"/>
          <w:szCs w:val="22"/>
          <w:lang w:val="es-CO"/>
        </w:rPr>
      </w:pPr>
    </w:p>
    <w:p w14:paraId="51966B24" w14:textId="77777777" w:rsidR="0039699F" w:rsidRPr="00012D3F" w:rsidRDefault="7B69D6C6" w:rsidP="0039699F">
      <w:pPr>
        <w:jc w:val="both"/>
        <w:rPr>
          <w:ins w:id="2227" w:author="Usuario invitado" w:date="2026-05-26T20:28:00Z" w16du:dateUtc="2026-05-26T20:28:58Z"/>
          <w:lang w:val="es-ES"/>
          <w:rPrChange w:id="2228" w:author="Gonzalo Castellanos" w:date="2026-05-29T12:04:00Z" w16du:dateUtc="2026-05-29T16:04:00Z">
            <w:rPr>
              <w:ins w:id="2229" w:author="Usuario invitado" w:date="2026-05-26T20:28:00Z" w16du:dateUtc="2026-05-26T20:28:58Z"/>
            </w:rPr>
          </w:rPrChange>
        </w:rPr>
      </w:pPr>
      <w:r w:rsidRPr="7B69D6C6">
        <w:rPr>
          <w:rFonts w:ascii="Arial Narrow" w:hAnsi="Arial Narrow"/>
          <w:sz w:val="22"/>
          <w:szCs w:val="22"/>
          <w:lang w:val="es-CO"/>
        </w:rPr>
        <w:t>El incentivo se rige por la Ley N.º 20.241, promulgada en 2008, y por las modificaciones introducidas mediante la Ley N.º 20.570 en 2012, que ajustaron de manera significativa su diseño y alcance. Este marco legal define las condiciones bajo las cuales las empresas pueden acceder a un beneficio tributario asociado a la realización de actividades de investigación y desarrollo certificadas técnicamente.</w:t>
      </w:r>
    </w:p>
    <w:p w14:paraId="08FC65E0" w14:textId="44710E11" w:rsidR="7B69D6C6" w:rsidRDefault="7B69D6C6" w:rsidP="7B69D6C6">
      <w:pPr>
        <w:jc w:val="both"/>
        <w:rPr>
          <w:rFonts w:ascii="Arial Narrow" w:hAnsi="Arial Narrow"/>
          <w:sz w:val="22"/>
          <w:szCs w:val="22"/>
          <w:lang w:val="es-CO"/>
        </w:rPr>
      </w:pPr>
    </w:p>
    <w:p w14:paraId="12991F1E" w14:textId="77777777" w:rsidR="0039699F" w:rsidRPr="00012D3F" w:rsidRDefault="0039699F" w:rsidP="0039699F">
      <w:pPr>
        <w:jc w:val="both"/>
        <w:rPr>
          <w:ins w:id="2230" w:author="Usuario invitado" w:date="2026-05-26T20:28:00Z" w16du:dateUtc="2026-05-26T20:28:59Z"/>
          <w:lang w:val="es-ES"/>
          <w:rPrChange w:id="2231" w:author="Gonzalo Castellanos" w:date="2026-05-29T12:04:00Z" w16du:dateUtc="2026-05-29T16:04:00Z">
            <w:rPr>
              <w:ins w:id="2232" w:author="Usuario invitado" w:date="2026-05-26T20:28:00Z" w16du:dateUtc="2026-05-26T20:28:59Z"/>
            </w:rPr>
          </w:rPrChange>
        </w:rPr>
      </w:pPr>
      <w:r w:rsidRPr="00776B47">
        <w:rPr>
          <w:rFonts w:ascii="Arial Narrow" w:hAnsi="Arial Narrow"/>
          <w:sz w:val="22"/>
          <w:szCs w:val="22"/>
          <w:lang w:val="es-CO"/>
        </w:rPr>
        <w:t xml:space="preserve">La experiencia de implementación de la ley original evidenció limitaciones operativas que motivaron su modificación en 2012. Entre los principales ajustes se incluyó la incorporación explícita de proyectos de I+D desarrollados con capacidades internas de las empresas, además de aquellos realizados con centros de investigación y otros terceros; el aumento del tope máximo del beneficio, que pasó de 5.000 a 15.000 Unidades Tributarias Mensuales (UTM); y la ampliación del tipo de gastos elegibles. Estos cambios buscaron facilitar el acceso al instrumento y estimular una mayor inversión privada en I+D, ampliando su alcance operativo </w:t>
      </w:r>
      <w:sdt>
        <w:sdtPr>
          <w:rPr>
            <w:rFonts w:ascii="Arial Narrow" w:hAnsi="Arial Narrow"/>
            <w:sz w:val="22"/>
            <w:szCs w:val="22"/>
            <w:lang w:val="es-CO"/>
          </w:rPr>
          <w:id w:val="1495222853"/>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Min22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(Ministerio de Hacienda Dirección de Presupuestos, 2022)</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7504F242" w14:textId="41491A14" w:rsidR="7B69D6C6" w:rsidRDefault="7B69D6C6" w:rsidP="7B69D6C6">
      <w:pPr>
        <w:jc w:val="both"/>
        <w:rPr>
          <w:rFonts w:ascii="Arial Narrow" w:hAnsi="Arial Narrow"/>
          <w:sz w:val="22"/>
          <w:szCs w:val="22"/>
          <w:lang w:val="es-CO"/>
        </w:rPr>
      </w:pPr>
    </w:p>
    <w:p w14:paraId="174B8FFA" w14:textId="77777777" w:rsidR="0039699F" w:rsidRPr="00D66A40" w:rsidRDefault="0039699F" w:rsidP="0039699F">
      <w:pPr>
        <w:jc w:val="both"/>
        <w:rPr>
          <w:rFonts w:ascii="Arial Narrow" w:hAnsi="Arial Narrow"/>
          <w:sz w:val="22"/>
          <w:szCs w:val="22"/>
          <w:lang w:val="es-CO"/>
        </w:rPr>
      </w:pPr>
      <w:r w:rsidRPr="00D66A40">
        <w:rPr>
          <w:rFonts w:ascii="Arial Narrow" w:hAnsi="Arial Narrow"/>
          <w:sz w:val="22"/>
          <w:szCs w:val="22"/>
          <w:lang w:val="es-CO"/>
        </w:rPr>
        <w:t>La normativa define como beneficiarias a las empresas que tributan en primera categoría y declaran renta efectiva. No se establecen diferenciaciones explícitas por tamaño de empresa, sector productivo o territorio, manteniéndose un principio de neutralidad formal en el acceso al beneficio, consistente con la naturaleza tributaria del instrumento.</w:t>
      </w:r>
    </w:p>
    <w:p w14:paraId="48DF27A3" w14:textId="77777777" w:rsidR="0039699F" w:rsidRPr="00012D3F" w:rsidRDefault="7B69D6C6" w:rsidP="0039699F">
      <w:pPr>
        <w:jc w:val="both"/>
        <w:rPr>
          <w:ins w:id="2233" w:author="Usuario invitado" w:date="2026-05-26T20:29:00Z" w16du:dateUtc="2026-05-26T20:29:00Z"/>
          <w:lang w:val="es-ES"/>
          <w:rPrChange w:id="2234" w:author="Gonzalo Castellanos" w:date="2026-05-29T12:04:00Z" w16du:dateUtc="2026-05-29T16:04:00Z">
            <w:rPr>
              <w:ins w:id="2235" w:author="Usuario invitado" w:date="2026-05-26T20:29:00Z" w16du:dateUtc="2026-05-26T20:29:00Z"/>
            </w:rPr>
          </w:rPrChange>
        </w:rPr>
      </w:pPr>
      <w:r w:rsidRPr="7B69D6C6">
        <w:rPr>
          <w:rFonts w:ascii="Arial Narrow" w:hAnsi="Arial Narrow"/>
          <w:sz w:val="22"/>
          <w:szCs w:val="22"/>
          <w:lang w:val="es-CO"/>
        </w:rPr>
        <w:t>En cuanto a las actividades elegibles, el incentivo se restringe de manera explícita a investigación básica, investigación aplicada y desarrollo experimental, entendidas como aquellas orientadas a la generación de nuevo conocimiento o a la aplicación novedosa de conocimientos existentes y que implican la resolución de una incertidumbre científica o tecnológica. La normativa excluye expresamente actividades que, aun cuando puedan formar parte de procesos de innovación más amplios, no constituyen I+D en sentido estricto, tales como pruebas de mercado, mejoras rutinarias, adaptaciones menores, cambios estéticos, actividades de producción o de carácter comercial. Sin embargo, la ley permite incluir actividades y gastos relacionados con la constitución de derechos de propiedad industrial o intelectual, siempre que estos se deriven directamente de proyectos de I+D certificados, sin ampliar el alcance del incentivo hacia etapas posteriores del proceso de innovación.</w:t>
      </w:r>
    </w:p>
    <w:p w14:paraId="7425A3E5" w14:textId="60B7352A" w:rsidR="7B69D6C6" w:rsidRDefault="7B69D6C6" w:rsidP="7B69D6C6">
      <w:pPr>
        <w:jc w:val="both"/>
        <w:rPr>
          <w:rFonts w:ascii="Arial Narrow" w:hAnsi="Arial Narrow"/>
          <w:sz w:val="22"/>
          <w:szCs w:val="22"/>
          <w:lang w:val="es-CO"/>
        </w:rPr>
      </w:pPr>
    </w:p>
    <w:p w14:paraId="34006C6F" w14:textId="77777777" w:rsidR="0039699F" w:rsidRPr="00012D3F" w:rsidRDefault="7B69D6C6" w:rsidP="0039699F">
      <w:pPr>
        <w:jc w:val="both"/>
        <w:rPr>
          <w:ins w:id="2236" w:author="Usuario invitado" w:date="2026-05-26T20:29:00Z" w16du:dateUtc="2026-05-26T20:29:01Z"/>
          <w:lang w:val="es-ES"/>
          <w:rPrChange w:id="2237" w:author="Gonzalo Castellanos" w:date="2026-05-29T12:04:00Z" w16du:dateUtc="2026-05-29T16:04:00Z">
            <w:rPr>
              <w:ins w:id="2238" w:author="Usuario invitado" w:date="2026-05-26T20:29:00Z" w16du:dateUtc="2026-05-26T20:29:01Z"/>
            </w:rPr>
          </w:rPrChange>
        </w:rPr>
      </w:pPr>
      <w:r w:rsidRPr="7B69D6C6">
        <w:rPr>
          <w:rFonts w:ascii="Arial Narrow" w:hAnsi="Arial Narrow"/>
          <w:sz w:val="22"/>
          <w:szCs w:val="22"/>
          <w:lang w:val="es-CO"/>
        </w:rPr>
        <w:t>El diseño del incentivo permite certificar tanto I+D desarrollada al interior de la empresa como aquella realizada con terceros, siempre que los gastos estén directamente asociados a un proyecto certificado. A partir de la reforma de 2012, se amplió además el tipo de gastos elegibles, incorporando no solo gastos corrientes, sino también gastos de capital, en la medida en que estén directamente vinculados a la ejecución del proyecto de I+D.</w:t>
      </w:r>
    </w:p>
    <w:p w14:paraId="0D35A862" w14:textId="4B3DBDCB" w:rsidR="7B69D6C6" w:rsidRDefault="7B69D6C6" w:rsidP="7B69D6C6">
      <w:pPr>
        <w:jc w:val="both"/>
        <w:rPr>
          <w:rFonts w:ascii="Arial Narrow" w:hAnsi="Arial Narrow"/>
          <w:sz w:val="22"/>
          <w:szCs w:val="22"/>
          <w:lang w:val="es-CO"/>
        </w:rPr>
      </w:pPr>
    </w:p>
    <w:p w14:paraId="0F4CBE76" w14:textId="77777777" w:rsidR="0039699F" w:rsidRPr="00012D3F" w:rsidRDefault="0039699F" w:rsidP="0039699F">
      <w:pPr>
        <w:jc w:val="both"/>
        <w:rPr>
          <w:ins w:id="2239" w:author="Usuario invitado" w:date="2026-05-26T20:29:00Z" w16du:dateUtc="2026-05-26T20:29:03Z"/>
          <w:lang w:val="es-ES"/>
          <w:rPrChange w:id="2240" w:author="Gonzalo Castellanos" w:date="2026-05-29T12:04:00Z" w16du:dateUtc="2026-05-29T16:04:00Z">
            <w:rPr>
              <w:ins w:id="2241" w:author="Usuario invitado" w:date="2026-05-26T20:29:00Z" w16du:dateUtc="2026-05-26T20:29:03Z"/>
            </w:rPr>
          </w:rPrChange>
        </w:rPr>
      </w:pPr>
      <w:r w:rsidRPr="00D66A40">
        <w:rPr>
          <w:rFonts w:ascii="Arial Narrow" w:hAnsi="Arial Narrow"/>
          <w:sz w:val="22"/>
          <w:szCs w:val="22"/>
          <w:lang w:val="es-CO"/>
        </w:rPr>
        <w:t>Desde el punto de vista del beneficio tributario, la ley combina dos componentes complementarios. Por una parte, establece un crédito tributario equivalente al 35% de los gastos certificados en I+D, imputable contra el impuesto de primera categoría. Por otra, permite deducir el 65% restante de dichos gastos como costo necesario para producir la renta, con independencia del giro de la empresa. El crédito tributario tiene un tope anual de 15.000 UTM por contribuyente. En caso de producirse un remanente de crédito, éste no da derecho a devolución, pero puede imputarse contra el impuesto de primera categoría que corresponda pagar en ejercicios posteriores, debidamente reajustado, lo que permite el uso progresivo del beneficio en proyectos de I+D de carácter plurianual</w:t>
      </w:r>
      <w:sdt>
        <w:sdtPr>
          <w:rPr>
            <w:rFonts w:ascii="Arial Narrow" w:hAnsi="Arial Narrow"/>
            <w:sz w:val="22"/>
            <w:szCs w:val="22"/>
            <w:lang w:val="es-CO"/>
          </w:rPr>
          <w:id w:val="-746344292"/>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Min11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(Ministerio de Economía, 2011)</w:t>
          </w:r>
          <w:r w:rsidRPr="00776B47">
            <w:rPr>
              <w:rFonts w:ascii="Arial Narrow" w:hAnsi="Arial Narrow"/>
              <w:sz w:val="22"/>
              <w:szCs w:val="22"/>
              <w:lang w:val="es-CO"/>
            </w:rPr>
            <w:fldChar w:fldCharType="end"/>
          </w:r>
        </w:sdtContent>
      </w:sdt>
      <w:r w:rsidRPr="00D66A40">
        <w:rPr>
          <w:rFonts w:ascii="Arial Narrow" w:hAnsi="Arial Narrow"/>
          <w:sz w:val="22"/>
          <w:szCs w:val="22"/>
          <w:lang w:val="es-CO"/>
        </w:rPr>
        <w:t>.</w:t>
      </w:r>
    </w:p>
    <w:p w14:paraId="5A44964E" w14:textId="655F4B5C" w:rsidR="7B69D6C6" w:rsidRDefault="7B69D6C6" w:rsidP="7B69D6C6">
      <w:pPr>
        <w:jc w:val="both"/>
        <w:rPr>
          <w:rFonts w:ascii="Arial Narrow" w:hAnsi="Arial Narrow"/>
          <w:sz w:val="22"/>
          <w:szCs w:val="22"/>
          <w:lang w:val="es-CO"/>
        </w:rPr>
      </w:pPr>
    </w:p>
    <w:p w14:paraId="1361DC44" w14:textId="77777777" w:rsidR="0039699F" w:rsidRPr="00776B47" w:rsidRDefault="0039699F" w:rsidP="7B69D6C6">
      <w:pPr>
        <w:jc w:val="both"/>
        <w:rPr>
          <w:ins w:id="2242" w:author="Usuario invitado" w:date="2026-05-26T20:29:00Z" w16du:dateUtc="2026-05-26T20:29:04Z"/>
          <w:rFonts w:ascii="Arial Narrow" w:hAnsi="Arial Narrow"/>
          <w:sz w:val="22"/>
          <w:szCs w:val="22"/>
          <w:lang w:val="es-CO"/>
        </w:rPr>
      </w:pPr>
      <w:commentRangeStart w:id="2243"/>
      <w:del w:id="2244" w:author="Usuario invitado" w:date="2026-05-26T20:32:00Z" w16du:dateUtc="2026-05-26T20:32:01Z">
        <w:r w:rsidRPr="7B69D6C6" w:rsidDel="7B69D6C6">
          <w:rPr>
            <w:rFonts w:ascii="Arial Narrow" w:hAnsi="Arial Narrow"/>
            <w:sz w:val="22"/>
            <w:szCs w:val="22"/>
            <w:lang w:val="es-CO"/>
          </w:rPr>
          <w:delText>De acuerdo con la entrevista a CORFO, esta estructura responde a una decisión deliberada de acotar el incentivo exclusivamente a actividades de I+D. El beneficio tributario no busca cubrir todas las etapas del proceso de innovación ni evaluar resultados comerciales, sino reforzar la inversión privada en investigación y desarrollo como una etapa específica dentro de un</w:delText>
        </w:r>
      </w:del>
      <w:r w:rsidR="7B69D6C6" w:rsidRPr="7B69D6C6">
        <w:rPr>
          <w:rFonts w:ascii="Arial Narrow" w:hAnsi="Arial Narrow"/>
          <w:sz w:val="22"/>
          <w:szCs w:val="22"/>
          <w:lang w:val="es-CO"/>
        </w:rPr>
        <w:t xml:space="preserve"> </w:t>
      </w:r>
      <w:del w:id="2245" w:author="Usuario invitado" w:date="2026-05-26T20:32:00Z" w16du:dateUtc="2026-05-26T20:32:06Z">
        <w:r w:rsidRPr="7B69D6C6" w:rsidDel="7B69D6C6">
          <w:rPr>
            <w:rFonts w:ascii="Arial Narrow" w:hAnsi="Arial Narrow"/>
            <w:sz w:val="22"/>
            <w:szCs w:val="22"/>
            <w:lang w:val="es-CO"/>
          </w:rPr>
          <w:delText>conjunto más amplio de instrumentos de política pública, que incluye subsidios, programas de validación y mecanismos de escalamiento</w:delText>
        </w:r>
      </w:del>
      <w:sdt>
        <w:sdtPr>
          <w:rPr>
            <w:rFonts w:ascii="Arial Narrow" w:hAnsi="Arial Narrow"/>
            <w:sz w:val="22"/>
            <w:szCs w:val="22"/>
            <w:lang w:val="es-CO"/>
          </w:rPr>
          <w:id w:val="1998535559"/>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(CORFO, 2025)</w:t>
          </w:r>
          <w:r w:rsidRPr="00776B47">
            <w:rPr>
              <w:rFonts w:ascii="Arial Narrow" w:hAnsi="Arial Narrow"/>
              <w:sz w:val="22"/>
              <w:szCs w:val="22"/>
              <w:lang w:val="es-CO"/>
            </w:rPr>
            <w:fldChar w:fldCharType="end"/>
          </w:r>
        </w:sdtContent>
      </w:sdt>
      <w:del w:id="2246" w:author="Usuario invitado" w:date="2026-05-26T20:31:00Z" w16du:dateUtc="2026-05-26T20:31:57Z">
        <w:r w:rsidRPr="7B69D6C6" w:rsidDel="7B69D6C6">
          <w:rPr>
            <w:rFonts w:ascii="Arial Narrow" w:hAnsi="Arial Narrow"/>
            <w:sz w:val="22"/>
            <w:szCs w:val="22"/>
            <w:lang w:val="es-CO"/>
          </w:rPr>
          <w:delText>.</w:delText>
        </w:r>
      </w:del>
      <w:commentRangeEnd w:id="2243"/>
      <w:r w:rsidRPr="00776B47">
        <w:rPr>
          <w:rStyle w:val="CommentReference"/>
          <w:rFonts w:ascii="Arial Narrow" w:hAnsi="Arial Narrow"/>
          <w:sz w:val="22"/>
          <w:szCs w:val="22"/>
          <w:lang w:val="es-CO"/>
        </w:rPr>
        <w:commentReference w:id="2243"/>
      </w:r>
    </w:p>
    <w:p w14:paraId="6E17F4D5" w14:textId="6030FDDF" w:rsidR="7B69D6C6" w:rsidRDefault="7B69D6C6" w:rsidP="7B69D6C6">
      <w:pPr>
        <w:jc w:val="both"/>
        <w:rPr>
          <w:rFonts w:ascii="Arial Narrow" w:hAnsi="Arial Narrow"/>
          <w:sz w:val="22"/>
          <w:szCs w:val="22"/>
          <w:lang w:val="es-CO"/>
        </w:rPr>
      </w:pPr>
    </w:p>
    <w:p w14:paraId="6578E6AA" w14:textId="77777777" w:rsidR="0039699F" w:rsidRPr="00776B47" w:rsidRDefault="7B69D6C6" w:rsidP="0039699F">
      <w:pPr>
        <w:jc w:val="both"/>
        <w:rPr>
          <w:rFonts w:ascii="Arial Narrow" w:hAnsi="Arial Narrow"/>
          <w:b/>
          <w:bCs/>
          <w:sz w:val="22"/>
          <w:szCs w:val="22"/>
          <w:lang w:val="es-CO"/>
        </w:rPr>
      </w:pPr>
      <w:r w:rsidRPr="7B69D6C6">
        <w:rPr>
          <w:rFonts w:ascii="Arial Narrow" w:hAnsi="Arial Narrow"/>
          <w:b/>
          <w:bCs/>
          <w:sz w:val="22"/>
          <w:szCs w:val="22"/>
          <w:lang w:val="es-CO"/>
        </w:rPr>
        <w:t xml:space="preserve">3. Arreglos institucionales y funcionamiento operativo del </w:t>
      </w:r>
      <w:commentRangeStart w:id="2247"/>
      <w:r w:rsidRPr="7B69D6C6">
        <w:rPr>
          <w:rFonts w:ascii="Arial Narrow" w:hAnsi="Arial Narrow"/>
          <w:b/>
          <w:bCs/>
          <w:sz w:val="22"/>
          <w:szCs w:val="22"/>
          <w:lang w:val="es-CO"/>
        </w:rPr>
        <w:t>incentivo</w:t>
      </w:r>
      <w:commentRangeEnd w:id="2247"/>
      <w:r w:rsidR="0039699F" w:rsidRPr="00776B47">
        <w:rPr>
          <w:rStyle w:val="CommentReference"/>
          <w:rFonts w:ascii="Arial Narrow" w:hAnsi="Arial Narrow"/>
          <w:b/>
          <w:bCs/>
          <w:sz w:val="22"/>
          <w:szCs w:val="22"/>
          <w:lang w:val="es-CO"/>
        </w:rPr>
        <w:commentReference w:id="2247"/>
      </w:r>
    </w:p>
    <w:p w14:paraId="0F76254A" w14:textId="41D081D6" w:rsidR="7B69D6C6" w:rsidRDefault="7B69D6C6" w:rsidP="7B69D6C6">
      <w:pPr>
        <w:jc w:val="both"/>
        <w:rPr>
          <w:del w:id="2248" w:author="Usuario invitado" w:date="2026-05-26T20:37:00Z" w16du:dateUtc="2026-05-26T20:37:11Z"/>
          <w:rFonts w:ascii="Arial Narrow" w:hAnsi="Arial Narrow"/>
          <w:sz w:val="22"/>
          <w:szCs w:val="22"/>
          <w:lang w:val="es-CO"/>
        </w:rPr>
      </w:pPr>
      <w:del w:id="2249" w:author="Usuario invitado" w:date="2026-05-26T20:37:00Z" w16du:dateUtc="2026-05-26T20:37:11Z">
        <w:r w:rsidRPr="7B69D6C6" w:rsidDel="7B69D6C6">
          <w:rPr>
            <w:rFonts w:ascii="Arial Narrow" w:hAnsi="Arial Narrow"/>
            <w:sz w:val="22"/>
            <w:szCs w:val="22"/>
            <w:lang w:val="es-CO"/>
          </w:rPr>
          <w:delText>El caso de Chile, el incentivo opera a través de una ventanilla abierta administrada por CORFO, lo que permite a las empresas presentar solicitudes en cualquier momento del año, sin convocatorias competitivas ni cupos presupuestales predefinidos. El beneficio se aplica ex post, sobre los gastos efectivamente ejecutados, pero el acceso al incentivo requiere una evaluación y certificación técnica ex ante del proyecto de I+D. Esta combinación otorga flexibilidad en la ejecución, manteniendo al mismo tiempo un control técnico previo sobre la elegibilidad de las actividades y gastos.</w:delText>
        </w:r>
      </w:del>
    </w:p>
    <w:p w14:paraId="402D6D2D" w14:textId="7B565B42" w:rsidR="7B69D6C6" w:rsidRPr="00012D3F" w:rsidRDefault="7B69D6C6" w:rsidP="7B69D6C6">
      <w:pPr>
        <w:jc w:val="both"/>
        <w:rPr>
          <w:ins w:id="2250" w:author="Usuario invitado" w:date="2026-05-26T20:37:00Z" w16du:dateUtc="2026-05-26T20:37:17Z"/>
          <w:lang w:val="es-ES"/>
          <w:rPrChange w:id="2251" w:author="Gonzalo Castellanos" w:date="2026-05-29T12:04:00Z" w16du:dateUtc="2026-05-29T16:04:00Z">
            <w:rPr>
              <w:ins w:id="2252" w:author="Usuario invitado" w:date="2026-05-26T20:37:00Z" w16du:dateUtc="2026-05-26T20:37:17Z"/>
            </w:rPr>
          </w:rPrChange>
        </w:rPr>
      </w:pPr>
      <w:del w:id="2253" w:author="Usuario invitado" w:date="2026-05-26T20:37:00Z" w16du:dateUtc="2026-05-26T20:37:11Z">
        <w:r w:rsidRPr="7B69D6C6" w:rsidDel="7B69D6C6">
          <w:rPr>
            <w:rFonts w:ascii="Arial Narrow" w:hAnsi="Arial Narrow"/>
            <w:sz w:val="22"/>
            <w:szCs w:val="22"/>
            <w:lang w:val="es-CO"/>
          </w:rPr>
          <w:delText>La Ley N.º 20.241 y su reglamento, aprobado mediante el Decreto Supremo N.º 102 del Ministerio de Economía, establecen un conjunto de mecanismos institucionales y procedimentales destinados a asegurar que los beneficios tributarios se otorguen exclusivamente a actividades que califiquen como investigación y desarrollo. En este marco, la verificación técnica, la certificación de proyectos y el monitoreo posterior a cargo de CORFO constituyen componentes centrales del diseño del instrumento, orientados a resguardar su integridad, correcta aplicación y coherencia con los objetivos de política pública.</w:delText>
        </w:r>
      </w:del>
      <w:ins w:id="2254" w:author="Usuario invitado" w:date="2026-05-26T20:37:00Z" w16du:dateUtc="2026-05-26T20:37:11Z">
        <w:r w:rsidRPr="7B69D6C6">
          <w:rPr>
            <w:rFonts w:ascii="Arial Narrow" w:eastAsia="Arial Narrow" w:hAnsi="Arial Narrow" w:cs="Arial Narrow"/>
            <w:color w:val="303030"/>
            <w:lang w:val="es-CO"/>
          </w:rPr>
          <w:t xml:space="preserve"> En el caso de Chile, el incentivo opera a través de una ventanilla abierta administrada por la Corporación de Fomento de la Producción (CORFO), lo que permite a las empresas presentar solicitudes en cualquier momento del año, sin convocatorias competitivas ni cupos presupuestales predefinidos. El sistema se basa en una gobernanza dual donde el beneficio requiere una certificación técnica ex ante del proyecto por parte de CORFO, donde se valida que las actividades califiquen como I+D según el Manual de Frascati, mientras que el crédito fiscal se aplica ex post sobre los gastos efectivamente ejecutados.</w:t>
        </w:r>
      </w:ins>
    </w:p>
    <w:p w14:paraId="271DD018" w14:textId="28B185E9" w:rsidR="7B69D6C6" w:rsidRDefault="7B69D6C6" w:rsidP="7B69D6C6">
      <w:pPr>
        <w:jc w:val="both"/>
        <w:rPr>
          <w:ins w:id="2255" w:author="Usuario invitado" w:date="2026-05-26T20:37:00Z" w16du:dateUtc="2026-05-26T20:37:11Z"/>
          <w:rFonts w:ascii="Arial Narrow" w:eastAsia="Arial Narrow" w:hAnsi="Arial Narrow" w:cs="Arial Narrow"/>
          <w:color w:val="303030"/>
          <w:lang w:val="es-CO"/>
        </w:rPr>
      </w:pPr>
    </w:p>
    <w:p w14:paraId="3BFC2AF7" w14:textId="3B3DB091" w:rsidR="7B69D6C6" w:rsidRPr="00012D3F" w:rsidRDefault="7B69D6C6">
      <w:pPr>
        <w:jc w:val="both"/>
        <w:rPr>
          <w:ins w:id="2256" w:author="Usuario invitado" w:date="2026-05-26T20:37:00Z" w16du:dateUtc="2026-05-26T20:37:19Z"/>
          <w:lang w:val="es-ES"/>
          <w:rPrChange w:id="2257" w:author="Gonzalo Castellanos" w:date="2026-05-29T12:04:00Z" w16du:dateUtc="2026-05-29T16:04:00Z">
            <w:rPr>
              <w:ins w:id="2258" w:author="Usuario invitado" w:date="2026-05-26T20:37:00Z" w16du:dateUtc="2026-05-26T20:37:19Z"/>
            </w:rPr>
          </w:rPrChange>
        </w:rPr>
        <w:pPrChange w:id="2259" w:author="Usuario invitado" w:date="2026-05-26T20:37:00Z">
          <w:pPr/>
        </w:pPrChange>
      </w:pPr>
      <w:ins w:id="2260" w:author="Usuario invitado" w:date="2026-05-26T20:37:00Z" w16du:dateUtc="2026-05-26T20:37:11Z">
        <w:r w:rsidRPr="7B69D6C6">
          <w:rPr>
            <w:rFonts w:ascii="Arial Narrow" w:eastAsia="Arial Narrow" w:hAnsi="Arial Narrow" w:cs="Arial Narrow"/>
            <w:color w:val="303030"/>
            <w:lang w:val="es-CO"/>
          </w:rPr>
          <w:t>Un actor fundamental en este diseño es el Servicio de Impuestos Internos (SII), que ejerce la competencia exclusiva de fiscalización y control tributario. Mientras CORFO actúa como la autoridad técnica encargada de lo "técnico-técnico" (la validación científica de los proyectos), el SII es el responsable de supervisar la aplicación efectiva del crédito tributario del 35% en la declaración anual de impuestos de las empresas.</w:t>
        </w:r>
      </w:ins>
    </w:p>
    <w:p w14:paraId="0733E112" w14:textId="0B0953FA" w:rsidR="7B69D6C6" w:rsidRDefault="7B69D6C6" w:rsidP="7B69D6C6">
      <w:pPr>
        <w:jc w:val="both"/>
        <w:rPr>
          <w:ins w:id="2261" w:author="Usuario invitado" w:date="2026-05-26T20:37:00Z" w16du:dateUtc="2026-05-26T20:37:11Z"/>
          <w:rFonts w:ascii="Arial Narrow" w:eastAsia="Arial Narrow" w:hAnsi="Arial Narrow" w:cs="Arial Narrow"/>
          <w:color w:val="303030"/>
          <w:lang w:val="es-CO"/>
        </w:rPr>
      </w:pPr>
    </w:p>
    <w:p w14:paraId="256C0503" w14:textId="7FB116F3" w:rsidR="7B69D6C6" w:rsidRDefault="7B69D6C6">
      <w:pPr>
        <w:jc w:val="both"/>
        <w:rPr>
          <w:ins w:id="2262" w:author="Usuario invitado" w:date="2026-05-26T20:37:00Z" w16du:dateUtc="2026-05-26T20:37:11Z"/>
          <w:rFonts w:ascii="Arial Narrow" w:eastAsia="Arial Narrow" w:hAnsi="Arial Narrow" w:cs="Arial Narrow"/>
          <w:color w:val="303030"/>
          <w:lang w:val="es-CO"/>
        </w:rPr>
        <w:pPrChange w:id="2263" w:author="Usuario invitado" w:date="2026-05-26T20:37:00Z">
          <w:pPr/>
        </w:pPrChange>
      </w:pPr>
      <w:ins w:id="2264" w:author="Usuario invitado" w:date="2026-05-26T20:37:00Z" w16du:dateUtc="2026-05-26T20:37:11Z">
        <w:r w:rsidRPr="7B69D6C6">
          <w:rPr>
            <w:rFonts w:ascii="Arial Narrow" w:eastAsia="Arial Narrow" w:hAnsi="Arial Narrow" w:cs="Arial Narrow"/>
            <w:color w:val="303030"/>
            <w:lang w:val="es-CO"/>
          </w:rPr>
          <w:t>La integridad del instrumento descansa en la coordinación e intercambio de datos entre CORFO y el SII. Bajo este esquema, CORFO realiza el seguimiento técnico y financiero de la ejecución de los proyectos, informando al SII sobre las certificaciones emitidas y los resultados de sus auditorías. Por su parte, el SII verifica que las deducciones reclamadas por el contribuyente coincidan rigurosamente con los montos certificados técnicamente, resguardando así la trazabilidad financiera y la coherencia con los objetivos de política pública establecidos en la Ley N.º 20.241</w:t>
        </w:r>
      </w:ins>
      <w:ins w:id="2265" w:author="Usuario invitado" w:date="2026-05-26T20:37:00Z" w16du:dateUtc="2026-05-26T20:37:22Z">
        <w:r w:rsidRPr="7B69D6C6">
          <w:rPr>
            <w:rFonts w:ascii="Arial Narrow" w:eastAsia="Arial Narrow" w:hAnsi="Arial Narrow" w:cs="Arial Narrow"/>
            <w:color w:val="303030"/>
            <w:lang w:val="es-CO"/>
          </w:rPr>
          <w:t>. Esta separación de funciones asegura que la evaluación del mérito científico sea realizada por especialistas, mientras que el control del gasto fiscal permanezca bajo la soberanía de la autoridad tributaria.</w:t>
        </w:r>
      </w:ins>
    </w:p>
    <w:p w14:paraId="020765BA" w14:textId="7F3D0F4C" w:rsidR="7B69D6C6" w:rsidRDefault="7B69D6C6" w:rsidP="7B69D6C6">
      <w:pPr>
        <w:jc w:val="both"/>
        <w:rPr>
          <w:ins w:id="2266" w:author="Usuario invitado" w:date="2026-05-26T20:31:00Z" w16du:dateUtc="2026-05-26T20:31:51Z"/>
          <w:rFonts w:ascii="Arial Narrow" w:hAnsi="Arial Narrow"/>
          <w:sz w:val="22"/>
          <w:szCs w:val="22"/>
          <w:lang w:val="es-CO"/>
        </w:rPr>
      </w:pPr>
    </w:p>
    <w:p w14:paraId="5E314BB2" w14:textId="6B542096" w:rsidR="7B69D6C6" w:rsidRDefault="7B69D6C6" w:rsidP="7B69D6C6">
      <w:pPr>
        <w:jc w:val="both"/>
        <w:rPr>
          <w:rFonts w:ascii="Arial Narrow" w:hAnsi="Arial Narrow"/>
          <w:sz w:val="22"/>
          <w:szCs w:val="22"/>
          <w:lang w:val="es-CO"/>
        </w:rPr>
      </w:pPr>
    </w:p>
    <w:p w14:paraId="76BB4007" w14:textId="77777777" w:rsidR="0039699F" w:rsidRPr="00012D3F" w:rsidRDefault="7B69D6C6" w:rsidP="0039699F">
      <w:pPr>
        <w:jc w:val="both"/>
        <w:rPr>
          <w:ins w:id="2267" w:author="Usuario invitado" w:date="2026-05-26T20:31:00Z" w16du:dateUtc="2026-05-26T20:31:50Z"/>
          <w:lang w:val="es-ES"/>
          <w:rPrChange w:id="2268" w:author="Gonzalo Castellanos" w:date="2026-05-29T12:04:00Z" w16du:dateUtc="2026-05-29T16:04:00Z">
            <w:rPr>
              <w:ins w:id="2269" w:author="Usuario invitado" w:date="2026-05-26T20:31:00Z" w16du:dateUtc="2026-05-26T20:31:50Z"/>
            </w:rPr>
          </w:rPrChange>
        </w:rPr>
      </w:pPr>
      <w:r w:rsidRPr="7B69D6C6">
        <w:rPr>
          <w:rFonts w:ascii="Arial Narrow" w:hAnsi="Arial Narrow"/>
          <w:b/>
          <w:bCs/>
          <w:sz w:val="22"/>
          <w:szCs w:val="22"/>
          <w:lang w:val="es-CO"/>
        </w:rPr>
        <w:t>3.1. Requisitos generales de acceso</w:t>
      </w:r>
    </w:p>
    <w:p w14:paraId="71053DC3" w14:textId="5653C7E6" w:rsidR="7B69D6C6" w:rsidRDefault="7B69D6C6" w:rsidP="7B69D6C6">
      <w:pPr>
        <w:jc w:val="both"/>
        <w:rPr>
          <w:rFonts w:ascii="Arial Narrow" w:hAnsi="Arial Narrow"/>
          <w:b/>
          <w:bCs/>
          <w:sz w:val="22"/>
          <w:szCs w:val="22"/>
          <w:lang w:val="es-CO"/>
        </w:rPr>
      </w:pPr>
    </w:p>
    <w:p w14:paraId="08943153" w14:textId="77777777" w:rsidR="0039699F" w:rsidRPr="00012D3F" w:rsidRDefault="7B69D6C6" w:rsidP="0039699F">
      <w:pPr>
        <w:jc w:val="both"/>
        <w:rPr>
          <w:ins w:id="2270" w:author="Usuario invitado" w:date="2026-05-26T20:31:00Z" w16du:dateUtc="2026-05-26T20:31:49Z"/>
          <w:lang w:val="es-ES"/>
          <w:rPrChange w:id="2271" w:author="Gonzalo Castellanos" w:date="2026-05-29T12:04:00Z" w16du:dateUtc="2026-05-29T16:04:00Z">
            <w:rPr>
              <w:ins w:id="2272" w:author="Usuario invitado" w:date="2026-05-26T20:31:00Z" w16du:dateUtc="2026-05-26T20:31:49Z"/>
            </w:rPr>
          </w:rPrChange>
        </w:rPr>
      </w:pPr>
      <w:r w:rsidRPr="7B69D6C6">
        <w:rPr>
          <w:rFonts w:ascii="Arial Narrow" w:hAnsi="Arial Narrow"/>
          <w:sz w:val="22"/>
          <w:szCs w:val="22"/>
          <w:lang w:val="es-CO"/>
        </w:rPr>
        <w:t>Para acceder al beneficio, las empresas deben cumplir con un conjunto de requisitos definidos en la normativa. En particular, deben ser contribuyentes de primera categoría, declarar renta mediante contabilidad completa y desarrollar un proyecto de I+D con un costo mínimo de 100 Unidades Tributarias Mensuales (UTM). Asimismo, deben pagar un arancel al momento de solicitar la certificación del proyecto. La documentación exigida incluye el formulario de postulación, los antecedentes técnicos del proyecto, un presupuesto detallado y una declaración jurada del representante legal.</w:t>
      </w:r>
    </w:p>
    <w:p w14:paraId="338EB67A" w14:textId="3BDBEA88" w:rsidR="7B69D6C6" w:rsidRDefault="7B69D6C6" w:rsidP="7B69D6C6">
      <w:pPr>
        <w:jc w:val="both"/>
        <w:rPr>
          <w:rFonts w:ascii="Arial Narrow" w:hAnsi="Arial Narrow"/>
          <w:sz w:val="22"/>
          <w:szCs w:val="22"/>
          <w:lang w:val="es-CO"/>
        </w:rPr>
      </w:pPr>
    </w:p>
    <w:p w14:paraId="3834FC78" w14:textId="77777777" w:rsidR="0039699F" w:rsidRPr="00012D3F" w:rsidRDefault="7B69D6C6" w:rsidP="0039699F">
      <w:pPr>
        <w:jc w:val="both"/>
        <w:rPr>
          <w:ins w:id="2273" w:author="Usuario invitado" w:date="2026-05-26T20:31:00Z" w16du:dateUtc="2026-05-26T20:31:48Z"/>
          <w:lang w:val="es-ES"/>
          <w:rPrChange w:id="2274" w:author="Gonzalo Castellanos" w:date="2026-05-29T12:04:00Z" w16du:dateUtc="2026-05-29T16:04:00Z">
            <w:rPr>
              <w:ins w:id="2275" w:author="Usuario invitado" w:date="2026-05-26T20:31:00Z" w16du:dateUtc="2026-05-26T20:31:48Z"/>
            </w:rPr>
          </w:rPrChange>
        </w:rPr>
      </w:pPr>
      <w:r w:rsidRPr="7B69D6C6">
        <w:rPr>
          <w:rFonts w:ascii="Arial Narrow" w:hAnsi="Arial Narrow"/>
          <w:b/>
          <w:bCs/>
          <w:sz w:val="22"/>
          <w:szCs w:val="22"/>
          <w:lang w:val="es-CO"/>
        </w:rPr>
        <w:t>3.2. Modalidades de acceso</w:t>
      </w:r>
    </w:p>
    <w:p w14:paraId="450660BC" w14:textId="0042F264" w:rsidR="7B69D6C6" w:rsidRDefault="7B69D6C6" w:rsidP="7B69D6C6">
      <w:pPr>
        <w:jc w:val="both"/>
        <w:rPr>
          <w:rFonts w:ascii="Arial Narrow" w:hAnsi="Arial Narrow"/>
          <w:b/>
          <w:bCs/>
          <w:sz w:val="22"/>
          <w:szCs w:val="22"/>
          <w:lang w:val="es-CO"/>
        </w:rPr>
      </w:pPr>
    </w:p>
    <w:p w14:paraId="3AE2B3FC" w14:textId="5A879B5B" w:rsidR="7B69D6C6" w:rsidRDefault="7B69D6C6" w:rsidP="7B69D6C6">
      <w:pPr>
        <w:jc w:val="both"/>
        <w:rPr>
          <w:del w:id="2276" w:author="Usuario invitado" w:date="2026-05-26T20:40:00Z" w16du:dateUtc="2026-05-26T20:40:30Z"/>
          <w:rFonts w:ascii="Arial Narrow" w:hAnsi="Arial Narrow"/>
          <w:sz w:val="22"/>
          <w:szCs w:val="22"/>
          <w:lang w:val="es-CO"/>
        </w:rPr>
      </w:pPr>
      <w:del w:id="2277" w:author="Usuario invitado" w:date="2026-05-26T20:40:00Z" w16du:dateUtc="2026-05-26T20:40:30Z">
        <w:r w:rsidRPr="7B69D6C6" w:rsidDel="7B69D6C6">
          <w:rPr>
            <w:rFonts w:ascii="Arial Narrow" w:hAnsi="Arial Narrow"/>
            <w:sz w:val="22"/>
            <w:szCs w:val="22"/>
            <w:lang w:val="es-CO"/>
          </w:rPr>
          <w:delText>Las empresas pueden acceder al incentivo mediante dos modalidades. La primera corresponde a la postulación directa, en la cual el proyecto de I+D se presenta formalmente a CORFO con todos los antecedentes técnicos, administrativos y legales antes de hacer uso del beneficio tributario.</w:delText>
        </w:r>
      </w:del>
    </w:p>
    <w:p w14:paraId="4BE7ECE8" w14:textId="00BC921A" w:rsidR="7B69D6C6" w:rsidRDefault="7B69D6C6" w:rsidP="7B69D6C6">
      <w:pPr>
        <w:jc w:val="both"/>
        <w:rPr>
          <w:ins w:id="2278" w:author="Usuario invitado" w:date="2026-05-26T20:40:00Z" w16du:dateUtc="2026-05-26T20:40:33Z"/>
          <w:rFonts w:ascii="Arial Narrow" w:eastAsia="Arial Narrow" w:hAnsi="Arial Narrow" w:cs="Arial Narrow"/>
          <w:sz w:val="22"/>
          <w:szCs w:val="22"/>
          <w:lang w:val="es-CO"/>
          <w:rPrChange w:id="2279" w:author="Usuario invitado" w:date="2026-05-26T20:40:00Z">
            <w:rPr>
              <w:ins w:id="2280" w:author="Usuario invitado" w:date="2026-05-26T20:40:00Z" w16du:dateUtc="2026-05-26T20:40:33Z"/>
              <w:rFonts w:ascii="Arial Narrow" w:eastAsia="Arial Narrow" w:hAnsi="Arial Narrow" w:cs="Arial Narrow"/>
              <w:b/>
              <w:bCs/>
              <w:sz w:val="22"/>
              <w:szCs w:val="22"/>
              <w:lang w:val="es-CO"/>
            </w:rPr>
          </w:rPrChange>
        </w:rPr>
      </w:pPr>
      <w:del w:id="2281" w:author="Usuario invitado" w:date="2026-05-26T20:40:00Z" w16du:dateUtc="2026-05-26T20:40:30Z">
        <w:r w:rsidRPr="7B69D6C6" w:rsidDel="7B69D6C6">
          <w:rPr>
            <w:rFonts w:ascii="Arial Narrow" w:hAnsi="Arial Narrow"/>
            <w:sz w:val="22"/>
            <w:szCs w:val="22"/>
            <w:lang w:val="es-CO"/>
          </w:rPr>
          <w:delText>La segunda modalidad es la manifestación de intención de acogerse al beneficio. Esta opción permite informar a CORFO la intención de utilizar el incentivo dentro de los 30 días corridos desde el primer desembolso asociado al proyecto. A partir de ese momento, la empresa puede iniciar actividades de I+D y registrar gastos, disponiendo de hasta 18 meses para presentar la solicitud formal de certificación. Una vez obtenida la certificación, la empresa puede rectificar declaraciones tributarias anteriores y aplicar el crédito correspondiente, conforme a la normativa vigente.</w:delText>
        </w:r>
      </w:del>
      <w:ins w:id="2282" w:author="Usuario invitado" w:date="2026-05-26T20:40:00Z" w16du:dateUtc="2026-05-26T20:40:30Z">
        <w:r w:rsidRPr="7B69D6C6">
          <w:rPr>
            <w:rFonts w:ascii="Arial Narrow" w:eastAsia="Arial Narrow" w:hAnsi="Arial Narrow" w:cs="Arial Narrow"/>
            <w:sz w:val="22"/>
            <w:szCs w:val="22"/>
            <w:lang w:val="es-CO"/>
          </w:rPr>
          <w:t xml:space="preserve"> Las empresas pueden acceder al incentivo tributario a la I+D mediante dos modalidades principales, diseñadas para adaptarse al momento de desarrollo del proyecto. La primera es la postulación directa, en la cual el proyecto o contrato de I+D se presenta formalmente a CORFO antes de realizar los gastos o hacer uso del beneficio fiscal. Esta modalidad exige la entrega completa de antecedentes técnicos, administrativos y legales, y permite obtener una certificación ex ante.</w:t>
        </w:r>
      </w:ins>
    </w:p>
    <w:p w14:paraId="5D0BD7A8" w14:textId="1ECA69EA" w:rsidR="7B69D6C6" w:rsidRDefault="7B69D6C6" w:rsidP="7B69D6C6">
      <w:pPr>
        <w:jc w:val="both"/>
        <w:rPr>
          <w:ins w:id="2283" w:author="Usuario invitado" w:date="2026-05-26T20:40:00Z" w16du:dateUtc="2026-05-26T20:40:30Z"/>
          <w:rFonts w:ascii="Arial Narrow" w:eastAsia="Arial Narrow" w:hAnsi="Arial Narrow" w:cs="Arial Narrow"/>
          <w:sz w:val="22"/>
          <w:szCs w:val="22"/>
          <w:lang w:val="es-CO"/>
        </w:rPr>
      </w:pPr>
    </w:p>
    <w:p w14:paraId="5030A8B0" w14:textId="00CA9C06" w:rsidR="7B69D6C6" w:rsidRDefault="7B69D6C6">
      <w:pPr>
        <w:jc w:val="both"/>
        <w:rPr>
          <w:ins w:id="2284" w:author="Usuario invitado" w:date="2026-05-26T20:40:00Z" w16du:dateUtc="2026-05-26T20:40:34Z"/>
          <w:rFonts w:ascii="Arial Narrow" w:eastAsia="Arial Narrow" w:hAnsi="Arial Narrow" w:cs="Arial Narrow"/>
          <w:sz w:val="22"/>
          <w:szCs w:val="22"/>
          <w:lang w:val="es-CO"/>
          <w:rPrChange w:id="2285" w:author="Usuario invitado" w:date="2026-05-26T20:40:00Z">
            <w:rPr>
              <w:ins w:id="2286" w:author="Usuario invitado" w:date="2026-05-26T20:40:00Z" w16du:dateUtc="2026-05-26T20:40:34Z"/>
              <w:rFonts w:ascii="Arial Narrow" w:eastAsia="Arial Narrow" w:hAnsi="Arial Narrow" w:cs="Arial Narrow"/>
              <w:b/>
              <w:bCs/>
              <w:sz w:val="22"/>
              <w:szCs w:val="22"/>
              <w:lang w:val="es-CO"/>
            </w:rPr>
          </w:rPrChange>
        </w:rPr>
        <w:pPrChange w:id="2287" w:author="Usuario invitado" w:date="2026-05-26T20:40:00Z">
          <w:pPr/>
        </w:pPrChange>
      </w:pPr>
      <w:ins w:id="2288" w:author="Usuario invitado" w:date="2026-05-26T20:40:00Z" w16du:dateUtc="2026-05-26T20:40:30Z">
        <w:r w:rsidRPr="7B69D6C6">
          <w:rPr>
            <w:rFonts w:ascii="Arial Narrow" w:eastAsia="Arial Narrow" w:hAnsi="Arial Narrow" w:cs="Arial Narrow"/>
            <w:sz w:val="22"/>
            <w:szCs w:val="22"/>
            <w:lang w:val="es-CO"/>
          </w:rPr>
          <w:t>La segunda modalidad es la manifestación de intención, que permite a las empresas informar a CORFO su voluntad de acogerse al beneficio dentro de los 30 días corridos contados desde el primer desembolso asociado al proyecto. Esta figura otorga mayor flexibilidad, ya que la empresa puede iniciar las actividades de inmediato y cuenta con un plazo de hasta 18 meses para presentar la solicitud formal de certificación. Una vez obtenida la resolución favorable, el contribuyente puede rectificar sus declaraciones de impuestos y aplicar retroactivamente el crédito del 35 % sobre los gastos informados.</w:t>
        </w:r>
      </w:ins>
    </w:p>
    <w:p w14:paraId="3BA4AEBE" w14:textId="17D746D3" w:rsidR="7B69D6C6" w:rsidRDefault="7B69D6C6" w:rsidP="7B69D6C6">
      <w:pPr>
        <w:jc w:val="both"/>
        <w:rPr>
          <w:ins w:id="2289" w:author="Usuario invitado" w:date="2026-05-26T20:40:00Z" w16du:dateUtc="2026-05-26T20:40:30Z"/>
          <w:rFonts w:ascii="Arial Narrow" w:eastAsia="Arial Narrow" w:hAnsi="Arial Narrow" w:cs="Arial Narrow"/>
          <w:sz w:val="22"/>
          <w:szCs w:val="22"/>
          <w:lang w:val="es-CO"/>
        </w:rPr>
      </w:pPr>
    </w:p>
    <w:p w14:paraId="4DCA36D1" w14:textId="7E885511" w:rsidR="7B69D6C6" w:rsidRDefault="7B69D6C6">
      <w:pPr>
        <w:jc w:val="both"/>
        <w:rPr>
          <w:ins w:id="2290" w:author="Usuario invitado" w:date="2026-05-26T20:40:00Z" w16du:dateUtc="2026-05-26T20:40:35Z"/>
          <w:rFonts w:ascii="Arial Narrow" w:eastAsia="Arial Narrow" w:hAnsi="Arial Narrow" w:cs="Arial Narrow"/>
          <w:sz w:val="22"/>
          <w:szCs w:val="22"/>
          <w:lang w:val="es-CO"/>
          <w:rPrChange w:id="2291" w:author="Usuario invitado" w:date="2026-05-26T20:40:00Z">
            <w:rPr>
              <w:ins w:id="2292" w:author="Usuario invitado" w:date="2026-05-26T20:40:00Z" w16du:dateUtc="2026-05-26T20:40:35Z"/>
              <w:rFonts w:ascii="Arial Narrow" w:eastAsia="Arial Narrow" w:hAnsi="Arial Narrow" w:cs="Arial Narrow"/>
              <w:b/>
              <w:bCs/>
              <w:sz w:val="22"/>
              <w:szCs w:val="22"/>
              <w:lang w:val="es-CO"/>
            </w:rPr>
          </w:rPrChange>
        </w:rPr>
        <w:pPrChange w:id="2293" w:author="Usuario invitado" w:date="2026-05-26T20:40:00Z">
          <w:pPr/>
        </w:pPrChange>
      </w:pPr>
      <w:ins w:id="2294" w:author="Usuario invitado" w:date="2026-05-26T20:40:00Z" w16du:dateUtc="2026-05-26T20:40:30Z">
        <w:r w:rsidRPr="7B69D6C6">
          <w:rPr>
            <w:rFonts w:ascii="Arial Narrow" w:eastAsia="Arial Narrow" w:hAnsi="Arial Narrow" w:cs="Arial Narrow"/>
            <w:sz w:val="22"/>
            <w:szCs w:val="22"/>
            <w:lang w:val="es-CO"/>
          </w:rPr>
          <w:t>Independientemente de la vía elegida, el proceso se organiza en tres etapas. La primera corresponde a la revisión de completitud, en la que CORFO verifica que la solicitud incluya los antecedentes mínimos legales y técnicos dentro del plazo establecido. En esta fase es común que se formulen observaciones y que las empresas deban completar o aclarar información antes de avanzar a la evaluación de fondo.</w:t>
        </w:r>
      </w:ins>
    </w:p>
    <w:p w14:paraId="02415AEE" w14:textId="2BC421A2" w:rsidR="7B69D6C6" w:rsidRDefault="7B69D6C6" w:rsidP="7B69D6C6">
      <w:pPr>
        <w:jc w:val="both"/>
        <w:rPr>
          <w:ins w:id="2295" w:author="Usuario invitado" w:date="2026-05-26T20:40:00Z" w16du:dateUtc="2026-05-26T20:40:30Z"/>
          <w:rFonts w:ascii="Arial Narrow" w:eastAsia="Arial Narrow" w:hAnsi="Arial Narrow" w:cs="Arial Narrow"/>
          <w:sz w:val="22"/>
          <w:szCs w:val="22"/>
          <w:lang w:val="es-CO"/>
        </w:rPr>
      </w:pPr>
    </w:p>
    <w:p w14:paraId="32B35D8C" w14:textId="02B00E08" w:rsidR="7B69D6C6" w:rsidRDefault="7B69D6C6">
      <w:pPr>
        <w:jc w:val="both"/>
        <w:rPr>
          <w:ins w:id="2296" w:author="Usuario invitado" w:date="2026-05-26T20:40:00Z" w16du:dateUtc="2026-05-26T20:40:36Z"/>
          <w:rFonts w:ascii="Arial Narrow" w:eastAsia="Arial Narrow" w:hAnsi="Arial Narrow" w:cs="Arial Narrow"/>
          <w:sz w:val="22"/>
          <w:szCs w:val="22"/>
          <w:lang w:val="es-CO"/>
          <w:rPrChange w:id="2297" w:author="Usuario invitado" w:date="2026-05-26T20:40:00Z">
            <w:rPr>
              <w:ins w:id="2298" w:author="Usuario invitado" w:date="2026-05-26T20:40:00Z" w16du:dateUtc="2026-05-26T20:40:36Z"/>
              <w:rFonts w:ascii="Arial Narrow" w:eastAsia="Arial Narrow" w:hAnsi="Arial Narrow" w:cs="Arial Narrow"/>
              <w:b/>
              <w:bCs/>
              <w:sz w:val="22"/>
              <w:szCs w:val="22"/>
              <w:lang w:val="es-CO"/>
            </w:rPr>
          </w:rPrChange>
        </w:rPr>
        <w:pPrChange w:id="2299" w:author="Usuario invitado" w:date="2026-05-26T20:40:00Z">
          <w:pPr/>
        </w:pPrChange>
      </w:pPr>
      <w:ins w:id="2300" w:author="Usuario invitado" w:date="2026-05-26T20:40:00Z" w16du:dateUtc="2026-05-26T20:40:30Z">
        <w:r w:rsidRPr="7B69D6C6">
          <w:rPr>
            <w:rFonts w:ascii="Arial Narrow" w:eastAsia="Arial Narrow" w:hAnsi="Arial Narrow" w:cs="Arial Narrow"/>
            <w:sz w:val="22"/>
            <w:szCs w:val="22"/>
            <w:lang w:val="es-CO"/>
          </w:rPr>
          <w:t>La segunda etapa es la evaluación de mérito técnico, en la cual CORFO se apoya en expertos externos con formación de posgrado y experiencia en la temática del proyecto. Estos especialistas elaboran una ficha de evaluación sobre la novedad, el desafío tecnológico y la pertinencia de los costos, con el fin de asegurar que las actividades califiquen como I+D conforme al Manual de Frascati.</w:t>
        </w:r>
      </w:ins>
    </w:p>
    <w:p w14:paraId="75D58406" w14:textId="7DB302F3" w:rsidR="7B69D6C6" w:rsidRDefault="7B69D6C6" w:rsidP="7B69D6C6">
      <w:pPr>
        <w:jc w:val="both"/>
        <w:rPr>
          <w:ins w:id="2301" w:author="Usuario invitado" w:date="2026-05-26T20:40:00Z" w16du:dateUtc="2026-05-26T20:40:30Z"/>
          <w:rFonts w:ascii="Arial Narrow" w:eastAsia="Arial Narrow" w:hAnsi="Arial Narrow" w:cs="Arial Narrow"/>
          <w:sz w:val="22"/>
          <w:szCs w:val="22"/>
          <w:lang w:val="es-CO"/>
        </w:rPr>
      </w:pPr>
    </w:p>
    <w:p w14:paraId="4FD7D42B" w14:textId="03CA5398" w:rsidR="7B69D6C6" w:rsidRDefault="7B69D6C6">
      <w:pPr>
        <w:jc w:val="both"/>
        <w:rPr>
          <w:ins w:id="2302" w:author="Usuario invitado" w:date="2026-05-26T20:40:00Z" w16du:dateUtc="2026-05-26T20:40:30Z"/>
          <w:rFonts w:ascii="Arial Narrow" w:eastAsia="Arial Narrow" w:hAnsi="Arial Narrow" w:cs="Arial Narrow"/>
          <w:sz w:val="22"/>
          <w:szCs w:val="22"/>
          <w:lang w:val="es-CO"/>
        </w:rPr>
        <w:pPrChange w:id="2303" w:author="Usuario invitado" w:date="2026-05-26T20:40:00Z">
          <w:pPr/>
        </w:pPrChange>
      </w:pPr>
      <w:ins w:id="2304" w:author="Usuario invitado" w:date="2026-05-26T20:40:00Z" w16du:dateUtc="2026-05-26T20:40:38Z">
        <w:r w:rsidRPr="7B69D6C6">
          <w:rPr>
            <w:rFonts w:ascii="Arial Narrow" w:eastAsia="Arial Narrow" w:hAnsi="Arial Narrow" w:cs="Arial Narrow"/>
            <w:sz w:val="22"/>
            <w:szCs w:val="22"/>
            <w:lang w:val="es-CO"/>
          </w:rPr>
          <w:t>Finalmente, el proceso culmina con una resolución fundada. La decisión final no recae únicamente en el equipo técnico, sino en un Comité integrado por representantes de ministerios y del ámbito privado, encargado de determinar la aprobación total o parcial, o el rechazo de la solicitud. Este diseño busca equilibrar agilidad administrativa y rigurosidad técnica, permitiendo que la certificación opere como un derecho para cualquier empresa que realice I+D, sin depender de límites presupuestarios anuales ni de convocatorias competitivas.</w:t>
        </w:r>
      </w:ins>
    </w:p>
    <w:p w14:paraId="6D9CB727" w14:textId="18E2C703" w:rsidR="7B69D6C6" w:rsidRDefault="7B69D6C6" w:rsidP="7B69D6C6">
      <w:pPr>
        <w:jc w:val="both"/>
        <w:rPr>
          <w:ins w:id="2305" w:author="Usuario invitado" w:date="2026-05-26T20:31:00Z" w16du:dateUtc="2026-05-26T20:31:46Z"/>
          <w:rFonts w:ascii="Arial Narrow" w:hAnsi="Arial Narrow"/>
          <w:sz w:val="22"/>
          <w:szCs w:val="22"/>
          <w:lang w:val="es-CO"/>
        </w:rPr>
      </w:pPr>
    </w:p>
    <w:p w14:paraId="3E83F4CD" w14:textId="3A6B7B81" w:rsidR="7B69D6C6" w:rsidRDefault="7B69D6C6" w:rsidP="7B69D6C6">
      <w:pPr>
        <w:jc w:val="both"/>
        <w:rPr>
          <w:rFonts w:ascii="Arial Narrow" w:hAnsi="Arial Narrow"/>
          <w:sz w:val="22"/>
          <w:szCs w:val="22"/>
          <w:lang w:val="es-CO"/>
        </w:rPr>
      </w:pPr>
    </w:p>
    <w:p w14:paraId="350036C8" w14:textId="37310A8E" w:rsidR="0039699F" w:rsidRPr="00776B47" w:rsidRDefault="7B69D6C6" w:rsidP="0039699F">
      <w:pPr>
        <w:jc w:val="both"/>
        <w:rPr>
          <w:ins w:id="2306" w:author="Usuario invitado" w:date="2026-05-26T20:31:00Z" w16du:dateUtc="2026-05-26T20:31:45Z"/>
          <w:rFonts w:ascii="Arial Narrow" w:hAnsi="Arial Narrow"/>
          <w:b/>
          <w:bCs/>
          <w:sz w:val="22"/>
          <w:szCs w:val="22"/>
          <w:lang w:val="es-CO"/>
        </w:rPr>
      </w:pPr>
      <w:r w:rsidRPr="7B69D6C6">
        <w:rPr>
          <w:rFonts w:ascii="Arial Narrow" w:hAnsi="Arial Narrow"/>
          <w:b/>
          <w:bCs/>
          <w:sz w:val="22"/>
          <w:szCs w:val="22"/>
          <w:lang w:val="es-CO"/>
        </w:rPr>
        <w:t xml:space="preserve">3.3. </w:t>
      </w:r>
      <w:del w:id="2307" w:author="Usuario invitado" w:date="2026-05-26T20:41:00Z" w16du:dateUtc="2026-05-26T20:41:10Z">
        <w:r w:rsidR="0039699F" w:rsidRPr="7B69D6C6" w:rsidDel="7B69D6C6">
          <w:rPr>
            <w:rFonts w:ascii="Arial Narrow" w:hAnsi="Arial Narrow"/>
            <w:b/>
            <w:bCs/>
            <w:sz w:val="22"/>
            <w:szCs w:val="22"/>
            <w:lang w:val="es-CO"/>
          </w:rPr>
          <w:delText xml:space="preserve">Verificación y certificación </w:delText>
        </w:r>
      </w:del>
      <w:ins w:id="2308" w:author="Usuario invitado" w:date="2026-05-26T20:41:00Z" w16du:dateUtc="2026-05-26T20:41:13Z">
        <w:r w:rsidRPr="7B69D6C6">
          <w:rPr>
            <w:rFonts w:ascii="Arial Narrow" w:hAnsi="Arial Narrow"/>
            <w:b/>
            <w:bCs/>
            <w:sz w:val="22"/>
            <w:szCs w:val="22"/>
            <w:lang w:val="es-CO"/>
          </w:rPr>
          <w:t>Control fiscal y auditorías</w:t>
        </w:r>
      </w:ins>
    </w:p>
    <w:p w14:paraId="5FAC28A3" w14:textId="33E01A6A" w:rsidR="7B69D6C6" w:rsidRDefault="7B69D6C6" w:rsidP="7B69D6C6">
      <w:pPr>
        <w:jc w:val="both"/>
        <w:rPr>
          <w:del w:id="2309" w:author="Usuario invitado" w:date="2026-05-26T20:43:00Z" w16du:dateUtc="2026-05-26T20:43:15Z"/>
          <w:rFonts w:ascii="Arial Narrow" w:hAnsi="Arial Narrow"/>
          <w:b/>
          <w:bCs/>
          <w:sz w:val="22"/>
          <w:szCs w:val="22"/>
          <w:lang w:val="es-CO"/>
        </w:rPr>
      </w:pPr>
    </w:p>
    <w:p w14:paraId="17C0898A" w14:textId="4766CFC1" w:rsidR="7B69D6C6" w:rsidRDefault="7B69D6C6" w:rsidP="7B69D6C6">
      <w:pPr>
        <w:jc w:val="both"/>
        <w:rPr>
          <w:del w:id="2310" w:author="Usuario invitado" w:date="2026-05-26T20:43:00Z" w16du:dateUtc="2026-05-26T20:43:15Z"/>
          <w:rFonts w:ascii="Arial Narrow" w:hAnsi="Arial Narrow"/>
          <w:sz w:val="22"/>
          <w:szCs w:val="22"/>
          <w:lang w:val="es-CO"/>
        </w:rPr>
      </w:pPr>
      <w:del w:id="2311" w:author="Usuario invitado" w:date="2026-05-26T20:43:00Z" w16du:dateUtc="2026-05-26T20:43:15Z">
        <w:r w:rsidRPr="7B69D6C6" w:rsidDel="7B69D6C6">
          <w:rPr>
            <w:rFonts w:ascii="Arial Narrow" w:hAnsi="Arial Narrow"/>
            <w:sz w:val="22"/>
            <w:szCs w:val="22"/>
            <w:lang w:val="es-CO"/>
          </w:rPr>
          <w:delText>Independientemente de la modalidad utilizada, el proceso se inicia con la presentación de antecedentes ante CORFO. En su calidad de entidad técnica certificadora, CORFO evalúa los contratos de I+D presentados por los contribuyentes, verificando que las actividades y gastos propuestos se ajusten a la definición de investigación y desarrollo establecida en la normativa. La certificación puede otorgarse de manera previa o posterior a la ejecución de los gastos, según la modalidad de acceso utilizada.</w:delText>
        </w:r>
      </w:del>
    </w:p>
    <w:p w14:paraId="2000F8B7" w14:textId="7DCE73F0" w:rsidR="7B69D6C6" w:rsidRDefault="7B69D6C6" w:rsidP="7B69D6C6">
      <w:pPr>
        <w:jc w:val="both"/>
        <w:rPr>
          <w:del w:id="2312" w:author="Usuario invitado" w:date="2026-05-26T20:43:00Z" w16du:dateUtc="2026-05-26T20:43:15Z"/>
          <w:rFonts w:ascii="Arial Narrow" w:hAnsi="Arial Narrow"/>
          <w:sz w:val="22"/>
          <w:szCs w:val="22"/>
          <w:lang w:val="es-CO"/>
        </w:rPr>
      </w:pPr>
      <w:del w:id="2313" w:author="Usuario invitado" w:date="2026-05-26T20:43:00Z" w16du:dateUtc="2026-05-26T20:43:15Z">
        <w:r w:rsidRPr="7B69D6C6" w:rsidDel="7B69D6C6">
          <w:rPr>
            <w:rFonts w:ascii="Arial Narrow" w:hAnsi="Arial Narrow"/>
            <w:sz w:val="22"/>
            <w:szCs w:val="22"/>
            <w:lang w:val="es-CO"/>
          </w:rPr>
          <w:delText>La certificación se emite mediante una resolución fundada, lo que implica una revisión técnica detallada de los antecedentes del proyecto, su coherencia metodológica y su alineación con los objetivos de I+D definidos por la ley y su reglamento. En una primera etapa, CORFO realiza una revisión de completitud, orientada a verificar que la solicitud cuente con la información mínima necesaria para su análisis. Esta etapa permite formular observaciones y solicitar antecedentes complementarios dentro de plazos acotados.</w:delText>
        </w:r>
      </w:del>
    </w:p>
    <w:p w14:paraId="72F4F05F" w14:textId="77777777" w:rsidR="0039699F" w:rsidRPr="00B06C22" w:rsidRDefault="0039699F" w:rsidP="0039699F">
      <w:pPr>
        <w:jc w:val="both"/>
        <w:rPr>
          <w:ins w:id="2314" w:author="Usuario invitado" w:date="2026-05-26T20:31:00Z" w16du:dateUtc="2026-05-26T20:31:42Z"/>
          <w:rFonts w:ascii="Arial Narrow" w:hAnsi="Arial Narrow"/>
          <w:sz w:val="22"/>
          <w:szCs w:val="22"/>
          <w:lang w:val="es-CO"/>
        </w:rPr>
      </w:pPr>
      <w:del w:id="2315" w:author="Usuario invitado" w:date="2026-05-26T20:43:00Z" w16du:dateUtc="2026-05-26T20:43:16Z">
        <w:r w:rsidRPr="7B69D6C6" w:rsidDel="7B69D6C6">
          <w:rPr>
            <w:rFonts w:ascii="Arial Narrow" w:hAnsi="Arial Narrow"/>
            <w:sz w:val="22"/>
            <w:szCs w:val="22"/>
            <w:lang w:val="es-CO"/>
          </w:rPr>
          <w:delText>Según la experiencia reportada por CORFO, más del 80% de las solicitudes recibe observaciones en esta fase inicial</w:delText>
        </w:r>
      </w:del>
      <w:r w:rsidRPr="00776B47">
        <w:rPr>
          <w:rFonts w:ascii="Arial Narrow" w:hAnsi="Arial Narrow"/>
          <w:sz w:val="22"/>
          <w:szCs w:val="22"/>
          <w:lang w:val="es-CO"/>
        </w:rPr>
        <w:t xml:space="preserve"> </w:t>
      </w:r>
      <w:sdt>
        <w:sdtPr>
          <w:rPr>
            <w:rFonts w:ascii="Arial Narrow" w:hAnsi="Arial Narrow"/>
            <w:sz w:val="22"/>
            <w:szCs w:val="22"/>
            <w:lang w:val="es-CO"/>
          </w:rPr>
          <w:id w:val="981197097"/>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(CORFO, 2025)</w:t>
          </w:r>
          <w:r w:rsidRPr="00776B47">
            <w:rPr>
              <w:rFonts w:ascii="Arial Narrow" w:hAnsi="Arial Narrow"/>
              <w:sz w:val="22"/>
              <w:szCs w:val="22"/>
              <w:lang w:val="es-CO"/>
            </w:rPr>
            <w:fldChar w:fldCharType="end"/>
          </w:r>
        </w:sdtContent>
      </w:sdt>
      <w:r w:rsidRPr="00B06C22">
        <w:rPr>
          <w:rFonts w:ascii="Arial Narrow" w:hAnsi="Arial Narrow"/>
          <w:sz w:val="22"/>
          <w:szCs w:val="22"/>
          <w:lang w:val="es-CO"/>
        </w:rPr>
        <w:t xml:space="preserve">. </w:t>
      </w:r>
      <w:del w:id="2316" w:author="Usuario invitado" w:date="2026-05-26T20:43:00Z" w16du:dateUtc="2026-05-26T20:43:12Z">
        <w:r w:rsidRPr="7B69D6C6" w:rsidDel="7B69D6C6">
          <w:rPr>
            <w:rFonts w:ascii="Arial Narrow" w:hAnsi="Arial Narrow"/>
            <w:sz w:val="22"/>
            <w:szCs w:val="22"/>
            <w:lang w:val="es-CO"/>
          </w:rPr>
          <w:delText>Este alto porcentaje no se asocia necesariamente a problemas de elegibilidad, sino al carácter altamente regulado del proceso y al objetivo de asegurar condiciones adecuadas para una evaluación técnica posterior rigurosa.</w:delText>
        </w:r>
      </w:del>
    </w:p>
    <w:p w14:paraId="313EA25B" w14:textId="5DCE4C68" w:rsidR="7B69D6C6" w:rsidRDefault="7B69D6C6" w:rsidP="7B69D6C6">
      <w:pPr>
        <w:jc w:val="both"/>
        <w:rPr>
          <w:rFonts w:ascii="Arial Narrow" w:hAnsi="Arial Narrow"/>
          <w:sz w:val="22"/>
          <w:szCs w:val="22"/>
          <w:lang w:val="es-CO"/>
        </w:rPr>
      </w:pPr>
    </w:p>
    <w:p w14:paraId="39B65377" w14:textId="77777777" w:rsidR="0039699F" w:rsidRPr="00B06C22" w:rsidRDefault="0039699F" w:rsidP="0039699F">
      <w:pPr>
        <w:jc w:val="both"/>
        <w:rPr>
          <w:del w:id="2317" w:author="Usuario invitado" w:date="2026-05-26T20:43:00Z" w16du:dateUtc="2026-05-26T20:43:10Z"/>
          <w:rFonts w:ascii="Arial Narrow" w:hAnsi="Arial Narrow"/>
          <w:sz w:val="22"/>
          <w:szCs w:val="22"/>
          <w:lang w:val="es-CO"/>
        </w:rPr>
      </w:pPr>
      <w:del w:id="2318" w:author="Usuario invitado" w:date="2026-05-26T20:43:00Z" w16du:dateUtc="2026-05-26T20:43:10Z">
        <w:r w:rsidRPr="7B69D6C6" w:rsidDel="7B69D6C6">
          <w:rPr>
            <w:rFonts w:ascii="Arial Narrow" w:hAnsi="Arial Narrow"/>
            <w:sz w:val="22"/>
            <w:szCs w:val="22"/>
            <w:lang w:val="es-CO"/>
          </w:rPr>
          <w:delText>Una vez subsanadas las observaciones, los proyectos ingresan a la evaluación técnica de I+D. CORFO asigna una ejecutiva interna responsable del análisis y, cuando corresponde, complementa esta labor con evaluadores externos especializados, generalmente con formación de posgrado y experiencia científico-técnica. Estos evaluadores elaboran fichas técnicas que analizan la novedad del proyecto, la pertinencia de los objetivos y la elegibilidad de los gastos asociados.</w:delText>
        </w:r>
      </w:del>
    </w:p>
    <w:p w14:paraId="22ACC5BD" w14:textId="77777777" w:rsidR="0039699F" w:rsidRPr="00B06C22" w:rsidRDefault="0039699F" w:rsidP="0039699F">
      <w:pPr>
        <w:jc w:val="both"/>
        <w:rPr>
          <w:ins w:id="2319" w:author="Usuario invitado" w:date="2026-05-26T20:31:00Z" w16du:dateUtc="2026-05-26T20:31:40Z"/>
          <w:rFonts w:ascii="Arial Narrow" w:hAnsi="Arial Narrow"/>
          <w:sz w:val="22"/>
          <w:szCs w:val="22"/>
          <w:lang w:val="es-CO"/>
        </w:rPr>
      </w:pPr>
      <w:del w:id="2320" w:author="Usuario invitado" w:date="2026-05-26T20:43:00Z" w16du:dateUtc="2026-05-26T20:43:10Z">
        <w:r w:rsidRPr="00012D3F" w:rsidDel="7B69D6C6">
          <w:rPr>
            <w:rFonts w:ascii="Arial Narrow" w:hAnsi="Arial Narrow"/>
            <w:sz w:val="22"/>
            <w:szCs w:val="22"/>
            <w:rPrChange w:id="2321" w:author="Gonzalo Castellanos" w:date="2026-05-29T12:04:00Z" w16du:dateUtc="2026-05-29T16:04:00Z">
              <w:rPr>
                <w:rFonts w:ascii="Arial Narrow" w:hAnsi="Arial Narrow"/>
                <w:sz w:val="22"/>
                <w:szCs w:val="22"/>
                <w:lang w:val="es-CO"/>
              </w:rPr>
            </w:rPrChange>
          </w:rPr>
          <w:delText>La evaluación se realiza con una definición estricta de I+D, alineada con el Manual de Frascati y con criterios técnicos desarrollados por CORFO para su aplicación. Aunque la ley no establece indicadores de desempeño obligatorios, el proceso de certificación y fiscalización genera una trazabilidad técnica que permite verificar el cumplimiento de las condiciones aprobadas. De acuerdo con información disponible en la plataforma Data Innovación, el instrumento presenta una tasa de certificación del 79%, cifra que incluye proyectos inicialmente rechazados que posteriormente son reformulados y aprobado</w:delText>
        </w:r>
      </w:del>
      <w:r w:rsidR="7B69D6C6" w:rsidRPr="00012D3F">
        <w:rPr>
          <w:rFonts w:ascii="Arial Narrow" w:hAnsi="Arial Narrow"/>
          <w:sz w:val="22"/>
          <w:szCs w:val="22"/>
          <w:rPrChange w:id="2322" w:author="Gonzalo Castellanos" w:date="2026-05-29T12:04:00Z" w16du:dateUtc="2026-05-29T16:04:00Z">
            <w:rPr>
              <w:rFonts w:ascii="Arial Narrow" w:hAnsi="Arial Narrow"/>
              <w:sz w:val="22"/>
              <w:szCs w:val="22"/>
              <w:lang w:val="es-CO"/>
            </w:rPr>
          </w:rPrChange>
        </w:rPr>
        <w:t>s</w:t>
      </w:r>
      <w:sdt>
        <w:sdtPr>
          <w:rPr>
            <w:rFonts w:ascii="Arial Narrow" w:hAnsi="Arial Narrow"/>
            <w:sz w:val="22"/>
            <w:szCs w:val="22"/>
            <w:lang w:val="es-CO"/>
          </w:rPr>
          <w:id w:val="258882120"/>
          <w:citation/>
        </w:sdtPr>
        <w:sdtEndPr/>
        <w:sdtContent>
          <w:r w:rsidRPr="00776B47">
            <w:rPr>
              <w:rFonts w:ascii="Arial Narrow" w:hAnsi="Arial Narrow"/>
              <w:sz w:val="22"/>
              <w:szCs w:val="22"/>
              <w:lang w:val="es-CO"/>
            </w:rPr>
            <w:fldChar w:fldCharType="begin"/>
          </w:r>
          <w:r w:rsidRPr="00012D3F">
            <w:rPr>
              <w:rFonts w:ascii="Arial Narrow" w:hAnsi="Arial Narrow"/>
              <w:sz w:val="22"/>
              <w:szCs w:val="22"/>
              <w:rPrChange w:id="2323" w:author="Gonzalo Castellanos" w:date="2026-05-29T12:04:00Z" w16du:dateUtc="2026-05-29T16:04:00Z">
                <w:rPr>
                  <w:rFonts w:ascii="Arial Narrow" w:hAnsi="Arial Narrow"/>
                  <w:sz w:val="22"/>
                  <w:szCs w:val="22"/>
                  <w:lang w:val="es-CO"/>
                </w:rPr>
              </w:rPrChange>
            </w:rPr>
            <w:instrText xml:space="preserve"> CITATION Inn \l 1033 </w:instrText>
          </w:r>
          <w:r w:rsidRPr="00776B47">
            <w:rPr>
              <w:rFonts w:ascii="Arial Narrow" w:hAnsi="Arial Narrow"/>
              <w:sz w:val="22"/>
              <w:szCs w:val="22"/>
              <w:lang w:val="es-CO"/>
            </w:rPr>
            <w:fldChar w:fldCharType="separate"/>
          </w:r>
          <w:r w:rsidRPr="00012D3F">
            <w:rPr>
              <w:rFonts w:ascii="Arial Narrow" w:hAnsi="Arial Narrow"/>
              <w:noProof/>
              <w:sz w:val="22"/>
              <w:szCs w:val="22"/>
              <w:rPrChange w:id="2324" w:author="Gonzalo Castellanos" w:date="2026-05-29T12:04:00Z" w16du:dateUtc="2026-05-29T16:04:00Z">
                <w:rPr>
                  <w:rFonts w:ascii="Arial Narrow" w:hAnsi="Arial Narrow"/>
                  <w:noProof/>
                  <w:sz w:val="22"/>
                  <w:szCs w:val="22"/>
                  <w:lang w:val="es-CO"/>
                </w:rPr>
              </w:rPrChange>
            </w:rPr>
            <w:t xml:space="preserve"> (InnovaChile - CORFO, n.d.)</w:t>
          </w:r>
          <w:r w:rsidRPr="00776B47">
            <w:rPr>
              <w:rFonts w:ascii="Arial Narrow" w:hAnsi="Arial Narrow"/>
              <w:sz w:val="22"/>
              <w:szCs w:val="22"/>
              <w:lang w:val="es-CO"/>
            </w:rPr>
            <w:fldChar w:fldCharType="end"/>
          </w:r>
        </w:sdtContent>
      </w:sdt>
      <w:r w:rsidRPr="00B06C22">
        <w:rPr>
          <w:rFonts w:ascii="Arial Narrow" w:hAnsi="Arial Narrow"/>
          <w:sz w:val="22"/>
          <w:szCs w:val="22"/>
          <w:lang w:val="es-CO"/>
        </w:rPr>
        <w:t xml:space="preserve">. </w:t>
      </w:r>
      <w:del w:id="2325" w:author="Usuario invitado" w:date="2026-05-26T20:43:00Z" w16du:dateUtc="2026-05-26T20:43:07Z">
        <w:r w:rsidRPr="7B69D6C6" w:rsidDel="7B69D6C6">
          <w:rPr>
            <w:rFonts w:ascii="Arial Narrow" w:hAnsi="Arial Narrow"/>
            <w:sz w:val="22"/>
            <w:szCs w:val="22"/>
            <w:lang w:val="es-CO"/>
          </w:rPr>
          <w:delText>Este indicador puede interpretarse como una señal de cumplimiento técnico y presupuestal por parte de los postulantes.</w:delText>
        </w:r>
      </w:del>
    </w:p>
    <w:p w14:paraId="467DD6CB" w14:textId="52A2DB7C" w:rsidR="7B69D6C6" w:rsidRDefault="7B69D6C6" w:rsidP="7B69D6C6">
      <w:pPr>
        <w:jc w:val="both"/>
        <w:rPr>
          <w:del w:id="2326" w:author="Usuario invitado" w:date="2026-05-26T20:43:00Z" w16du:dateUtc="2026-05-26T20:43:03Z"/>
          <w:rFonts w:ascii="Arial Narrow" w:hAnsi="Arial Narrow"/>
          <w:sz w:val="22"/>
          <w:szCs w:val="22"/>
          <w:lang w:val="es-CO"/>
        </w:rPr>
      </w:pPr>
    </w:p>
    <w:p w14:paraId="07A6D8E3" w14:textId="4A5CB7F2" w:rsidR="7B69D6C6" w:rsidRDefault="7B69D6C6" w:rsidP="7B69D6C6">
      <w:pPr>
        <w:jc w:val="both"/>
        <w:rPr>
          <w:ins w:id="2327" w:author="Usuario invitado" w:date="2026-05-26T20:42:00Z" w16du:dateUtc="2026-05-26T20:42:50Z"/>
          <w:rFonts w:ascii="Arial Narrow" w:hAnsi="Arial Narrow"/>
          <w:sz w:val="22"/>
          <w:szCs w:val="22"/>
          <w:lang w:val="es-CO"/>
        </w:rPr>
      </w:pPr>
      <w:del w:id="2328" w:author="Usuario invitado" w:date="2026-05-26T20:43:00Z" w16du:dateUtc="2026-05-26T20:43:03Z">
        <w:r w:rsidRPr="7B69D6C6" w:rsidDel="7B69D6C6">
          <w:rPr>
            <w:rFonts w:ascii="Arial Narrow" w:hAnsi="Arial Narrow"/>
            <w:sz w:val="22"/>
            <w:szCs w:val="22"/>
            <w:lang w:val="es-CO"/>
          </w:rPr>
          <w:delText>Las decisiones finales sobre la certificación se adoptan en un comité colegiado, integrado por representantes de distintos ministerios y actores externos a la Corporación. Sobre la base de la recomendación técnica desarrollada por CORFO, el comité puede aprobar total o parcialmente un proyecto, o rechazarlo.</w:delText>
        </w:r>
      </w:del>
    </w:p>
    <w:p w14:paraId="73A46AAC" w14:textId="748044E1" w:rsidR="7B69D6C6" w:rsidRDefault="7B69D6C6">
      <w:pPr>
        <w:jc w:val="both"/>
        <w:rPr>
          <w:ins w:id="2329" w:author="Usuario invitado" w:date="2026-05-26T20:42:00Z" w16du:dateUtc="2026-05-26T20:42:53Z"/>
          <w:rFonts w:ascii="Arial Narrow" w:eastAsia="Arial Narrow" w:hAnsi="Arial Narrow" w:cs="Arial Narrow"/>
          <w:color w:val="303030"/>
          <w:lang w:val="es-CO"/>
          <w:rPrChange w:id="2330" w:author="Usuario invitado" w:date="2026-05-26T20:42:00Z">
            <w:rPr>
              <w:ins w:id="2331" w:author="Usuario invitado" w:date="2026-05-26T20:42:00Z" w16du:dateUtc="2026-05-26T20:42:53Z"/>
              <w:rFonts w:ascii="Arial Narrow" w:eastAsia="Arial Narrow" w:hAnsi="Arial Narrow" w:cs="Arial Narrow"/>
              <w:b/>
              <w:bCs/>
              <w:color w:val="303030"/>
              <w:lang w:val="es-CO"/>
            </w:rPr>
          </w:rPrChange>
        </w:rPr>
        <w:pPrChange w:id="2332" w:author="Usuario invitado" w:date="2026-05-26T20:42:00Z">
          <w:pPr/>
        </w:pPrChange>
      </w:pPr>
      <w:ins w:id="2333" w:author="Usuario invitado" w:date="2026-05-26T20:42:00Z" w16du:dateUtc="2026-05-26T20:42:51Z">
        <w:r w:rsidRPr="7B69D6C6">
          <w:rPr>
            <w:rFonts w:ascii="Arial Narrow" w:eastAsia="Arial Narrow" w:hAnsi="Arial Narrow" w:cs="Arial Narrow"/>
            <w:color w:val="303030"/>
            <w:lang w:val="es-CO"/>
          </w:rPr>
          <w:t>El sistema de control del incentivo se fundamenta en una gobernanza dual que separa la validación de la ciencia de la fiscalización del tributo. Una vez subsanadas las observaciones de completitud, los proyectos inician la evaluación de fondo, donde CORFO asigna una ejecutiva interna y, de forma preceptiva, se apoya en evaluadores externos especializados (con formación de posgrado) para analizar la novedad, el desafío tecnológico y la pertinencia de los costos según el Manual de Frascati. Este análisis técnico es un insumo para el Comité de Incentivo Tributario a la I+D, órgano colegiado e interministerial que dicta la resolución final de aprobación (total o parcial) o rechazo.</w:t>
        </w:r>
      </w:ins>
    </w:p>
    <w:p w14:paraId="4B05493A" w14:textId="60EA23E0" w:rsidR="7B69D6C6" w:rsidRDefault="7B69D6C6" w:rsidP="7B69D6C6">
      <w:pPr>
        <w:jc w:val="both"/>
        <w:rPr>
          <w:ins w:id="2334" w:author="Usuario invitado" w:date="2026-05-26T20:42:00Z" w16du:dateUtc="2026-05-26T20:42:51Z"/>
          <w:rFonts w:ascii="Arial Narrow" w:eastAsia="Arial Narrow" w:hAnsi="Arial Narrow" w:cs="Arial Narrow"/>
          <w:color w:val="303030"/>
          <w:lang w:val="es-CO"/>
        </w:rPr>
      </w:pPr>
    </w:p>
    <w:p w14:paraId="03340F3E" w14:textId="3A004F01" w:rsidR="7B69D6C6" w:rsidRDefault="7B69D6C6">
      <w:pPr>
        <w:jc w:val="both"/>
        <w:rPr>
          <w:ins w:id="2335" w:author="Usuario invitado" w:date="2026-05-26T20:42:00Z" w16du:dateUtc="2026-05-26T20:42:54Z"/>
          <w:rFonts w:ascii="Arial Narrow" w:eastAsia="Arial Narrow" w:hAnsi="Arial Narrow" w:cs="Arial Narrow"/>
          <w:color w:val="303030"/>
          <w:lang w:val="es-CO"/>
          <w:rPrChange w:id="2336" w:author="Usuario invitado" w:date="2026-05-26T20:42:00Z">
            <w:rPr>
              <w:ins w:id="2337" w:author="Usuario invitado" w:date="2026-05-26T20:42:00Z" w16du:dateUtc="2026-05-26T20:42:54Z"/>
              <w:rFonts w:ascii="Arial Narrow" w:eastAsia="Arial Narrow" w:hAnsi="Arial Narrow" w:cs="Arial Narrow"/>
              <w:b/>
              <w:bCs/>
              <w:color w:val="303030"/>
              <w:lang w:val="es-CO"/>
            </w:rPr>
          </w:rPrChange>
        </w:rPr>
        <w:pPrChange w:id="2338" w:author="Usuario invitado" w:date="2026-05-26T20:42:00Z">
          <w:pPr/>
        </w:pPrChange>
      </w:pPr>
      <w:ins w:id="2339" w:author="Usuario invitado" w:date="2026-05-26T20:42:00Z" w16du:dateUtc="2026-05-26T20:42:51Z">
        <w:r w:rsidRPr="7B69D6C6">
          <w:rPr>
            <w:rFonts w:ascii="Arial Narrow" w:eastAsia="Arial Narrow" w:hAnsi="Arial Narrow" w:cs="Arial Narrow"/>
            <w:color w:val="303030"/>
            <w:lang w:val="es-CO"/>
          </w:rPr>
          <w:t>A diferencia de otros modelos, el control de CORFO no termina con la certificación. La Corporación realiza un seguimiento técnico y financiero activo durante la ejecución del proyecto para verificar que las actividades se desarrollen según lo aprobado y que los gastos sean trazables. Aunque la ley no impone indicadores de desempeño de resultados, esta trazabilidad es la garantía de que el incentivo se destine a investigación real y no a actividades rutinarias.</w:t>
        </w:r>
      </w:ins>
    </w:p>
    <w:p w14:paraId="7F81A52E" w14:textId="157EFE45" w:rsidR="7B69D6C6" w:rsidRDefault="7B69D6C6" w:rsidP="7B69D6C6">
      <w:pPr>
        <w:jc w:val="both"/>
        <w:rPr>
          <w:ins w:id="2340" w:author="Usuario invitado" w:date="2026-05-26T20:42:00Z" w16du:dateUtc="2026-05-26T20:42:51Z"/>
          <w:rFonts w:ascii="Arial Narrow" w:eastAsia="Arial Narrow" w:hAnsi="Arial Narrow" w:cs="Arial Narrow"/>
          <w:color w:val="303030"/>
          <w:lang w:val="es-CO"/>
        </w:rPr>
      </w:pPr>
    </w:p>
    <w:p w14:paraId="5C0AC1F0" w14:textId="0C6DFBFC" w:rsidR="7B69D6C6" w:rsidRDefault="7B69D6C6">
      <w:pPr>
        <w:jc w:val="both"/>
        <w:rPr>
          <w:ins w:id="2341" w:author="Usuario invitado" w:date="2026-05-26T20:42:00Z" w16du:dateUtc="2026-05-26T20:42:51Z"/>
          <w:rFonts w:ascii="Arial Narrow" w:eastAsia="Arial Narrow" w:hAnsi="Arial Narrow" w:cs="Arial Narrow"/>
          <w:color w:val="303030"/>
          <w:lang w:val="es-CO"/>
        </w:rPr>
        <w:pPrChange w:id="2342" w:author="Usuario invitado" w:date="2026-05-26T20:42:00Z">
          <w:pPr/>
        </w:pPrChange>
      </w:pPr>
      <w:ins w:id="2343" w:author="Usuario invitado" w:date="2026-05-26T20:42:00Z" w16du:dateUtc="2026-05-26T20:42:51Z">
        <w:r w:rsidRPr="7B69D6C6">
          <w:rPr>
            <w:rFonts w:ascii="Arial Narrow" w:eastAsia="Arial Narrow" w:hAnsi="Arial Narrow" w:cs="Arial Narrow"/>
            <w:color w:val="303030"/>
            <w:lang w:val="es-CO"/>
          </w:rPr>
          <w:t>El uso efectivo del beneficio se concreta en la declaración anual del Impuesto de Primera Categoría, donde la empresa aplica un crédito tributario del 35% sobre los gastos certificados y deduce el 65% restante como gasto necesario para producir renta. En esta etapa, el Servicio de Impuestos Internos (SII) ejerce su competencia exclusiva de fiscalización tributaria. El SII valida que el contribuyente aplique el beneficio conforme a la resolución técnica de CORFO, la cual es vinculante en cuanto a la naturaleza de la I+D, pero el SII conserva la soberanía para inspeccionar la realidad contable, la efectividad de los pagos y el cumplimiento de las normas tributarias generales.</w:t>
        </w:r>
      </w:ins>
    </w:p>
    <w:p w14:paraId="7F4EB2F9" w14:textId="071FE621" w:rsidR="7B69D6C6" w:rsidRDefault="7B69D6C6" w:rsidP="7B69D6C6">
      <w:pPr>
        <w:jc w:val="both"/>
        <w:rPr>
          <w:ins w:id="2344" w:author="Usuario invitado" w:date="2026-05-26T20:31:00Z" w16du:dateUtc="2026-05-26T20:31:40Z"/>
          <w:rFonts w:ascii="Arial Narrow" w:hAnsi="Arial Narrow"/>
          <w:sz w:val="22"/>
          <w:szCs w:val="22"/>
          <w:lang w:val="es-CO"/>
        </w:rPr>
      </w:pPr>
    </w:p>
    <w:p w14:paraId="03E78CF0" w14:textId="7D44843D" w:rsidR="7B69D6C6" w:rsidRDefault="7B69D6C6" w:rsidP="7B69D6C6">
      <w:pPr>
        <w:jc w:val="both"/>
        <w:rPr>
          <w:rFonts w:ascii="Arial Narrow" w:hAnsi="Arial Narrow"/>
          <w:sz w:val="22"/>
          <w:szCs w:val="22"/>
          <w:lang w:val="es-CO"/>
        </w:rPr>
      </w:pPr>
    </w:p>
    <w:p w14:paraId="530BBED7" w14:textId="03482FAE" w:rsidR="0039699F" w:rsidRPr="00012D3F" w:rsidRDefault="7B69D6C6" w:rsidP="0039699F">
      <w:pPr>
        <w:jc w:val="both"/>
        <w:rPr>
          <w:ins w:id="2345" w:author="Usuario invitado" w:date="2026-05-26T20:50:00Z" w16du:dateUtc="2026-05-26T20:50:38Z"/>
          <w:lang w:val="es-ES"/>
          <w:rPrChange w:id="2346" w:author="Gonzalo Castellanos" w:date="2026-05-29T12:04:00Z" w16du:dateUtc="2026-05-29T16:04:00Z">
            <w:rPr>
              <w:ins w:id="2347" w:author="Usuario invitado" w:date="2026-05-26T20:50:00Z" w16du:dateUtc="2026-05-26T20:50:38Z"/>
            </w:rPr>
          </w:rPrChange>
        </w:rPr>
      </w:pPr>
      <w:r w:rsidRPr="7B69D6C6">
        <w:rPr>
          <w:rFonts w:ascii="Arial Narrow" w:hAnsi="Arial Narrow"/>
          <w:b/>
          <w:bCs/>
          <w:sz w:val="22"/>
          <w:szCs w:val="22"/>
          <w:lang w:val="es-CO"/>
        </w:rPr>
        <w:t xml:space="preserve">3.4. Monitoreo y </w:t>
      </w:r>
      <w:ins w:id="2348" w:author="Usuario invitado" w:date="2026-05-26T20:49:00Z" w16du:dateUtc="2026-05-26T20:49:09Z">
        <w:r w:rsidRPr="7B69D6C6">
          <w:rPr>
            <w:rFonts w:ascii="Arial Narrow" w:hAnsi="Arial Narrow"/>
            <w:b/>
            <w:bCs/>
            <w:sz w:val="22"/>
            <w:szCs w:val="22"/>
            <w:lang w:val="es-CO"/>
          </w:rPr>
          <w:t>evaluación</w:t>
        </w:r>
      </w:ins>
      <w:del w:id="2349" w:author="Usuario invitado" w:date="2026-05-26T20:49:00Z" w16du:dateUtc="2026-05-26T20:49:02Z">
        <w:r w:rsidR="0039699F" w:rsidRPr="7B69D6C6" w:rsidDel="7B69D6C6">
          <w:rPr>
            <w:rFonts w:ascii="Arial Narrow" w:hAnsi="Arial Narrow"/>
            <w:b/>
            <w:bCs/>
            <w:sz w:val="22"/>
            <w:szCs w:val="22"/>
            <w:lang w:val="es-CO"/>
          </w:rPr>
          <w:delText xml:space="preserve">control </w:delText>
        </w:r>
      </w:del>
    </w:p>
    <w:p w14:paraId="5414BDBF" w14:textId="390A3A3D" w:rsidR="7B69D6C6" w:rsidRDefault="7B69D6C6" w:rsidP="7B69D6C6">
      <w:pPr>
        <w:jc w:val="both"/>
        <w:rPr>
          <w:ins w:id="2350" w:author="Usuario invitado" w:date="2026-05-26T20:50:00Z" w16du:dateUtc="2026-05-26T20:50:38Z"/>
          <w:rFonts w:ascii="Arial Narrow" w:hAnsi="Arial Narrow"/>
          <w:b/>
          <w:bCs/>
          <w:sz w:val="22"/>
          <w:szCs w:val="22"/>
          <w:lang w:val="es-CO"/>
        </w:rPr>
      </w:pPr>
    </w:p>
    <w:p w14:paraId="5804E510" w14:textId="46D3FBB1" w:rsidR="7B69D6C6" w:rsidRDefault="7B69D6C6">
      <w:pPr>
        <w:jc w:val="both"/>
        <w:rPr>
          <w:ins w:id="2351" w:author="Usuario invitado" w:date="2026-05-26T20:50:00Z" w16du:dateUtc="2026-05-26T20:50:47Z"/>
          <w:rFonts w:ascii="Arial Narrow" w:eastAsia="Arial Narrow" w:hAnsi="Arial Narrow" w:cs="Arial Narrow"/>
          <w:color w:val="303030"/>
          <w:lang w:val="es-CO"/>
          <w:rPrChange w:id="2352" w:author="Usuario invitado" w:date="2026-05-26T20:50:00Z">
            <w:rPr>
              <w:ins w:id="2353" w:author="Usuario invitado" w:date="2026-05-26T20:50:00Z" w16du:dateUtc="2026-05-26T20:50:47Z"/>
              <w:rFonts w:ascii="Arial Narrow" w:eastAsia="Arial Narrow" w:hAnsi="Arial Narrow" w:cs="Arial Narrow"/>
              <w:b/>
              <w:bCs/>
              <w:color w:val="303030"/>
              <w:lang w:val="es-CO"/>
            </w:rPr>
          </w:rPrChange>
        </w:rPr>
        <w:pPrChange w:id="2354" w:author="Usuario invitado" w:date="2026-05-26T20:50:00Z">
          <w:pPr/>
        </w:pPrChange>
      </w:pPr>
      <w:ins w:id="2355" w:author="Usuario invitado" w:date="2026-05-26T20:50:00Z" w16du:dateUtc="2026-05-26T20:50:39Z">
        <w:r w:rsidRPr="7B69D6C6">
          <w:rPr>
            <w:rFonts w:ascii="Arial Narrow" w:eastAsia="Arial Narrow" w:hAnsi="Arial Narrow" w:cs="Arial Narrow"/>
            <w:color w:val="303030"/>
            <w:lang w:val="es-CO"/>
          </w:rPr>
          <w:t>Una vez obtenida la certificación, el proyecto inicia una fase de seguimiento técnico y financiero activo por parte de CORFO. En esta etapa, la Corporación monitorea la ejecución de las actividades y las rendiciones de cuentas para verificar la coherencia entre lo aprobado y lo ejecutado, reconociendo siempre la incertidumbre técnica inherente a la I+D experimental. Este diseño operativo busca asegurar que los recursos se utilicen efectivamente en actividades que generen capacidades tecnológicas y no en tareas rutinarias.</w:t>
        </w:r>
      </w:ins>
    </w:p>
    <w:p w14:paraId="7A074199" w14:textId="1047D650" w:rsidR="7B69D6C6" w:rsidRDefault="7B69D6C6" w:rsidP="7B69D6C6">
      <w:pPr>
        <w:jc w:val="both"/>
        <w:rPr>
          <w:ins w:id="2356" w:author="Usuario invitado" w:date="2026-05-26T20:50:00Z" w16du:dateUtc="2026-05-26T20:50:39Z"/>
          <w:rFonts w:ascii="Arial Narrow" w:eastAsia="Arial Narrow" w:hAnsi="Arial Narrow" w:cs="Arial Narrow"/>
          <w:color w:val="303030"/>
          <w:lang w:val="es-CO"/>
        </w:rPr>
      </w:pPr>
    </w:p>
    <w:p w14:paraId="14C12864" w14:textId="077D911B" w:rsidR="7B69D6C6" w:rsidRDefault="7B69D6C6">
      <w:pPr>
        <w:jc w:val="both"/>
        <w:rPr>
          <w:ins w:id="2357" w:author="Usuario invitado" w:date="2026-05-26T20:50:00Z" w16du:dateUtc="2026-05-26T20:50:45Z"/>
          <w:rFonts w:ascii="Arial Narrow" w:eastAsia="Arial Narrow" w:hAnsi="Arial Narrow" w:cs="Arial Narrow"/>
          <w:color w:val="303030"/>
          <w:lang w:val="es-CO"/>
          <w:rPrChange w:id="2358" w:author="Usuario invitado" w:date="2026-05-26T20:50:00Z">
            <w:rPr>
              <w:ins w:id="2359" w:author="Usuario invitado" w:date="2026-05-26T20:50:00Z" w16du:dateUtc="2026-05-26T20:50:45Z"/>
              <w:rFonts w:ascii="Arial Narrow" w:eastAsia="Arial Narrow" w:hAnsi="Arial Narrow" w:cs="Arial Narrow"/>
              <w:b/>
              <w:bCs/>
              <w:color w:val="303030"/>
              <w:lang w:val="es-CO"/>
            </w:rPr>
          </w:rPrChange>
        </w:rPr>
        <w:pPrChange w:id="2360" w:author="Usuario invitado" w:date="2026-05-26T20:50:00Z">
          <w:pPr/>
        </w:pPrChange>
      </w:pPr>
      <w:ins w:id="2361" w:author="Usuario invitado" w:date="2026-05-26T20:50:00Z" w16du:dateUtc="2026-05-26T20:50:39Z">
        <w:r w:rsidRPr="7B69D6C6">
          <w:rPr>
            <w:rFonts w:ascii="Arial Narrow" w:eastAsia="Arial Narrow" w:hAnsi="Arial Narrow" w:cs="Arial Narrow"/>
            <w:color w:val="303030"/>
            <w:lang w:val="es-CO"/>
          </w:rPr>
          <w:t>A nivel estratégico, el marco legal chileno establece la obligación de realizar este seguimiento administrativo, pero no exige una medición sistemática de impactos de innovación o desempeño empresarial de largo plazo. Debido a limitaciones de recursos, tiempo y mandato institucional, la evaluación de efectos, como la adicionalidad de insumo (cuánto gasto privado extra induce cada peso de crédito fiscal), no se realiza de forma recurrente. No obstante, CORFO ha avanzado mediante estudios de caso en profundidad y ejercicios exploratorios para documentar historias representativas (</w:t>
        </w:r>
        <w:r w:rsidRPr="7B69D6C6">
          <w:rPr>
            <w:rFonts w:ascii="Arial Narrow" w:eastAsia="Arial Narrow" w:hAnsi="Arial Narrow" w:cs="Arial Narrow"/>
            <w:i/>
            <w:iCs/>
            <w:color w:val="303030"/>
            <w:lang w:val="es-CO"/>
          </w:rPr>
          <w:t>business cases</w:t>
        </w:r>
        <w:r w:rsidRPr="7B69D6C6">
          <w:rPr>
            <w:rFonts w:ascii="Arial Narrow" w:eastAsia="Arial Narrow" w:hAnsi="Arial Narrow" w:cs="Arial Narrow"/>
            <w:color w:val="303030"/>
            <w:lang w:val="es-CO"/>
          </w:rPr>
          <w:t>) que ayuden a comprender el escalamiento de las capacidades de las empresas usuarias.</w:t>
        </w:r>
      </w:ins>
    </w:p>
    <w:p w14:paraId="0A5D6770" w14:textId="2B60533E" w:rsidR="7B69D6C6" w:rsidRDefault="7B69D6C6" w:rsidP="7B69D6C6">
      <w:pPr>
        <w:jc w:val="both"/>
        <w:rPr>
          <w:ins w:id="2362" w:author="Usuario invitado" w:date="2026-05-26T20:50:00Z" w16du:dateUtc="2026-05-26T20:50:39Z"/>
          <w:rFonts w:ascii="Arial Narrow" w:eastAsia="Arial Narrow" w:hAnsi="Arial Narrow" w:cs="Arial Narrow"/>
          <w:color w:val="303030"/>
          <w:lang w:val="es-CO"/>
        </w:rPr>
      </w:pPr>
    </w:p>
    <w:p w14:paraId="356CE24E" w14:textId="51669E6F" w:rsidR="7B69D6C6" w:rsidRDefault="7B69D6C6">
      <w:pPr>
        <w:jc w:val="both"/>
        <w:rPr>
          <w:ins w:id="2363" w:author="Usuario invitado" w:date="2026-05-26T20:50:00Z" w16du:dateUtc="2026-05-26T20:50:44Z"/>
          <w:rFonts w:ascii="Arial Narrow" w:eastAsia="Arial Narrow" w:hAnsi="Arial Narrow" w:cs="Arial Narrow"/>
          <w:color w:val="303030"/>
          <w:lang w:val="es-CO"/>
          <w:rPrChange w:id="2364" w:author="Usuario invitado" w:date="2026-05-26T20:50:00Z">
            <w:rPr>
              <w:ins w:id="2365" w:author="Usuario invitado" w:date="2026-05-26T20:50:00Z" w16du:dateUtc="2026-05-26T20:50:44Z"/>
              <w:rFonts w:ascii="Arial Narrow" w:eastAsia="Arial Narrow" w:hAnsi="Arial Narrow" w:cs="Arial Narrow"/>
              <w:b/>
              <w:bCs/>
              <w:color w:val="303030"/>
              <w:lang w:val="es-CO"/>
            </w:rPr>
          </w:rPrChange>
        </w:rPr>
        <w:pPrChange w:id="2366" w:author="Usuario invitado" w:date="2026-05-26T20:50:00Z">
          <w:pPr/>
        </w:pPrChange>
      </w:pPr>
      <w:ins w:id="2367" w:author="Usuario invitado" w:date="2026-05-26T20:50:00Z" w16du:dateUtc="2026-05-26T20:50:39Z">
        <w:r w:rsidRPr="7B69D6C6">
          <w:rPr>
            <w:rFonts w:ascii="Arial Narrow" w:eastAsia="Arial Narrow" w:hAnsi="Arial Narrow" w:cs="Arial Narrow"/>
            <w:color w:val="303030"/>
            <w:lang w:val="es-CO"/>
          </w:rPr>
          <w:t>En términos de capacidad institucional, CORFO ha realizado un salto tecnológico significativo al integrar el seguimiento técnico y financiero en una plataforma digital unificada, lo que ha mejorado sustancialmente la trazabilidad de los proyectos frente al modelo anterior basado en repositorios aislados. Un hito relevante en esta dirección es la iniciativa "Data Innovación", un portal abierto al público que fomenta la transparencia y la veeduría del ecosistema, permitiendo que la academia y el sector privado tomen decisiones basadas en datos administrativos.</w:t>
        </w:r>
      </w:ins>
    </w:p>
    <w:p w14:paraId="07E67CC3" w14:textId="0DE4672C" w:rsidR="7B69D6C6" w:rsidRDefault="7B69D6C6" w:rsidP="7B69D6C6">
      <w:pPr>
        <w:jc w:val="both"/>
        <w:rPr>
          <w:ins w:id="2368" w:author="Usuario invitado" w:date="2026-05-26T20:50:00Z" w16du:dateUtc="2026-05-26T20:50:39Z"/>
          <w:rFonts w:ascii="Arial Narrow" w:eastAsia="Arial Narrow" w:hAnsi="Arial Narrow" w:cs="Arial Narrow"/>
          <w:color w:val="303030"/>
          <w:lang w:val="es-CO"/>
        </w:rPr>
      </w:pPr>
    </w:p>
    <w:p w14:paraId="5EA2DDFC" w14:textId="53CC93A4" w:rsidR="7B69D6C6" w:rsidRDefault="7B69D6C6">
      <w:pPr>
        <w:jc w:val="both"/>
        <w:rPr>
          <w:ins w:id="2369" w:author="Usuario invitado" w:date="2026-05-26T20:50:00Z" w16du:dateUtc="2026-05-26T20:50:39Z"/>
          <w:rFonts w:ascii="Arial Narrow" w:eastAsia="Arial Narrow" w:hAnsi="Arial Narrow" w:cs="Arial Narrow"/>
          <w:color w:val="303030"/>
          <w:lang w:val="es-CO"/>
        </w:rPr>
        <w:pPrChange w:id="2370" w:author="Usuario invitado" w:date="2026-05-26T20:50:00Z">
          <w:pPr/>
        </w:pPrChange>
      </w:pPr>
      <w:ins w:id="2371" w:author="Usuario invitado" w:date="2026-05-26T20:50:00Z" w16du:dateUtc="2026-05-26T20:50:42Z">
        <w:r w:rsidRPr="7B69D6C6">
          <w:rPr>
            <w:rFonts w:ascii="Arial Narrow" w:eastAsia="Arial Narrow" w:hAnsi="Arial Narrow" w:cs="Arial Narrow"/>
            <w:color w:val="303030"/>
            <w:lang w:val="es-CO"/>
          </w:rPr>
          <w:t>Finalmente, persisten desafíos para consolidar un sistema de monitoreo de alto nivel. La entidad reconoce la necesidad de incorporar herramientas avanzadas de análisis de datos e Inteligencia Artificial para sistematizar grandes volúmenes de información técnica y financiera. Superar estas barreras operativas es clave para transitar de un control puramente administrativo hacia una evaluación estratégica de impacto que mida los resultados de mediano y largo plazo en la competitividad soberana del país.</w:t>
        </w:r>
      </w:ins>
    </w:p>
    <w:p w14:paraId="4C22BF97" w14:textId="5A5B1BFA" w:rsidR="7B69D6C6" w:rsidRDefault="7B69D6C6" w:rsidP="7B69D6C6">
      <w:pPr>
        <w:jc w:val="both"/>
        <w:rPr>
          <w:rFonts w:ascii="Arial Narrow" w:hAnsi="Arial Narrow"/>
          <w:b/>
          <w:bCs/>
          <w:sz w:val="22"/>
          <w:szCs w:val="22"/>
          <w:lang w:val="es-CO"/>
        </w:rPr>
      </w:pPr>
    </w:p>
    <w:p w14:paraId="5ACDE14E" w14:textId="0A2B0C6F" w:rsidR="7B69D6C6" w:rsidRDefault="7B69D6C6" w:rsidP="7B69D6C6">
      <w:pPr>
        <w:jc w:val="both"/>
        <w:rPr>
          <w:del w:id="2372" w:author="Usuario invitado" w:date="2026-05-26T20:50:00Z" w16du:dateUtc="2026-05-26T20:50:30Z"/>
          <w:rFonts w:ascii="Arial Narrow" w:hAnsi="Arial Narrow"/>
          <w:sz w:val="22"/>
          <w:szCs w:val="22"/>
          <w:lang w:val="es-CO"/>
        </w:rPr>
      </w:pPr>
      <w:del w:id="2373" w:author="Usuario invitado" w:date="2026-05-26T20:50:00Z" w16du:dateUtc="2026-05-26T20:50:30Z">
        <w:r w:rsidRPr="7B69D6C6" w:rsidDel="7B69D6C6">
          <w:rPr>
            <w:rFonts w:ascii="Arial Narrow" w:hAnsi="Arial Narrow"/>
            <w:sz w:val="22"/>
            <w:szCs w:val="22"/>
            <w:lang w:val="es-CO"/>
          </w:rPr>
          <w:delText>Una vez certificado, el proyecto entra en una etapa de seguimiento técnico y financiero. CORFO monitorea la ejecución de las actividades y las rendiciones asociadas al proyecto certificado, verificando la coherencia entre lo aprobado y lo ejecutado. Este seguimiento reconoce la incertidumbre inherente a la I+D, especialmente en proyectos de investigación y desarrollo experimental.</w:delText>
        </w:r>
      </w:del>
    </w:p>
    <w:p w14:paraId="4FD8EAF4" w14:textId="77777777" w:rsidR="0039699F" w:rsidRPr="00012D3F" w:rsidRDefault="0039699F" w:rsidP="0039699F">
      <w:pPr>
        <w:jc w:val="both"/>
        <w:rPr>
          <w:ins w:id="2374" w:author="Usuario invitado" w:date="2026-05-26T20:31:00Z" w16du:dateUtc="2026-05-26T20:31:37Z"/>
          <w:lang w:val="es-ES"/>
          <w:rPrChange w:id="2375" w:author="Gonzalo Castellanos" w:date="2026-05-29T12:04:00Z" w16du:dateUtc="2026-05-29T16:04:00Z">
            <w:rPr>
              <w:ins w:id="2376" w:author="Usuario invitado" w:date="2026-05-26T20:31:00Z" w16du:dateUtc="2026-05-26T20:31:37Z"/>
            </w:rPr>
          </w:rPrChange>
        </w:rPr>
      </w:pPr>
      <w:del w:id="2377" w:author="Usuario invitado" w:date="2026-05-26T20:50:00Z" w16du:dateUtc="2026-05-26T20:50:30Z">
        <w:r w:rsidRPr="7B69D6C6" w:rsidDel="7B69D6C6">
          <w:rPr>
            <w:rFonts w:ascii="Arial Narrow" w:hAnsi="Arial Narrow"/>
            <w:sz w:val="22"/>
            <w:szCs w:val="22"/>
            <w:lang w:val="es-CO"/>
          </w:rPr>
          <w:delText>El uso efectivo del beneficio tributario se materializa posteriormente, cuando la empresa aplica el crédito y las deducciones asociadas en su declaración del impuesto de primera categoría. En esta etapa interviene el Servicio de Impuestos Internos (SII), cuya función es fiscalizar que el incentivo se utilice conforme a la certificación otorgada por CORFO. De acuerdo con la entrevista, el SII no participa en la evaluación técnica de los proyectos, sino exclusivamente en el control tributario ex post del beneficio</w:delText>
        </w:r>
      </w:del>
      <w:r w:rsidR="7B69D6C6" w:rsidRPr="7B69D6C6">
        <w:rPr>
          <w:rFonts w:ascii="Arial Narrow" w:hAnsi="Arial Narrow"/>
          <w:sz w:val="22"/>
          <w:szCs w:val="22"/>
          <w:lang w:val="es-CO"/>
        </w:rPr>
        <w:t xml:space="preserve"> </w:t>
      </w:r>
      <w:sdt>
        <w:sdtPr>
          <w:rPr>
            <w:rFonts w:ascii="Arial Narrow" w:hAnsi="Arial Narrow"/>
            <w:sz w:val="22"/>
            <w:szCs w:val="22"/>
            <w:lang w:val="es-CO"/>
          </w:rPr>
          <w:id w:val="740143550"/>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highlight w:val="yellow"/>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highlight w:val="yellow"/>
              <w:lang w:val="es-CO"/>
            </w:rPr>
            <w:t>(CORFO, 2025)</w:t>
          </w:r>
          <w:r w:rsidRPr="00776B47">
            <w:rPr>
              <w:rFonts w:ascii="Arial Narrow" w:hAnsi="Arial Narrow"/>
              <w:sz w:val="22"/>
              <w:szCs w:val="22"/>
              <w:lang w:val="es-CO"/>
            </w:rPr>
            <w:fldChar w:fldCharType="end"/>
          </w:r>
        </w:sdtContent>
      </w:sdt>
      <w:r w:rsidRPr="00B06C22">
        <w:rPr>
          <w:rFonts w:ascii="Arial Narrow" w:hAnsi="Arial Narrow"/>
          <w:sz w:val="22"/>
          <w:szCs w:val="22"/>
          <w:highlight w:val="yellow"/>
          <w:lang w:val="es-CO"/>
        </w:rPr>
        <w:t>.</w:t>
      </w:r>
    </w:p>
    <w:p w14:paraId="465BCB0B" w14:textId="60E6905B" w:rsidR="7B69D6C6" w:rsidRDefault="7B69D6C6" w:rsidP="7B69D6C6">
      <w:pPr>
        <w:jc w:val="both"/>
        <w:rPr>
          <w:rFonts w:ascii="Arial Narrow" w:hAnsi="Arial Narrow"/>
          <w:sz w:val="22"/>
          <w:szCs w:val="22"/>
          <w:highlight w:val="yellow"/>
          <w:lang w:val="es-CO"/>
        </w:rPr>
      </w:pPr>
    </w:p>
    <w:p w14:paraId="4FBA6210" w14:textId="77777777" w:rsidR="0039699F" w:rsidRPr="00012D3F" w:rsidRDefault="0039699F" w:rsidP="0039699F">
      <w:pPr>
        <w:jc w:val="both"/>
        <w:rPr>
          <w:ins w:id="2378" w:author="Usuario invitado" w:date="2026-05-26T20:31:00Z" w16du:dateUtc="2026-05-26T20:31:36Z"/>
          <w:lang w:val="es-ES"/>
          <w:rPrChange w:id="2379" w:author="Gonzalo Castellanos" w:date="2026-05-29T12:04:00Z" w16du:dateUtc="2026-05-29T16:04:00Z">
            <w:rPr>
              <w:ins w:id="2380" w:author="Usuario invitado" w:date="2026-05-26T20:31:00Z" w16du:dateUtc="2026-05-26T20:31:36Z"/>
            </w:rPr>
          </w:rPrChange>
        </w:rPr>
      </w:pPr>
      <w:del w:id="2381" w:author="Usuario invitado" w:date="2026-05-26T20:50:00Z" w16du:dateUtc="2026-05-26T20:50:33Z">
        <w:r w:rsidRPr="7B69D6C6" w:rsidDel="7B69D6C6">
          <w:rPr>
            <w:rFonts w:ascii="Arial Narrow" w:hAnsi="Arial Narrow"/>
            <w:sz w:val="22"/>
            <w:szCs w:val="22"/>
            <w:lang w:val="es-CO"/>
          </w:rPr>
          <w:delText>El marco legal establece la obligación de realizar seguimiento al proyecto certificado, pero no exige la medición sistemática de impactos de innovación o desempeño empresarial. Según la entrevista, la evaluación de estos efectos enfrenta limitaciones asociadas a recursos, tiempo y mandato institucional. En la práctica, CORFO ha avanzado mediante estudios de caso y ejercicios exploratorios para comprender mejor los resultados de algunos proyectos, aunque este componente no es recurrente ni obligatorio</w:delText>
        </w:r>
      </w:del>
      <w:r w:rsidR="7B69D6C6" w:rsidRPr="7B69D6C6">
        <w:rPr>
          <w:rFonts w:ascii="Arial Narrow" w:hAnsi="Arial Narrow"/>
          <w:sz w:val="22"/>
          <w:szCs w:val="22"/>
          <w:lang w:val="es-CO"/>
        </w:rPr>
        <w:t xml:space="preserve"> </w:t>
      </w:r>
      <w:sdt>
        <w:sdtPr>
          <w:rPr>
            <w:rFonts w:ascii="Arial Narrow" w:hAnsi="Arial Narrow"/>
            <w:sz w:val="22"/>
            <w:szCs w:val="22"/>
            <w:lang w:val="es-CO"/>
          </w:rPr>
          <w:id w:val="1080952379"/>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highlight w:val="yellow"/>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highlight w:val="yellow"/>
              <w:lang w:val="es-CO"/>
            </w:rPr>
            <w:t>(CORFO, 2025)</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669F337C" w14:textId="0AFE1B16" w:rsidR="7B69D6C6" w:rsidRDefault="7B69D6C6" w:rsidP="7B69D6C6">
      <w:pPr>
        <w:jc w:val="both"/>
        <w:rPr>
          <w:rFonts w:ascii="Arial Narrow" w:hAnsi="Arial Narrow"/>
          <w:sz w:val="22"/>
          <w:szCs w:val="22"/>
          <w:lang w:val="es-CO"/>
        </w:rPr>
      </w:pPr>
    </w:p>
    <w:p w14:paraId="3C50EE55" w14:textId="77777777" w:rsidR="0039699F" w:rsidRPr="00012D3F" w:rsidRDefault="0039699F" w:rsidP="0039699F">
      <w:pPr>
        <w:jc w:val="both"/>
        <w:rPr>
          <w:ins w:id="2382" w:author="Usuario invitado" w:date="2026-05-26T20:50:00Z" w16du:dateUtc="2026-05-26T20:50:22Z"/>
          <w:lang w:val="es-ES"/>
          <w:rPrChange w:id="2383" w:author="Gonzalo Castellanos" w:date="2026-05-29T12:04:00Z" w16du:dateUtc="2026-05-29T16:04:00Z">
            <w:rPr>
              <w:ins w:id="2384" w:author="Usuario invitado" w:date="2026-05-26T20:50:00Z" w16du:dateUtc="2026-05-26T20:50:22Z"/>
            </w:rPr>
          </w:rPrChange>
        </w:rPr>
      </w:pPr>
      <w:del w:id="2385" w:author="Usuario invitado" w:date="2026-05-26T20:51:00Z" w16du:dateUtc="2026-05-26T20:51:09Z">
        <w:r w:rsidRPr="7B69D6C6" w:rsidDel="7B69D6C6">
          <w:rPr>
            <w:rFonts w:ascii="Arial Narrow" w:hAnsi="Arial Narrow"/>
            <w:sz w:val="22"/>
            <w:szCs w:val="22"/>
            <w:lang w:val="es-CO"/>
          </w:rPr>
          <w:delText>Finalmente, en términos de capacidad institucional, la gestión del incentivo ha requerido equipos técnicos especializados. De acuerdo con la entrevista, CORFO ha avanzado en la integración del seguimiento técnico y financiero en una misma plataforma, mejorando la trazabilidad de los proyectos. No obstante, persisten desafíos en la sistematización de la información y en la incorporación de herramientas avanzadas para el análisis de datos, particularmente en lo relativo al seguimiento de resultados e impactos de mediano y largo plazo</w:delText>
        </w:r>
      </w:del>
      <w:sdt>
        <w:sdtPr>
          <w:rPr>
            <w:rFonts w:ascii="Arial Narrow" w:hAnsi="Arial Narrow"/>
            <w:sz w:val="22"/>
            <w:szCs w:val="22"/>
            <w:lang w:val="es-CO"/>
          </w:rPr>
          <w:id w:val="1233130545"/>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highlight w:val="yellow"/>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highlight w:val="yellow"/>
              <w:lang w:val="es-CO"/>
            </w:rPr>
            <w:t xml:space="preserve"> (CORFO, 2025)</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10DCA7DD" w14:textId="602842BA" w:rsidR="7B69D6C6" w:rsidRDefault="7B69D6C6" w:rsidP="7B69D6C6">
      <w:pPr>
        <w:jc w:val="both"/>
        <w:rPr>
          <w:rFonts w:ascii="Arial Narrow" w:hAnsi="Arial Narrow"/>
          <w:sz w:val="22"/>
          <w:szCs w:val="22"/>
          <w:lang w:val="es-CO"/>
        </w:rPr>
      </w:pPr>
    </w:p>
    <w:p w14:paraId="07D409A6" w14:textId="41E83C49" w:rsidR="0039699F" w:rsidRPr="00B06C22" w:rsidRDefault="7B69D6C6" w:rsidP="7B69D6C6">
      <w:pPr>
        <w:jc w:val="center"/>
        <w:rPr>
          <w:rFonts w:ascii="Arial Narrow" w:hAnsi="Arial Narrow"/>
          <w:b/>
          <w:bCs/>
          <w:sz w:val="22"/>
          <w:szCs w:val="22"/>
          <w:lang w:val="es-CO"/>
        </w:rPr>
      </w:pPr>
      <w:r w:rsidRPr="7B69D6C6">
        <w:rPr>
          <w:rFonts w:ascii="Arial Narrow" w:hAnsi="Arial Narrow"/>
          <w:b/>
          <w:bCs/>
          <w:sz w:val="22"/>
          <w:szCs w:val="22"/>
          <w:lang w:val="es-CO"/>
        </w:rPr>
        <w:t xml:space="preserve">Gráfico 1. Procedimiento de aplicación del Beneficio </w:t>
      </w:r>
      <w:commentRangeStart w:id="2386"/>
      <w:r w:rsidRPr="7B69D6C6">
        <w:rPr>
          <w:rFonts w:ascii="Arial Narrow" w:hAnsi="Arial Narrow"/>
          <w:b/>
          <w:bCs/>
          <w:sz w:val="22"/>
          <w:szCs w:val="22"/>
          <w:lang w:val="es-CO"/>
        </w:rPr>
        <w:t>Tributario</w:t>
      </w:r>
      <w:commentRangeEnd w:id="2386"/>
      <w:r w:rsidR="0039699F">
        <w:rPr>
          <w:rStyle w:val="CommentReference"/>
          <w:noProof/>
          <w:sz w:val="24"/>
          <w:szCs w:val="24"/>
        </w:rPr>
        <w:commentReference w:id="2386"/>
      </w:r>
      <w:del w:id="2387" w:author="Usuario invitado" w:date="2026-05-26T20:38:00Z" w16du:dateUtc="2026-05-26T20:38:30Z">
        <w:r w:rsidR="0039699F">
          <w:rPr>
            <w:noProof/>
          </w:rPr>
          <w:drawing>
            <wp:inline distT="0" distB="0" distL="0" distR="0" wp14:anchorId="36926DEB" wp14:editId="5C2C5BFC">
              <wp:extent cx="5146443" cy="2531660"/>
              <wp:effectExtent l="0" t="0" r="0" b="0"/>
              <wp:docPr id="16347992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9922" name="Picture 3" descr="A diagram of a company&#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6261" cy="2546328"/>
                      </a:xfrm>
                      <a:prstGeom prst="rect">
                        <a:avLst/>
                      </a:prstGeom>
                      <a:noFill/>
                      <a:ln>
                        <a:noFill/>
                      </a:ln>
                    </pic:spPr>
                  </pic:pic>
                </a:graphicData>
              </a:graphic>
            </wp:inline>
          </w:drawing>
        </w:r>
      </w:del>
      <w:ins w:id="2388" w:author="Usuario invitado" w:date="2026-05-26T20:38:00Z" w16du:dateUtc="2026-05-26T20:38:53Z">
        <w:r w:rsidR="0039699F">
          <w:rPr>
            <w:noProof/>
          </w:rPr>
          <w:drawing>
            <wp:inline distT="0" distB="0" distL="0" distR="0" wp14:anchorId="13C7DD6E" wp14:editId="12CBC2DE">
              <wp:extent cx="5943600" cy="2981325"/>
              <wp:effectExtent l="0" t="0" r="0" b="0"/>
              <wp:docPr id="1808876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6122" name="Picture 1808876122"/>
                      <pic:cNvPicPr/>
                    </pic:nvPicPr>
                    <pic:blipFill>
                      <a:blip r:embed="rId24">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ins>
    </w:p>
    <w:p w14:paraId="1ADC1B6E" w14:textId="49ED875C" w:rsidR="7B69D6C6" w:rsidRDefault="7B69D6C6" w:rsidP="7B69D6C6">
      <w:pPr>
        <w:jc w:val="both"/>
        <w:rPr>
          <w:ins w:id="2389" w:author="Usuario invitado" w:date="2026-05-26T20:31:00Z" w16du:dateUtc="2026-05-26T20:31:32Z"/>
          <w:rFonts w:ascii="Arial Narrow" w:hAnsi="Arial Narrow"/>
          <w:b/>
          <w:bCs/>
          <w:sz w:val="22"/>
          <w:szCs w:val="22"/>
          <w:lang w:val="es-CO"/>
        </w:rPr>
      </w:pPr>
    </w:p>
    <w:p w14:paraId="56D6DD25" w14:textId="16AB5168" w:rsidR="7B69D6C6" w:rsidRDefault="7B69D6C6" w:rsidP="7B69D6C6">
      <w:pPr>
        <w:jc w:val="both"/>
        <w:rPr>
          <w:ins w:id="2390" w:author="Usuario invitado" w:date="2026-05-26T20:31:00Z" w16du:dateUtc="2026-05-26T20:31:32Z"/>
          <w:rFonts w:ascii="Arial Narrow" w:hAnsi="Arial Narrow"/>
          <w:b/>
          <w:bCs/>
          <w:sz w:val="22"/>
          <w:szCs w:val="22"/>
          <w:lang w:val="es-CO"/>
        </w:rPr>
      </w:pPr>
    </w:p>
    <w:p w14:paraId="6C82E5D1" w14:textId="77777777" w:rsidR="0039699F" w:rsidRPr="00776B47" w:rsidRDefault="0039699F" w:rsidP="0039699F">
      <w:pPr>
        <w:jc w:val="both"/>
        <w:rPr>
          <w:rFonts w:ascii="Arial Narrow" w:hAnsi="Arial Narrow"/>
          <w:b/>
          <w:bCs/>
          <w:sz w:val="22"/>
          <w:szCs w:val="22"/>
          <w:lang w:val="es-CO"/>
        </w:rPr>
      </w:pPr>
      <w:r w:rsidRPr="00776B47">
        <w:rPr>
          <w:rFonts w:ascii="Arial Narrow" w:hAnsi="Arial Narrow"/>
          <w:b/>
          <w:bCs/>
          <w:sz w:val="22"/>
          <w:szCs w:val="22"/>
          <w:lang w:val="es-CO"/>
        </w:rPr>
        <w:t>4. Evidencia y resultados observados</w:t>
      </w:r>
    </w:p>
    <w:p w14:paraId="74B76BD3" w14:textId="77777777" w:rsidR="0039699F" w:rsidRPr="00776B47" w:rsidRDefault="0039699F" w:rsidP="0039699F">
      <w:pPr>
        <w:jc w:val="both"/>
        <w:rPr>
          <w:rFonts w:ascii="Arial Narrow" w:hAnsi="Arial Narrow"/>
          <w:b/>
          <w:bCs/>
          <w:sz w:val="22"/>
          <w:szCs w:val="22"/>
          <w:lang w:val="es-CO"/>
        </w:rPr>
      </w:pPr>
      <w:r w:rsidRPr="00776B47">
        <w:rPr>
          <w:rFonts w:ascii="Arial Narrow" w:hAnsi="Arial Narrow"/>
          <w:b/>
          <w:bCs/>
          <w:sz w:val="22"/>
          <w:szCs w:val="22"/>
          <w:lang w:val="es-CO"/>
        </w:rPr>
        <w:t xml:space="preserve">4.1. Uso del </w:t>
      </w:r>
      <w:commentRangeStart w:id="2391"/>
      <w:commentRangeStart w:id="2392"/>
      <w:r w:rsidRPr="00776B47">
        <w:rPr>
          <w:rFonts w:ascii="Arial Narrow" w:hAnsi="Arial Narrow"/>
          <w:b/>
          <w:bCs/>
          <w:sz w:val="22"/>
          <w:szCs w:val="22"/>
          <w:lang w:val="es-CO"/>
        </w:rPr>
        <w:t>instrumento</w:t>
      </w:r>
      <w:commentRangeEnd w:id="2391"/>
      <w:r w:rsidRPr="00776B47">
        <w:rPr>
          <w:rStyle w:val="CommentReference"/>
          <w:rFonts w:ascii="Arial Narrow" w:hAnsi="Arial Narrow"/>
          <w:b/>
          <w:bCs/>
          <w:sz w:val="22"/>
          <w:szCs w:val="22"/>
          <w:lang w:val="es-CO"/>
        </w:rPr>
        <w:commentReference w:id="2391"/>
      </w:r>
      <w:commentRangeEnd w:id="2392"/>
      <w:r w:rsidRPr="00776B47">
        <w:rPr>
          <w:rStyle w:val="CommentReference"/>
          <w:rFonts w:ascii="Arial Narrow" w:hAnsi="Arial Narrow"/>
          <w:b/>
          <w:bCs/>
          <w:sz w:val="22"/>
          <w:szCs w:val="22"/>
          <w:lang w:val="es-CO"/>
        </w:rPr>
        <w:commentReference w:id="2392"/>
      </w:r>
    </w:p>
    <w:p w14:paraId="3BB062E2" w14:textId="77777777" w:rsidR="0039699F" w:rsidRPr="00012D3F" w:rsidRDefault="7B69D6C6" w:rsidP="0039699F">
      <w:pPr>
        <w:jc w:val="both"/>
        <w:rPr>
          <w:ins w:id="2393" w:author="Usuario invitado" w:date="2026-05-26T20:31:00Z" w16du:dateUtc="2026-05-26T20:31:16Z"/>
          <w:lang w:val="es-ES"/>
          <w:rPrChange w:id="2394" w:author="Gonzalo Castellanos" w:date="2026-05-29T12:04:00Z" w16du:dateUtc="2026-05-29T16:04:00Z">
            <w:rPr>
              <w:ins w:id="2395" w:author="Usuario invitado" w:date="2026-05-26T20:31:00Z" w16du:dateUtc="2026-05-26T20:31:16Z"/>
            </w:rPr>
          </w:rPrChange>
        </w:rPr>
      </w:pPr>
      <w:r w:rsidRPr="7B69D6C6">
        <w:rPr>
          <w:rFonts w:ascii="Arial Narrow" w:hAnsi="Arial Narrow"/>
          <w:sz w:val="22"/>
          <w:szCs w:val="22"/>
          <w:lang w:val="es-CO"/>
        </w:rPr>
        <w:t>Desde la entrada de la reforma de 2012, el incentivo tributario a la I+D ha mostrado un uso sostenido, con variaciones relevantes en el número de solicitudes, la escala de los proyectos y los montos certificados. Entre 2012 y 2024 se observa una expansión progresiva del instrumento, facilitada por la ventanilla abierta y la ausencia de un cupo fiscal predeterminado.</w:t>
      </w:r>
    </w:p>
    <w:p w14:paraId="25DF57FF" w14:textId="34EE7CC0" w:rsidR="7B69D6C6" w:rsidRDefault="7B69D6C6" w:rsidP="7B69D6C6">
      <w:pPr>
        <w:jc w:val="both"/>
        <w:rPr>
          <w:rFonts w:ascii="Arial Narrow" w:hAnsi="Arial Narrow"/>
          <w:sz w:val="22"/>
          <w:szCs w:val="22"/>
          <w:lang w:val="es-CO"/>
        </w:rPr>
      </w:pPr>
    </w:p>
    <w:p w14:paraId="78CE3ADC" w14:textId="77777777" w:rsidR="0039699F" w:rsidRPr="00776B47" w:rsidRDefault="0039699F" w:rsidP="0039699F">
      <w:pPr>
        <w:jc w:val="both"/>
        <w:rPr>
          <w:ins w:id="2396" w:author="Usuario invitado" w:date="2026-05-26T20:54:00Z" w16du:dateUtc="2026-05-26T20:54:19Z"/>
        </w:rPr>
      </w:pPr>
      <w:r w:rsidRPr="00776B47">
        <w:rPr>
          <w:rFonts w:ascii="Arial Narrow" w:hAnsi="Arial Narrow"/>
          <w:b/>
          <w:bCs/>
          <w:sz w:val="22"/>
          <w:szCs w:val="22"/>
          <w:lang w:val="es-CO"/>
        </w:rPr>
        <w:t xml:space="preserve">El uso del incentivo ha evolucionado de manera dinámica, combinando una fase de expansión en volumen con una posterior focalización en proyectos de mayor escala y complejidad. </w:t>
      </w:r>
      <w:r w:rsidRPr="00776B47">
        <w:rPr>
          <w:rFonts w:ascii="Arial Narrow" w:hAnsi="Arial Narrow"/>
          <w:sz w:val="22"/>
          <w:szCs w:val="22"/>
          <w:lang w:val="es-CO"/>
        </w:rPr>
        <w:t xml:space="preserve">Tras un aumento significativo de postulaciones en 2020 y 2021, con más de 200 solicitudes anuales (261 y 240, respectivamente), el número de iniciativas disminuye a 217 en 2022, 109 en 2023 y 125 en 2024, en un contexto de priorización de proyectos de mayor envergadura. Este ajuste se refleja en </w:t>
      </w:r>
      <w:commentRangeStart w:id="2397"/>
      <w:commentRangeStart w:id="2398"/>
      <w:r w:rsidRPr="00776B47">
        <w:rPr>
          <w:rFonts w:ascii="Arial Narrow" w:hAnsi="Arial Narrow"/>
          <w:sz w:val="22"/>
          <w:szCs w:val="22"/>
          <w:lang w:val="es-CO"/>
        </w:rPr>
        <w:t>montos certificados elevados</w:t>
      </w:r>
      <w:commentRangeEnd w:id="2397"/>
      <w:r w:rsidR="00982072" w:rsidRPr="00776B47">
        <w:rPr>
          <w:rStyle w:val="CommentReference"/>
          <w:rFonts w:ascii="Arial Narrow" w:hAnsi="Arial Narrow"/>
          <w:sz w:val="22"/>
          <w:szCs w:val="22"/>
          <w:lang w:val="es-CO"/>
        </w:rPr>
        <w:commentReference w:id="2397"/>
      </w:r>
      <w:commentRangeEnd w:id="2398"/>
      <w:r w:rsidRPr="00776B47">
        <w:rPr>
          <w:rStyle w:val="CommentReference"/>
          <w:rFonts w:ascii="Arial Narrow" w:hAnsi="Arial Narrow"/>
          <w:sz w:val="22"/>
          <w:szCs w:val="22"/>
          <w:lang w:val="es-CO"/>
        </w:rPr>
        <w:commentReference w:id="2398"/>
      </w:r>
      <w:r w:rsidRPr="00776B47">
        <w:rPr>
          <w:rFonts w:ascii="Arial Narrow" w:hAnsi="Arial Narrow"/>
          <w:sz w:val="22"/>
          <w:szCs w:val="22"/>
          <w:lang w:val="es-CO"/>
        </w:rPr>
        <w:t>, que alcanzan $96.064 millones en 2022 (aprox. USD 107 millones) y $82.903 millones en 2024 (aprox. USD 92 millones), así como en una tasa de certificación de 70,4% en 2024. Desde 2012 y hasta 2024 se han certificado más de 1.000 proyectos, por un monto total superior a $1.000.000 millones (aprox. USD 1,1 mil millones). Cabe destacar que la ley no establece un cupo fiscal máximo, por lo que no se ha registrado agotamiento de recursos, permitiendo una expansión progresiva del instrumento sin restricciones presupuestarias explícitas</w:t>
      </w:r>
      <w:sdt>
        <w:sdtPr>
          <w:rPr>
            <w:rFonts w:ascii="Arial Narrow" w:hAnsi="Arial Narrow"/>
            <w:sz w:val="22"/>
            <w:szCs w:val="22"/>
            <w:lang w:val="es-CO"/>
          </w:rPr>
          <w:id w:val="-1249346190"/>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Inn \l 2058 </w:instrText>
          </w:r>
          <w:r w:rsidRPr="00776B47">
            <w:rPr>
              <w:rFonts w:ascii="Arial Narrow" w:hAnsi="Arial Narrow"/>
              <w:sz w:val="22"/>
              <w:szCs w:val="22"/>
              <w:lang w:val="es-CO"/>
            </w:rPr>
            <w:fldChar w:fldCharType="separate"/>
          </w:r>
          <w:r w:rsidRPr="00776B47">
            <w:rPr>
              <w:rFonts w:ascii="Arial Narrow" w:hAnsi="Arial Narrow"/>
              <w:sz w:val="22"/>
              <w:szCs w:val="22"/>
              <w:lang w:val="es-CO"/>
            </w:rPr>
            <w:t xml:space="preserve"> (InnovaChile - CORFO, s.f.)</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0F031AFC" w14:textId="7BC65FBF" w:rsidR="7B69D6C6" w:rsidRDefault="7B69D6C6" w:rsidP="7B69D6C6">
      <w:pPr>
        <w:jc w:val="both"/>
        <w:rPr>
          <w:ins w:id="2399" w:author="Usuario invitado" w:date="2026-05-26T20:54:00Z" w16du:dateUtc="2026-05-26T20:54:19Z"/>
          <w:rFonts w:ascii="Arial Narrow" w:hAnsi="Arial Narrow"/>
          <w:sz w:val="22"/>
          <w:szCs w:val="22"/>
          <w:lang w:val="es-CO"/>
        </w:rPr>
      </w:pPr>
    </w:p>
    <w:p w14:paraId="38AD3BC8" w14:textId="60DD7972" w:rsidR="7B69D6C6" w:rsidRDefault="7B69D6C6">
      <w:pPr>
        <w:jc w:val="both"/>
        <w:rPr>
          <w:del w:id="2400" w:author="Usuario invitado" w:date="2026-05-26T20:54:00Z" w16du:dateUtc="2026-05-26T20:54:54Z"/>
          <w:rFonts w:ascii="Arial Narrow" w:eastAsia="Arial Narrow" w:hAnsi="Arial Narrow" w:cs="Arial Narrow"/>
          <w:sz w:val="22"/>
          <w:szCs w:val="22"/>
          <w:lang w:val="es-CO"/>
        </w:rPr>
        <w:pPrChange w:id="2401" w:author="Usuario invitado" w:date="2026-05-26T20:54:00Z">
          <w:pPr/>
        </w:pPrChange>
      </w:pPr>
    </w:p>
    <w:p w14:paraId="1AB5040F" w14:textId="77777777" w:rsidR="0039699F" w:rsidRPr="00012D3F" w:rsidRDefault="0039699F" w:rsidP="0039699F">
      <w:pPr>
        <w:jc w:val="both"/>
        <w:rPr>
          <w:ins w:id="2402" w:author="Usuario invitado" w:date="2026-05-26T20:31:00Z" w16du:dateUtc="2026-05-26T20:31:13Z"/>
          <w:lang w:val="es-ES"/>
          <w:rPrChange w:id="2403" w:author="Gonzalo Castellanos" w:date="2026-05-29T12:04:00Z" w16du:dateUtc="2026-05-29T16:04:00Z">
            <w:rPr>
              <w:ins w:id="2404" w:author="Usuario invitado" w:date="2026-05-26T20:31:00Z" w16du:dateUtc="2026-05-26T20:31:13Z"/>
            </w:rPr>
          </w:rPrChange>
        </w:rPr>
      </w:pPr>
      <w:r w:rsidRPr="00776B47">
        <w:rPr>
          <w:rFonts w:ascii="Arial Narrow" w:hAnsi="Arial Narrow"/>
          <w:b/>
          <w:bCs/>
          <w:sz w:val="22"/>
          <w:szCs w:val="22"/>
          <w:lang w:val="es-CO"/>
        </w:rPr>
        <w:t xml:space="preserve">El incentivo se concentra de forma persistente en empresas de mayor tamaño. </w:t>
      </w:r>
      <w:r w:rsidRPr="00776B47">
        <w:rPr>
          <w:rFonts w:ascii="Arial Narrow" w:hAnsi="Arial Narrow"/>
          <w:sz w:val="22"/>
          <w:szCs w:val="22"/>
          <w:lang w:val="es-CO"/>
        </w:rPr>
        <w:t xml:space="preserve">Entre 2012 y 2024, las grandes empresas concentran entre el 60% y el 75% del monto total certificado, superando el 70% en varios años recientes, mientras que las empresas medianas representan en torno al 15%–25%. En contraste, las pequeñas y microempresas participan de manera marginal, con menos del 10% del monto certificado en la mayoría de los años y una presencia limitada en el número de proyectos. Este patrón se mantiene estable en el tiempo, sin una tendencia sostenida de aumento en la participación relativa de empresas de menor tamaño </w:t>
      </w:r>
      <w:sdt>
        <w:sdtPr>
          <w:rPr>
            <w:rFonts w:ascii="Arial Narrow" w:hAnsi="Arial Narrow"/>
            <w:sz w:val="22"/>
            <w:szCs w:val="22"/>
            <w:lang w:val="es-CO"/>
          </w:rPr>
          <w:id w:val="1631211447"/>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Inn \l 2058 </w:instrText>
          </w:r>
          <w:r w:rsidRPr="00776B47">
            <w:rPr>
              <w:rFonts w:ascii="Arial Narrow" w:hAnsi="Arial Narrow"/>
              <w:sz w:val="22"/>
              <w:szCs w:val="22"/>
              <w:lang w:val="es-CO"/>
            </w:rPr>
            <w:fldChar w:fldCharType="separate"/>
          </w:r>
          <w:r w:rsidRPr="00776B47">
            <w:rPr>
              <w:rFonts w:ascii="Arial Narrow" w:hAnsi="Arial Narrow"/>
              <w:sz w:val="22"/>
              <w:szCs w:val="22"/>
              <w:lang w:val="es-CO"/>
            </w:rPr>
            <w:t xml:space="preserve"> (InnovaChile - CORFO, s.f.)</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6A716F77" w14:textId="72AFACFA" w:rsidR="7B69D6C6" w:rsidRDefault="7B69D6C6" w:rsidP="7B69D6C6">
      <w:pPr>
        <w:jc w:val="both"/>
        <w:rPr>
          <w:rFonts w:ascii="Arial Narrow" w:hAnsi="Arial Narrow"/>
          <w:sz w:val="22"/>
          <w:szCs w:val="22"/>
          <w:lang w:val="es-CO"/>
        </w:rPr>
      </w:pPr>
    </w:p>
    <w:p w14:paraId="2D6969C6" w14:textId="77777777" w:rsidR="0039699F" w:rsidRPr="00012D3F" w:rsidRDefault="0039699F" w:rsidP="0039699F">
      <w:pPr>
        <w:jc w:val="both"/>
        <w:rPr>
          <w:ins w:id="2405" w:author="Usuario invitado" w:date="2026-05-26T20:31:00Z" w16du:dateUtc="2026-05-26T20:31:12Z"/>
          <w:lang w:val="es-ES"/>
          <w:rPrChange w:id="2406" w:author="Gonzalo Castellanos" w:date="2026-05-29T12:04:00Z" w16du:dateUtc="2026-05-29T16:04:00Z">
            <w:rPr>
              <w:ins w:id="2407" w:author="Usuario invitado" w:date="2026-05-26T20:31:00Z" w16du:dateUtc="2026-05-26T20:31:12Z"/>
            </w:rPr>
          </w:rPrChange>
        </w:rPr>
      </w:pPr>
      <w:r w:rsidRPr="00776B47">
        <w:rPr>
          <w:rFonts w:ascii="Arial Narrow" w:hAnsi="Arial Narrow"/>
          <w:b/>
          <w:bCs/>
          <w:sz w:val="22"/>
          <w:szCs w:val="22"/>
          <w:lang w:val="es-CO"/>
        </w:rPr>
        <w:t>El uso del incentivo se concentra sectorialmente en actividades con alta capacidad instalada de I+D.</w:t>
      </w:r>
      <w:r w:rsidRPr="00776B47">
        <w:rPr>
          <w:rFonts w:ascii="Arial Narrow" w:hAnsi="Arial Narrow"/>
          <w:sz w:val="22"/>
          <w:szCs w:val="22"/>
          <w:lang w:val="es-CO"/>
        </w:rPr>
        <w:t xml:space="preserve"> A lo largo del período 2012–2024, los sectores de minería y metalurgia concentran de manera recurrente entre el 30% y el 40% del monto total certificado, alcanzando participaciones superiores al 35% en varios años del período. Otros sectores con presencia sostenida incluyen salud y farmacéutica, telecomunicaciones y tecnologías de la información, energía y agroindustria, cada uno con participaciones individuales típicamente en el rango de 5% a 15% del monto certificado. En conjunto, estos sectores concentran la mayor parte de los recursos certificados, mientras que el resto de las actividades productivas presenta una participación más reducida y esporádica, sin una tendencia sostenida de aumento en el tiempo </w:t>
      </w:r>
      <w:sdt>
        <w:sdtPr>
          <w:rPr>
            <w:rFonts w:ascii="Arial Narrow" w:hAnsi="Arial Narrow"/>
            <w:sz w:val="22"/>
            <w:szCs w:val="22"/>
            <w:lang w:val="es-CO"/>
          </w:rPr>
          <w:id w:val="582024808"/>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Inn \l 2058 </w:instrText>
          </w:r>
          <w:r w:rsidRPr="00776B47">
            <w:rPr>
              <w:rFonts w:ascii="Arial Narrow" w:hAnsi="Arial Narrow"/>
              <w:sz w:val="22"/>
              <w:szCs w:val="22"/>
              <w:lang w:val="es-CO"/>
            </w:rPr>
            <w:fldChar w:fldCharType="separate"/>
          </w:r>
          <w:r w:rsidRPr="00776B47">
            <w:rPr>
              <w:rFonts w:ascii="Arial Narrow" w:hAnsi="Arial Narrow"/>
              <w:sz w:val="22"/>
              <w:szCs w:val="22"/>
              <w:lang w:val="es-CO"/>
            </w:rPr>
            <w:t xml:space="preserve"> (InnovaChile - CORFO, s.f.)</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62FC447D" w14:textId="64E92CBB" w:rsidR="7B69D6C6" w:rsidRDefault="7B69D6C6" w:rsidP="7B69D6C6">
      <w:pPr>
        <w:jc w:val="both"/>
        <w:rPr>
          <w:rFonts w:ascii="Arial Narrow" w:hAnsi="Arial Narrow"/>
          <w:sz w:val="22"/>
          <w:szCs w:val="22"/>
          <w:lang w:val="es-CO"/>
        </w:rPr>
      </w:pPr>
    </w:p>
    <w:p w14:paraId="400B9EDB" w14:textId="77777777" w:rsidR="0039699F" w:rsidRPr="00012D3F" w:rsidRDefault="0039699F" w:rsidP="0039699F">
      <w:pPr>
        <w:jc w:val="both"/>
        <w:rPr>
          <w:ins w:id="2408" w:author="Usuario invitado" w:date="2026-05-26T20:31:00Z" w16du:dateUtc="2026-05-26T20:31:10Z"/>
          <w:lang w:val="es-ES"/>
          <w:rPrChange w:id="2409" w:author="Gonzalo Castellanos" w:date="2026-05-29T12:04:00Z" w16du:dateUtc="2026-05-29T16:04:00Z">
            <w:rPr>
              <w:ins w:id="2410" w:author="Usuario invitado" w:date="2026-05-26T20:31:00Z" w16du:dateUtc="2026-05-26T20:31:10Z"/>
            </w:rPr>
          </w:rPrChange>
        </w:rPr>
      </w:pPr>
      <w:r w:rsidRPr="00776B47">
        <w:rPr>
          <w:rFonts w:ascii="Arial Narrow" w:hAnsi="Arial Narrow"/>
          <w:b/>
          <w:bCs/>
          <w:sz w:val="22"/>
          <w:szCs w:val="22"/>
          <w:lang w:val="es-CO"/>
        </w:rPr>
        <w:t>La distribución territorial del incentivo sigue altamente concentrada en la Región Metropolitana, con una desconcentración parcial en montos hacia algunas regiones específicas.</w:t>
      </w:r>
      <w:r w:rsidRPr="00776B47">
        <w:rPr>
          <w:rFonts w:ascii="Arial Narrow" w:hAnsi="Arial Narrow"/>
          <w:sz w:val="22"/>
          <w:szCs w:val="22"/>
          <w:lang w:val="es-CO"/>
        </w:rPr>
        <w:t xml:space="preserve"> A lo largo del período analizado, la Región Metropolitana concentra de forma sistemática más del 50% de los proyectos certificados y del monto total aprobado, con participaciones que oscilan en torno al 52%–56% del monto certificado según el año. No obstante, en determinados años se observa una participación relevante de otras regiones en términos de montos: Antofagasta, Valparaíso y Los Lagos concentran conjuntamente alrededor del 23,4% del monto certificado, impulsadas principalmente por proyectos de mayor escala. Este patrón sugiere una desconcentración parcial en términos de recursos, que no se replica en el número de empresas ni de proyectos certificados, donde la Región Metropolitana mantiene una posición claramente dominante </w:t>
      </w:r>
      <w:sdt>
        <w:sdtPr>
          <w:rPr>
            <w:rFonts w:ascii="Arial Narrow" w:hAnsi="Arial Narrow"/>
            <w:sz w:val="22"/>
            <w:szCs w:val="22"/>
            <w:lang w:val="es-CO"/>
          </w:rPr>
          <w:id w:val="-1231532437"/>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Inn \l 2058 </w:instrText>
          </w:r>
          <w:r w:rsidRPr="00776B47">
            <w:rPr>
              <w:rFonts w:ascii="Arial Narrow" w:hAnsi="Arial Narrow"/>
              <w:sz w:val="22"/>
              <w:szCs w:val="22"/>
              <w:lang w:val="es-CO"/>
            </w:rPr>
            <w:fldChar w:fldCharType="separate"/>
          </w:r>
          <w:r w:rsidRPr="00776B47">
            <w:rPr>
              <w:rFonts w:ascii="Arial Narrow" w:hAnsi="Arial Narrow"/>
              <w:sz w:val="22"/>
              <w:szCs w:val="22"/>
              <w:lang w:val="es-CO"/>
            </w:rPr>
            <w:t xml:space="preserve"> (InnovaChile - CORFO, s.f.)</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2E4DD9B1" w14:textId="2DDAA5C4" w:rsidR="7B69D6C6" w:rsidRDefault="7B69D6C6" w:rsidP="7B69D6C6">
      <w:pPr>
        <w:jc w:val="both"/>
        <w:rPr>
          <w:rFonts w:ascii="Arial Narrow" w:hAnsi="Arial Narrow"/>
          <w:sz w:val="22"/>
          <w:szCs w:val="22"/>
          <w:lang w:val="es-CO"/>
        </w:rPr>
      </w:pPr>
    </w:p>
    <w:p w14:paraId="18DA0DCE" w14:textId="77777777" w:rsidR="0039699F" w:rsidRPr="00012D3F" w:rsidRDefault="0039699F" w:rsidP="0039699F">
      <w:pPr>
        <w:jc w:val="both"/>
        <w:rPr>
          <w:ins w:id="2411" w:author="Usuario invitado" w:date="2026-05-26T20:31:00Z" w16du:dateUtc="2026-05-26T20:31:06Z"/>
          <w:lang w:val="es-ES"/>
          <w:rPrChange w:id="2412" w:author="Gonzalo Castellanos" w:date="2026-05-29T12:04:00Z" w16du:dateUtc="2026-05-29T16:04:00Z">
            <w:rPr>
              <w:ins w:id="2413" w:author="Usuario invitado" w:date="2026-05-26T20:31:00Z" w16du:dateUtc="2026-05-26T20:31:06Z"/>
            </w:rPr>
          </w:rPrChange>
        </w:rPr>
      </w:pPr>
      <w:r w:rsidRPr="00776B47">
        <w:rPr>
          <w:rFonts w:ascii="Arial Narrow" w:hAnsi="Arial Narrow"/>
          <w:sz w:val="22"/>
          <w:szCs w:val="22"/>
          <w:lang w:val="es-CO"/>
        </w:rPr>
        <w:t xml:space="preserve">La evidencia administrativa sugiere que los patrones de uso del incentivo reflejan diferencias estructurales en la dotación de capacidades de I+D y en la capacidad de gestión de proyectos técnicamente complejos. La concentración del beneficio en grandes empresas, en determinados sectores y en la Región Metropolitana es consistente con la localización de infraestructura, capital humano especializado y experiencia acumulada en investigación y desarrollo. En este contexto, el incentivo es utilizado con mayor intensidad por firmas con trayectorias previas en I+D y experiencia en la gestión de instrumentos públicos, lo que reduce costos de transacción asociados al proceso de certificación. Este diagnóstico es consistente con los antecedentes cualitativos levantados en la entrevista a CORFO, donde se identifica la capacidad técnica y administrativa de las empresas como un factor relevante en el acceso efectivo al instrumento </w:t>
      </w:r>
      <w:sdt>
        <w:sdtPr>
          <w:rPr>
            <w:rFonts w:ascii="Arial Narrow" w:hAnsi="Arial Narrow"/>
            <w:sz w:val="22"/>
            <w:szCs w:val="22"/>
            <w:lang w:val="es-CO"/>
          </w:rPr>
          <w:id w:val="-733704255"/>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(CORFO, 2025)</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0A4CF1DB" w14:textId="1AE7A36F" w:rsidR="7B69D6C6" w:rsidRDefault="7B69D6C6" w:rsidP="7B69D6C6">
      <w:pPr>
        <w:jc w:val="both"/>
        <w:rPr>
          <w:rFonts w:ascii="Arial Narrow" w:hAnsi="Arial Narrow"/>
          <w:sz w:val="22"/>
          <w:szCs w:val="22"/>
          <w:lang w:val="es-CO"/>
        </w:rPr>
      </w:pPr>
    </w:p>
    <w:p w14:paraId="00504DF0" w14:textId="77777777" w:rsidR="0039699F" w:rsidRPr="00776B47" w:rsidRDefault="0039699F" w:rsidP="0039699F">
      <w:pPr>
        <w:jc w:val="both"/>
        <w:rPr>
          <w:rFonts w:ascii="Arial Narrow" w:hAnsi="Arial Narrow"/>
          <w:b/>
          <w:bCs/>
          <w:sz w:val="22"/>
          <w:szCs w:val="22"/>
          <w:lang w:val="es-CO"/>
        </w:rPr>
      </w:pPr>
      <w:r w:rsidRPr="00776B47">
        <w:rPr>
          <w:rFonts w:ascii="Arial Narrow" w:hAnsi="Arial Narrow"/>
          <w:b/>
          <w:bCs/>
          <w:sz w:val="22"/>
          <w:szCs w:val="22"/>
          <w:lang w:val="es-CO"/>
        </w:rPr>
        <w:t>4.2. Resultados observables según la evidencia empírica</w:t>
      </w:r>
    </w:p>
    <w:p w14:paraId="23CAA936" w14:textId="77777777" w:rsidR="0039699F" w:rsidRPr="00012D3F" w:rsidRDefault="7B69D6C6" w:rsidP="0039699F">
      <w:pPr>
        <w:jc w:val="both"/>
        <w:rPr>
          <w:ins w:id="2414" w:author="Usuario invitado" w:date="2026-05-26T20:31:00Z" w16du:dateUtc="2026-05-26T20:31:04Z"/>
          <w:lang w:val="es-ES"/>
          <w:rPrChange w:id="2415" w:author="Gonzalo Castellanos" w:date="2026-05-29T12:04:00Z" w16du:dateUtc="2026-05-29T16:04:00Z">
            <w:rPr>
              <w:ins w:id="2416" w:author="Usuario invitado" w:date="2026-05-26T20:31:00Z" w16du:dateUtc="2026-05-26T20:31:04Z"/>
            </w:rPr>
          </w:rPrChange>
        </w:rPr>
      </w:pPr>
      <w:r w:rsidRPr="7B69D6C6">
        <w:rPr>
          <w:rFonts w:ascii="Arial Narrow" w:hAnsi="Arial Narrow"/>
          <w:sz w:val="22"/>
          <w:szCs w:val="22"/>
          <w:lang w:val="es-CO"/>
        </w:rPr>
        <w:t>En relación con los insumos de innovación, la evidencia empírica muestra que el incentivo tributario logra movilizar recursos hacia ciertos componentes del gasto innovador, aunque con magnitudes acotadas y una adicionalidad parcial. El estudio de Mardones (2020), que analiza el período 2007–2016 e incluye tanto la Ley N.º 20.241 como su modificación de 2012, encuentra que el incentivo tiene un efecto positivo y estadísticamente significativo sobre la probabilidad de realizar actividades de I+D, tanto internas como externas. Este efecto se manifiesta principalmente en la decisión de entrada a actividades de investigación y desarrollo, ampliando el número de empresas que realizan I+D.</w:t>
      </w:r>
    </w:p>
    <w:p w14:paraId="5CF626E1" w14:textId="7D69AAA7" w:rsidR="7B69D6C6" w:rsidRDefault="7B69D6C6" w:rsidP="7B69D6C6">
      <w:pPr>
        <w:jc w:val="both"/>
        <w:rPr>
          <w:rFonts w:ascii="Arial Narrow" w:hAnsi="Arial Narrow"/>
          <w:sz w:val="22"/>
          <w:szCs w:val="22"/>
          <w:lang w:val="es-CO"/>
        </w:rPr>
      </w:pPr>
    </w:p>
    <w:p w14:paraId="30CA38DD" w14:textId="77777777" w:rsidR="0039699F" w:rsidRPr="00012D3F" w:rsidRDefault="0039699F" w:rsidP="0039699F">
      <w:pPr>
        <w:jc w:val="both"/>
        <w:rPr>
          <w:ins w:id="2417" w:author="Usuario invitado" w:date="2026-05-26T20:31:00Z" w16du:dateUtc="2026-05-26T20:31:03Z"/>
          <w:lang w:val="es-ES"/>
          <w:rPrChange w:id="2418" w:author="Gonzalo Castellanos" w:date="2026-05-29T12:04:00Z" w16du:dateUtc="2026-05-29T16:04:00Z">
            <w:rPr>
              <w:ins w:id="2419" w:author="Usuario invitado" w:date="2026-05-26T20:31:00Z" w16du:dateUtc="2026-05-26T20:31:03Z"/>
            </w:rPr>
          </w:rPrChange>
        </w:rPr>
      </w:pPr>
      <w:r w:rsidRPr="00776B47">
        <w:rPr>
          <w:rFonts w:ascii="Arial Narrow" w:hAnsi="Arial Narrow"/>
          <w:sz w:val="22"/>
          <w:szCs w:val="22"/>
          <w:lang w:val="es-CO"/>
        </w:rPr>
        <w:t>Sin embargo, el mismo estudio muestra que el incentivo no tiene efectos significativos sobre la intensidad del gasto en I+D, medida como gasto en I+D sobre ventas. Esta ausencia de impacto en la intensidad es interpretada como evidencia de crowding-out, en la medida en que los recursos públicos sustituyen parcialmente el esfuerzo privado, sin generar un aumento proporcional del gasto total en I+D</w:t>
      </w:r>
      <w:sdt>
        <w:sdtPr>
          <w:rPr>
            <w:rFonts w:ascii="Arial Narrow" w:hAnsi="Arial Narrow"/>
            <w:sz w:val="22"/>
            <w:szCs w:val="22"/>
            <w:lang w:val="es-CO"/>
          </w:rPr>
          <w:id w:val="-1157291249"/>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Mar202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(Mardones C, 2020)</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4AD3089F" w14:textId="56389925" w:rsidR="7B69D6C6" w:rsidRDefault="7B69D6C6" w:rsidP="7B69D6C6">
      <w:pPr>
        <w:jc w:val="both"/>
        <w:rPr>
          <w:rFonts w:ascii="Arial Narrow" w:hAnsi="Arial Narrow"/>
          <w:sz w:val="22"/>
          <w:szCs w:val="22"/>
          <w:lang w:val="es-CO"/>
        </w:rPr>
      </w:pPr>
    </w:p>
    <w:p w14:paraId="58F439A5" w14:textId="77777777" w:rsidR="0039699F" w:rsidRPr="00012D3F" w:rsidRDefault="7B69D6C6" w:rsidP="0039699F">
      <w:pPr>
        <w:jc w:val="both"/>
        <w:rPr>
          <w:ins w:id="2420" w:author="Usuario invitado" w:date="2026-05-26T20:31:00Z" w16du:dateUtc="2026-05-26T20:31:02Z"/>
          <w:lang w:val="es-ES"/>
          <w:rPrChange w:id="2421" w:author="Gonzalo Castellanos" w:date="2026-05-29T12:04:00Z" w16du:dateUtc="2026-05-29T16:04:00Z">
            <w:rPr>
              <w:ins w:id="2422" w:author="Usuario invitado" w:date="2026-05-26T20:31:00Z" w16du:dateUtc="2026-05-26T20:31:02Z"/>
            </w:rPr>
          </w:rPrChange>
        </w:rPr>
      </w:pPr>
      <w:r w:rsidRPr="7B69D6C6">
        <w:rPr>
          <w:rFonts w:ascii="Arial Narrow" w:hAnsi="Arial Narrow"/>
          <w:sz w:val="22"/>
          <w:szCs w:val="22"/>
          <w:lang w:val="es-CO"/>
        </w:rPr>
        <w:t>La evaluación ex post de Mardones y Madrid (2020), centrada en los años 2013 y 2014, permite dimensionar con mayor precisión la magnitud de estos efectos. Los autores encuentran que el uso del incentivo se asocia con un aumento en el gasto en activos innovadores de entre CLP $60 y $78 millones por empresa, así como con un incremento en la adquisición de conocimiento externo de aproximadamente CLP $14 millones, equivalente a cerca de $300 mil pesos adicionales por cada millón de pesos de incentivo recibido.</w:t>
      </w:r>
    </w:p>
    <w:p w14:paraId="3EFF64AB" w14:textId="7598B54F" w:rsidR="7B69D6C6" w:rsidRDefault="7B69D6C6" w:rsidP="7B69D6C6">
      <w:pPr>
        <w:jc w:val="both"/>
        <w:rPr>
          <w:rFonts w:ascii="Arial Narrow" w:hAnsi="Arial Narrow"/>
          <w:sz w:val="22"/>
          <w:szCs w:val="22"/>
          <w:lang w:val="es-CO"/>
        </w:rPr>
      </w:pPr>
    </w:p>
    <w:p w14:paraId="2C545419" w14:textId="77777777" w:rsidR="0039699F" w:rsidRPr="00012D3F" w:rsidRDefault="0039699F" w:rsidP="0039699F">
      <w:pPr>
        <w:jc w:val="both"/>
        <w:rPr>
          <w:ins w:id="2423" w:author="Usuario invitado" w:date="2026-05-26T20:31:00Z" w16du:dateUtc="2026-05-26T20:31:01Z"/>
          <w:lang w:val="es-ES"/>
          <w:rPrChange w:id="2424" w:author="Gonzalo Castellanos" w:date="2026-05-29T12:04:00Z" w16du:dateUtc="2026-05-29T16:04:00Z">
            <w:rPr>
              <w:ins w:id="2425" w:author="Usuario invitado" w:date="2026-05-26T20:31:00Z" w16du:dateUtc="2026-05-26T20:31:01Z"/>
            </w:rPr>
          </w:rPrChange>
        </w:rPr>
      </w:pPr>
      <w:r w:rsidRPr="00776B47">
        <w:rPr>
          <w:rFonts w:ascii="Arial Narrow" w:hAnsi="Arial Narrow"/>
          <w:sz w:val="22"/>
          <w:szCs w:val="22"/>
          <w:lang w:val="es-CO"/>
        </w:rPr>
        <w:t>En términos agregados, el gasto total en innovación aumenta, pero la adicionalidad estimada alcanza solo un 30%, cifra inferior al 35% de deducción que permite la ley. Esto implica que, por cada peso de beneficio tributario, menos de un peso se traduce en gasto adicional en innovación. Asimismo, el estudio no encuentra efectos estadísticamente significativos en otros componentes relevantes del gasto innovador, como capacitación o diseño para la innovación</w:t>
      </w:r>
      <w:sdt>
        <w:sdtPr>
          <w:rPr>
            <w:rFonts w:ascii="Arial Narrow" w:hAnsi="Arial Narrow"/>
            <w:sz w:val="22"/>
            <w:szCs w:val="22"/>
            <w:lang w:val="es-CO"/>
          </w:rPr>
          <w:id w:val="-697314604"/>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Mar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 xml:space="preserve"> (Mardones &amp; Madrid Becerra, 2020)</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3379860A" w14:textId="2E542C0B" w:rsidR="7B69D6C6" w:rsidRDefault="7B69D6C6" w:rsidP="7B69D6C6">
      <w:pPr>
        <w:jc w:val="both"/>
        <w:rPr>
          <w:rFonts w:ascii="Arial Narrow" w:hAnsi="Arial Narrow"/>
          <w:sz w:val="22"/>
          <w:szCs w:val="22"/>
          <w:lang w:val="es-CO"/>
        </w:rPr>
      </w:pPr>
    </w:p>
    <w:p w14:paraId="3A2AFECD" w14:textId="77777777" w:rsidR="0039699F" w:rsidRPr="00012D3F" w:rsidRDefault="7B69D6C6" w:rsidP="0039699F">
      <w:pPr>
        <w:jc w:val="both"/>
        <w:rPr>
          <w:ins w:id="2426" w:author="Usuario invitado" w:date="2026-05-26T20:31:00Z" w16du:dateUtc="2026-05-26T20:31:00Z"/>
          <w:lang w:val="es-ES"/>
          <w:rPrChange w:id="2427" w:author="Gonzalo Castellanos" w:date="2026-05-29T12:04:00Z" w16du:dateUtc="2026-05-29T16:04:00Z">
            <w:rPr>
              <w:ins w:id="2428" w:author="Usuario invitado" w:date="2026-05-26T20:31:00Z" w16du:dateUtc="2026-05-26T20:31:00Z"/>
            </w:rPr>
          </w:rPrChange>
        </w:rPr>
      </w:pPr>
      <w:r w:rsidRPr="7B69D6C6">
        <w:rPr>
          <w:rFonts w:ascii="Arial Narrow" w:hAnsi="Arial Narrow"/>
          <w:sz w:val="22"/>
          <w:szCs w:val="22"/>
          <w:lang w:val="es-CO"/>
        </w:rPr>
        <w:t>Cuando el análisis se desplaza hacia los resultados de innovación, la evidencia muestra efectos aún más limitados. Mardones (2020) no encuentra impactos estadísticamente significativos del incentivo sobre el porcentaje de ventas innovadoras ni sobre el número de solicitudes de derechos de propiedad intelectual.</w:t>
      </w:r>
    </w:p>
    <w:p w14:paraId="3F4F0DA8" w14:textId="3A7AB640" w:rsidR="7B69D6C6" w:rsidRDefault="7B69D6C6" w:rsidP="7B69D6C6">
      <w:pPr>
        <w:jc w:val="both"/>
        <w:rPr>
          <w:rFonts w:ascii="Arial Narrow" w:hAnsi="Arial Narrow"/>
          <w:sz w:val="22"/>
          <w:szCs w:val="22"/>
          <w:lang w:val="es-CO"/>
        </w:rPr>
      </w:pPr>
    </w:p>
    <w:p w14:paraId="1E7DCF66" w14:textId="77777777" w:rsidR="0039699F" w:rsidRPr="00012D3F" w:rsidRDefault="7B69D6C6" w:rsidP="0039699F">
      <w:pPr>
        <w:jc w:val="both"/>
        <w:rPr>
          <w:ins w:id="2429" w:author="Usuario invitado" w:date="2026-05-26T20:30:00Z" w16du:dateUtc="2026-05-26T20:30:58Z"/>
          <w:lang w:val="es-ES"/>
          <w:rPrChange w:id="2430" w:author="Gonzalo Castellanos" w:date="2026-05-29T12:04:00Z" w16du:dateUtc="2026-05-29T16:04:00Z">
            <w:rPr>
              <w:ins w:id="2431" w:author="Usuario invitado" w:date="2026-05-26T20:30:00Z" w16du:dateUtc="2026-05-26T20:30:58Z"/>
            </w:rPr>
          </w:rPrChange>
        </w:rPr>
      </w:pPr>
      <w:r w:rsidRPr="7B69D6C6">
        <w:rPr>
          <w:rFonts w:ascii="Arial Narrow" w:hAnsi="Arial Narrow"/>
          <w:sz w:val="22"/>
          <w:szCs w:val="22"/>
          <w:lang w:val="es-CO"/>
        </w:rPr>
        <w:t>Un hallazgo particularmente relevante es que las empresas que reciben simultáneamente subsidios directos y créditos tributarios reportan un menor porcentaje de ventas innovadoras en comparación con aquellas que utilizan solo uno de estos instrumentos. Este resultado sugiere que la combinación de instrumentos no genera necesariamente efectos complementarios automáticos y que el diseño del policy mix puede inducir respuestas estratégicas por parte de las empresas.</w:t>
      </w:r>
    </w:p>
    <w:p w14:paraId="4F0248DD" w14:textId="32BC4513" w:rsidR="7B69D6C6" w:rsidRDefault="7B69D6C6" w:rsidP="7B69D6C6">
      <w:pPr>
        <w:jc w:val="both"/>
        <w:rPr>
          <w:rFonts w:ascii="Arial Narrow" w:hAnsi="Arial Narrow"/>
          <w:sz w:val="22"/>
          <w:szCs w:val="22"/>
          <w:lang w:val="es-CO"/>
        </w:rPr>
      </w:pPr>
    </w:p>
    <w:p w14:paraId="5B8A361F" w14:textId="77777777" w:rsidR="0039699F" w:rsidRPr="00012D3F" w:rsidRDefault="7B69D6C6" w:rsidP="0039699F">
      <w:pPr>
        <w:jc w:val="both"/>
        <w:rPr>
          <w:ins w:id="2432" w:author="Usuario invitado" w:date="2026-05-26T20:51:00Z" w16du:dateUtc="2026-05-26T20:51:58Z"/>
          <w:lang w:val="es-ES"/>
          <w:rPrChange w:id="2433" w:author="Gonzalo Castellanos" w:date="2026-05-29T12:04:00Z" w16du:dateUtc="2026-05-29T16:04:00Z">
            <w:rPr>
              <w:ins w:id="2434" w:author="Usuario invitado" w:date="2026-05-26T20:51:00Z" w16du:dateUtc="2026-05-26T20:51:58Z"/>
            </w:rPr>
          </w:rPrChange>
        </w:rPr>
      </w:pPr>
      <w:r w:rsidRPr="7B69D6C6">
        <w:rPr>
          <w:rFonts w:ascii="Arial Narrow" w:hAnsi="Arial Narrow"/>
          <w:sz w:val="22"/>
          <w:szCs w:val="22"/>
          <w:lang w:val="es-CO"/>
        </w:rPr>
        <w:t>Finalmente, en relación con la calidad de los resultados de innovación, el estudio de Vaca (2021) profundiza en la dimensión del output innovador utilizando datos de la Encuesta de Innovación 2015–2016. Los resultados muestran que el crédito tributario no aumenta de manera estadísticamente significativa la probabilidad de que las empresas declaren mejoras en la calidad de sus bienes o servicios.</w:t>
      </w:r>
    </w:p>
    <w:p w14:paraId="6A8B9687" w14:textId="31EACB2D" w:rsidR="7B69D6C6" w:rsidRDefault="7B69D6C6" w:rsidP="7B69D6C6">
      <w:pPr>
        <w:jc w:val="both"/>
        <w:rPr>
          <w:rFonts w:ascii="Arial Narrow" w:hAnsi="Arial Narrow"/>
          <w:sz w:val="22"/>
          <w:szCs w:val="22"/>
          <w:lang w:val="es-CO"/>
        </w:rPr>
      </w:pPr>
    </w:p>
    <w:p w14:paraId="604B3AB2" w14:textId="77777777" w:rsidR="0039699F" w:rsidRPr="00012D3F" w:rsidRDefault="0039699F" w:rsidP="0039699F">
      <w:pPr>
        <w:jc w:val="both"/>
        <w:rPr>
          <w:ins w:id="2435" w:author="Usuario invitado" w:date="2026-05-26T20:30:00Z" w16du:dateUtc="2026-05-26T20:30:56Z"/>
          <w:lang w:val="es-ES"/>
          <w:rPrChange w:id="2436" w:author="Gonzalo Castellanos" w:date="2026-05-29T12:04:00Z" w16du:dateUtc="2026-05-29T16:04:00Z">
            <w:rPr>
              <w:ins w:id="2437" w:author="Usuario invitado" w:date="2026-05-26T20:30:00Z" w16du:dateUtc="2026-05-26T20:30:56Z"/>
            </w:rPr>
          </w:rPrChange>
        </w:rPr>
      </w:pPr>
      <w:r w:rsidRPr="00776B47">
        <w:rPr>
          <w:rFonts w:ascii="Arial Narrow" w:hAnsi="Arial Narrow"/>
          <w:sz w:val="22"/>
          <w:szCs w:val="22"/>
          <w:lang w:val="es-CO"/>
        </w:rPr>
        <w:t xml:space="preserve">En contraste, la protección legal de los resultados, en particular las patentes, sí presenta un efecto positivo y significativo sobre la calidad del producto. No obstante, el análisis identifica una interacción negativa relevante: las empresas que utilizan el crédito tributario y, al mismo tiempo, cuentan con protección legal muestran una menor probabilidad de declarar mejoras de alta calidad, lo que sugiere posibles efectos adversos en la interacción entre estos incentivos </w:t>
      </w:r>
      <w:sdt>
        <w:sdtPr>
          <w:rPr>
            <w:rFonts w:ascii="Arial Narrow" w:hAnsi="Arial Narrow"/>
            <w:sz w:val="22"/>
            <w:szCs w:val="22"/>
            <w:lang w:val="es-CO"/>
          </w:rPr>
          <w:id w:val="1593813701"/>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Vac211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(Vaca , 2021)</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w:t>
      </w:r>
    </w:p>
    <w:p w14:paraId="43A348E2" w14:textId="7A8EC499" w:rsidR="7B69D6C6" w:rsidRDefault="7B69D6C6" w:rsidP="7B69D6C6">
      <w:pPr>
        <w:jc w:val="both"/>
        <w:rPr>
          <w:rFonts w:ascii="Arial Narrow" w:hAnsi="Arial Narrow"/>
          <w:sz w:val="22"/>
          <w:szCs w:val="22"/>
          <w:lang w:val="es-CO"/>
        </w:rPr>
      </w:pPr>
    </w:p>
    <w:p w14:paraId="4117AD09" w14:textId="77777777" w:rsidR="0039699F" w:rsidRPr="00776B47" w:rsidRDefault="0039699F" w:rsidP="0039699F">
      <w:pPr>
        <w:jc w:val="both"/>
        <w:rPr>
          <w:rFonts w:ascii="Arial Narrow" w:hAnsi="Arial Narrow"/>
          <w:b/>
          <w:bCs/>
          <w:sz w:val="22"/>
          <w:szCs w:val="22"/>
          <w:lang w:val="es-CO"/>
        </w:rPr>
      </w:pPr>
      <w:r w:rsidRPr="00776B47">
        <w:rPr>
          <w:rFonts w:ascii="Arial Narrow" w:hAnsi="Arial Narrow"/>
          <w:b/>
          <w:bCs/>
          <w:sz w:val="22"/>
          <w:szCs w:val="22"/>
          <w:lang w:val="es-CO"/>
        </w:rPr>
        <w:t>5. Lecciones e implicaciones de política pública</w:t>
      </w:r>
    </w:p>
    <w:p w14:paraId="4455FB1A" w14:textId="77777777" w:rsidR="0039699F" w:rsidRPr="00012D3F" w:rsidRDefault="7B69D6C6" w:rsidP="0039699F">
      <w:pPr>
        <w:jc w:val="both"/>
        <w:rPr>
          <w:ins w:id="2438" w:author="Usuario invitado" w:date="2026-05-26T20:30:00Z" w16du:dateUtc="2026-05-26T20:30:56Z"/>
          <w:lang w:val="es-ES"/>
          <w:rPrChange w:id="2439" w:author="Gonzalo Castellanos" w:date="2026-05-29T12:04:00Z" w16du:dateUtc="2026-05-29T16:04:00Z">
            <w:rPr>
              <w:ins w:id="2440" w:author="Usuario invitado" w:date="2026-05-26T20:30:00Z" w16du:dateUtc="2026-05-26T20:30:56Z"/>
            </w:rPr>
          </w:rPrChange>
        </w:rPr>
      </w:pPr>
      <w:r w:rsidRPr="7B69D6C6">
        <w:rPr>
          <w:rFonts w:ascii="Arial Narrow" w:hAnsi="Arial Narrow"/>
          <w:b/>
          <w:bCs/>
          <w:sz w:val="22"/>
          <w:szCs w:val="22"/>
          <w:lang w:val="es-CO"/>
        </w:rPr>
        <w:t>La experiencia chilena con el incentivo tributario a la I+D muestra que este instrumento funciona mejor cuando se entiende como una herramienta con un propósito específico dentro del conjunto de políticas de CTI.</w:t>
      </w:r>
      <w:r w:rsidRPr="7B69D6C6">
        <w:rPr>
          <w:rFonts w:ascii="Arial Narrow" w:hAnsi="Arial Narrow"/>
          <w:sz w:val="22"/>
          <w:szCs w:val="22"/>
          <w:lang w:val="es-CO"/>
        </w:rPr>
        <w:t xml:space="preserve"> Desde su origen, el incentivo fue diseñado para inducir y sostener inversión privada en actividades de investigación y desarrollo, no para asegurar resultados comerciales o tecnológicos finales. Esta definición acotada ha contribuido a su estabilidad institucional en el tiempo y permite evaluar su desempeño de manera consistente con su diseño.</w:t>
      </w:r>
    </w:p>
    <w:p w14:paraId="3F24F23E" w14:textId="6776952D" w:rsidR="7B69D6C6" w:rsidRDefault="7B69D6C6" w:rsidP="7B69D6C6">
      <w:pPr>
        <w:jc w:val="both"/>
        <w:rPr>
          <w:rFonts w:ascii="Arial Narrow" w:hAnsi="Arial Narrow"/>
          <w:sz w:val="22"/>
          <w:szCs w:val="22"/>
          <w:lang w:val="es-CO"/>
        </w:rPr>
      </w:pPr>
    </w:p>
    <w:p w14:paraId="318EDD34" w14:textId="77777777" w:rsidR="0039699F" w:rsidRPr="00012D3F" w:rsidRDefault="7B69D6C6" w:rsidP="0039699F">
      <w:pPr>
        <w:jc w:val="both"/>
        <w:rPr>
          <w:ins w:id="2441" w:author="Usuario invitado" w:date="2026-05-26T20:30:00Z" w16du:dateUtc="2026-05-26T20:30:53Z"/>
          <w:lang w:val="es-ES"/>
          <w:rPrChange w:id="2442" w:author="Gonzalo Castellanos" w:date="2026-05-29T12:04:00Z" w16du:dateUtc="2026-05-29T16:04:00Z">
            <w:rPr>
              <w:ins w:id="2443" w:author="Usuario invitado" w:date="2026-05-26T20:30:00Z" w16du:dateUtc="2026-05-26T20:30:53Z"/>
            </w:rPr>
          </w:rPrChange>
        </w:rPr>
      </w:pPr>
      <w:r w:rsidRPr="7B69D6C6">
        <w:rPr>
          <w:rFonts w:ascii="Arial Narrow" w:hAnsi="Arial Narrow"/>
          <w:b/>
          <w:bCs/>
          <w:sz w:val="22"/>
          <w:szCs w:val="22"/>
          <w:lang w:val="es-CO"/>
        </w:rPr>
        <w:t>Un primer aprendizaje relevante es que el diseño operativo del incentivo ofrece flexibilidad valiosa para proyectos de I+D.</w:t>
      </w:r>
      <w:r w:rsidRPr="7B69D6C6">
        <w:rPr>
          <w:rFonts w:ascii="Arial Narrow" w:hAnsi="Arial Narrow"/>
          <w:sz w:val="22"/>
          <w:szCs w:val="22"/>
          <w:lang w:val="es-CO"/>
        </w:rPr>
        <w:t xml:space="preserve"> La evaluación técnica ex ante, combinada con la aplicación ex post del beneficio, permite verificar que las actividades correspondan a I+D sin restringir excesivamente su ejecución. En este marco, la Manifestación de Intención ha sido una herramienta especialmente efectiva, ya que permite iniciar actividades y registrar gastos desde etapas tempranas, otorgando hasta 18 meses para formalizar la certificación. Asimismo, la certificación por proyecto, y no por anualidad, facilita la ejecución de iniciativas de mediano y largo plazo, más alineadas con la naturaleza incierta de la investigación.</w:t>
      </w:r>
    </w:p>
    <w:p w14:paraId="61A9E683" w14:textId="1F34378F" w:rsidR="7B69D6C6" w:rsidRDefault="7B69D6C6" w:rsidP="7B69D6C6">
      <w:pPr>
        <w:jc w:val="both"/>
        <w:rPr>
          <w:rFonts w:ascii="Arial Narrow" w:hAnsi="Arial Narrow"/>
          <w:sz w:val="22"/>
          <w:szCs w:val="22"/>
          <w:lang w:val="es-CO"/>
        </w:rPr>
      </w:pPr>
    </w:p>
    <w:p w14:paraId="50C8D5AD" w14:textId="77777777" w:rsidR="0039699F" w:rsidRPr="00012D3F" w:rsidRDefault="0039699F" w:rsidP="0039699F">
      <w:pPr>
        <w:jc w:val="both"/>
        <w:rPr>
          <w:ins w:id="2444" w:author="Usuario invitado" w:date="2026-05-26T20:30:00Z" w16du:dateUtc="2026-05-26T20:30:51Z"/>
          <w:lang w:val="es-ES"/>
          <w:rPrChange w:id="2445" w:author="Gonzalo Castellanos" w:date="2026-05-29T12:04:00Z" w16du:dateUtc="2026-05-29T16:04:00Z">
            <w:rPr>
              <w:ins w:id="2446" w:author="Usuario invitado" w:date="2026-05-26T20:30:00Z" w16du:dateUtc="2026-05-26T20:30:51Z"/>
            </w:rPr>
          </w:rPrChange>
        </w:rPr>
      </w:pPr>
      <w:r w:rsidRPr="00776B47">
        <w:rPr>
          <w:rFonts w:ascii="Arial Narrow" w:hAnsi="Arial Narrow"/>
          <w:b/>
          <w:bCs/>
          <w:sz w:val="22"/>
          <w:szCs w:val="22"/>
          <w:lang w:val="es-CO"/>
        </w:rPr>
        <w:t>Al mismo tiempo, el acceso efectivo al incentivo enfrenta barreras que afectan de manera diferenciada a las empresas.</w:t>
      </w:r>
      <w:r w:rsidRPr="00776B47">
        <w:rPr>
          <w:rFonts w:ascii="Arial Narrow" w:hAnsi="Arial Narrow"/>
          <w:sz w:val="22"/>
          <w:szCs w:val="22"/>
          <w:lang w:val="es-CO"/>
        </w:rPr>
        <w:t xml:space="preserve"> La concentración del uso en grandes empresas no puede explicarse solo por diferencias en capacidades técnicas, sino también por restricciones económicas y de información. El arancel de postulación, que puede alcanzar alrededor de USD 1.400 - 4.000</w:t>
      </w:r>
      <w:r w:rsidRPr="00776B47">
        <w:rPr>
          <w:rStyle w:val="FootnoteReference"/>
          <w:rFonts w:ascii="Arial Narrow" w:hAnsi="Arial Narrow"/>
          <w:sz w:val="22"/>
          <w:szCs w:val="22"/>
          <w:lang w:val="es-CO"/>
        </w:rPr>
        <w:footnoteReference w:id="11"/>
      </w:r>
      <w:r w:rsidRPr="00776B47">
        <w:rPr>
          <w:rFonts w:ascii="Arial Narrow" w:hAnsi="Arial Narrow"/>
          <w:sz w:val="22"/>
          <w:szCs w:val="22"/>
          <w:lang w:val="es-CO"/>
        </w:rPr>
        <w:t xml:space="preserve">, actúa como una barrera regresiva para empresas con menor flujo de caja. A ello se suma una brecha de información significativa: solo cerca del 40% de las empresas que declaran realizar I+D conocen la existencia de la ley, lo que limita su alcance potencial </w:t>
      </w:r>
      <w:sdt>
        <w:sdtPr>
          <w:rPr>
            <w:rFonts w:ascii="Arial Narrow" w:hAnsi="Arial Narrow"/>
            <w:sz w:val="22"/>
            <w:szCs w:val="22"/>
            <w:lang w:val="es-CO"/>
          </w:rPr>
          <w:id w:val="-479384384"/>
          <w:citation/>
        </w:sdtPr>
        <w:sdtEndPr/>
        <w:sdtContent>
          <w:r w:rsidRPr="00776B47">
            <w:rPr>
              <w:rFonts w:ascii="Arial Narrow" w:hAnsi="Arial Narrow"/>
              <w:sz w:val="22"/>
              <w:szCs w:val="22"/>
              <w:lang w:val="es-CO"/>
            </w:rPr>
            <w:fldChar w:fldCharType="begin"/>
          </w:r>
          <w:r w:rsidRPr="00776B47">
            <w:rPr>
              <w:rFonts w:ascii="Arial Narrow" w:hAnsi="Arial Narrow"/>
              <w:sz w:val="22"/>
              <w:szCs w:val="22"/>
              <w:lang w:val="es-CO"/>
            </w:rPr>
            <w:instrText xml:space="preserve"> CITATION Exp25 \l 1033 </w:instrText>
          </w:r>
          <w:r w:rsidRPr="00776B47">
            <w:rPr>
              <w:rFonts w:ascii="Arial Narrow" w:hAnsi="Arial Narrow"/>
              <w:sz w:val="22"/>
              <w:szCs w:val="22"/>
              <w:lang w:val="es-CO"/>
            </w:rPr>
            <w:fldChar w:fldCharType="separate"/>
          </w:r>
          <w:r w:rsidRPr="00776B47">
            <w:rPr>
              <w:rFonts w:ascii="Arial Narrow" w:hAnsi="Arial Narrow"/>
              <w:noProof/>
              <w:sz w:val="22"/>
              <w:szCs w:val="22"/>
              <w:lang w:val="es-CO"/>
            </w:rPr>
            <w:t>(CORFO, 2025)</w:t>
          </w:r>
          <w:r w:rsidRPr="00776B47">
            <w:rPr>
              <w:rFonts w:ascii="Arial Narrow" w:hAnsi="Arial Narrow"/>
              <w:sz w:val="22"/>
              <w:szCs w:val="22"/>
              <w:lang w:val="es-CO"/>
            </w:rPr>
            <w:fldChar w:fldCharType="end"/>
          </w:r>
        </w:sdtContent>
      </w:sdt>
      <w:r w:rsidRPr="00776B47">
        <w:rPr>
          <w:rFonts w:ascii="Arial Narrow" w:hAnsi="Arial Narrow"/>
          <w:sz w:val="22"/>
          <w:szCs w:val="22"/>
          <w:lang w:val="es-CO"/>
        </w:rPr>
        <w:t>. Además, el incentivo resulta menos atractivo para startups y pymes en etapas tempranas que no generan utilidades, dado que el beneficio tributario no tiene un impacto inmediato en la caja</w:t>
      </w:r>
      <w:r>
        <w:rPr>
          <w:rFonts w:ascii="Arial Narrow" w:hAnsi="Arial Narrow"/>
          <w:sz w:val="22"/>
          <w:szCs w:val="22"/>
          <w:lang w:val="es-CO"/>
        </w:rPr>
        <w:t xml:space="preserve"> </w:t>
      </w:r>
      <w:sdt>
        <w:sdtPr>
          <w:rPr>
            <w:rFonts w:ascii="Arial Narrow" w:hAnsi="Arial Narrow"/>
            <w:sz w:val="22"/>
            <w:szCs w:val="22"/>
            <w:lang w:val="es-CO"/>
          </w:rPr>
          <w:id w:val="203669248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Moh131 \l 1033 </w:instrText>
          </w:r>
          <w:r>
            <w:rPr>
              <w:rFonts w:ascii="Arial Narrow" w:hAnsi="Arial Narrow"/>
              <w:sz w:val="22"/>
              <w:szCs w:val="22"/>
              <w:lang w:val="es-CO"/>
            </w:rPr>
            <w:fldChar w:fldCharType="separate"/>
          </w:r>
          <w:r w:rsidRPr="00776B47">
            <w:rPr>
              <w:rFonts w:ascii="Arial Narrow" w:hAnsi="Arial Narrow"/>
              <w:noProof/>
              <w:sz w:val="22"/>
              <w:szCs w:val="22"/>
              <w:lang w:val="es-CO"/>
            </w:rPr>
            <w:t>(Mohnen &amp; Olivari, 2013)</w:t>
          </w:r>
          <w:r>
            <w:rPr>
              <w:rFonts w:ascii="Arial Narrow" w:hAnsi="Arial Narrow"/>
              <w:sz w:val="22"/>
              <w:szCs w:val="22"/>
              <w:lang w:val="es-CO"/>
            </w:rPr>
            <w:fldChar w:fldCharType="end"/>
          </w:r>
        </w:sdtContent>
      </w:sdt>
      <w:r w:rsidRPr="00776B47">
        <w:rPr>
          <w:rFonts w:ascii="Arial Narrow" w:hAnsi="Arial Narrow"/>
          <w:sz w:val="22"/>
          <w:szCs w:val="22"/>
          <w:lang w:val="es-CO"/>
        </w:rPr>
        <w:t>.</w:t>
      </w:r>
    </w:p>
    <w:p w14:paraId="1D82DA7E" w14:textId="5B741A9A" w:rsidR="7B69D6C6" w:rsidRDefault="7B69D6C6" w:rsidP="7B69D6C6">
      <w:pPr>
        <w:jc w:val="both"/>
        <w:rPr>
          <w:rFonts w:ascii="Arial Narrow" w:hAnsi="Arial Narrow"/>
          <w:sz w:val="22"/>
          <w:szCs w:val="22"/>
          <w:lang w:val="es-CO"/>
        </w:rPr>
      </w:pPr>
    </w:p>
    <w:p w14:paraId="43BA3A1E" w14:textId="77777777" w:rsidR="0039699F" w:rsidRPr="00012D3F" w:rsidRDefault="7B69D6C6" w:rsidP="0039699F">
      <w:pPr>
        <w:jc w:val="both"/>
        <w:rPr>
          <w:ins w:id="2447" w:author="Usuario invitado" w:date="2026-05-26T20:30:00Z" w16du:dateUtc="2026-05-26T20:30:50Z"/>
          <w:lang w:val="es-ES"/>
          <w:rPrChange w:id="2448" w:author="Gonzalo Castellanos" w:date="2026-05-29T12:04:00Z" w16du:dateUtc="2026-05-29T16:04:00Z">
            <w:rPr>
              <w:ins w:id="2449" w:author="Usuario invitado" w:date="2026-05-26T20:30:00Z" w16du:dateUtc="2026-05-26T20:30:50Z"/>
            </w:rPr>
          </w:rPrChange>
        </w:rPr>
      </w:pPr>
      <w:r w:rsidRPr="7B69D6C6">
        <w:rPr>
          <w:rFonts w:ascii="Arial Narrow" w:hAnsi="Arial Narrow"/>
          <w:b/>
          <w:bCs/>
          <w:sz w:val="22"/>
          <w:szCs w:val="22"/>
          <w:lang w:val="es-CO"/>
        </w:rPr>
        <w:t>La evidencia empírica permite precisar los efectos del instrumento sobre el esfuerzo innovador.</w:t>
      </w:r>
      <w:r w:rsidRPr="7B69D6C6">
        <w:rPr>
          <w:rFonts w:ascii="Arial Narrow" w:hAnsi="Arial Narrow"/>
          <w:sz w:val="22"/>
          <w:szCs w:val="22"/>
          <w:lang w:val="es-CO"/>
        </w:rPr>
        <w:t xml:space="preserve"> Los estudios muestran que el incentivo aumenta la probabilidad de que las empresas realicen actividades de I+D, tanto internas como externas. Sin embargo, este efecto no se traduce en un aumento de la intensidad del gasto en I+D, medida como gasto sobre ventas, lo que sugiere la presencia de efectos de sustitución. La adicionalidad estimada alcanza alrededor de 30%, por debajo del 35% de deducción permitido por la ley, lo que indica que una parte del beneficio tributario reemplaza gasto privado preexistente más que generar inversión adicional en la misma magnitud. Este resultado no invalida el instrumento, pero sugiere un margen relevante para mejorar su eficiencia fiscal y su capacidad de inducir inversión adicional.</w:t>
      </w:r>
    </w:p>
    <w:p w14:paraId="069B6C68" w14:textId="10FDDB0C" w:rsidR="7B69D6C6" w:rsidRDefault="7B69D6C6" w:rsidP="7B69D6C6">
      <w:pPr>
        <w:jc w:val="both"/>
        <w:rPr>
          <w:rFonts w:ascii="Arial Narrow" w:hAnsi="Arial Narrow"/>
          <w:sz w:val="22"/>
          <w:szCs w:val="22"/>
          <w:lang w:val="es-CO"/>
        </w:rPr>
      </w:pPr>
    </w:p>
    <w:p w14:paraId="5A547CCB" w14:textId="77777777" w:rsidR="0039699F" w:rsidRPr="00012D3F" w:rsidRDefault="7B69D6C6" w:rsidP="0039699F">
      <w:pPr>
        <w:jc w:val="both"/>
        <w:rPr>
          <w:ins w:id="2450" w:author="Usuario invitado" w:date="2026-05-26T20:30:00Z" w16du:dateUtc="2026-05-26T20:30:49Z"/>
          <w:lang w:val="es-ES"/>
          <w:rPrChange w:id="2451" w:author="Gonzalo Castellanos" w:date="2026-05-29T12:04:00Z" w16du:dateUtc="2026-05-29T16:04:00Z">
            <w:rPr>
              <w:ins w:id="2452" w:author="Usuario invitado" w:date="2026-05-26T20:30:00Z" w16du:dateUtc="2026-05-26T20:30:49Z"/>
            </w:rPr>
          </w:rPrChange>
        </w:rPr>
      </w:pPr>
      <w:r w:rsidRPr="7B69D6C6">
        <w:rPr>
          <w:rFonts w:ascii="Arial Narrow" w:hAnsi="Arial Narrow"/>
          <w:b/>
          <w:bCs/>
          <w:sz w:val="22"/>
          <w:szCs w:val="22"/>
          <w:lang w:val="es-CO"/>
        </w:rPr>
        <w:t>En términos de resultados de innovación, la evidencia es consistente en señalar efectos limitados.</w:t>
      </w:r>
      <w:r w:rsidRPr="7B69D6C6">
        <w:rPr>
          <w:rFonts w:ascii="Arial Narrow" w:hAnsi="Arial Narrow"/>
          <w:sz w:val="22"/>
          <w:szCs w:val="22"/>
          <w:lang w:val="es-CO"/>
        </w:rPr>
        <w:t xml:space="preserve"> No se observan impactos estadísticamente significativos en el número de solicitudes de patentes ni en la calidad de los productos o servicios. Estos resultados indican que el incentivo moviliza actividades de I+D, pero no garantiza, por sí solo, mejores resultados de innovación, lo que es coherente con un instrumento enfocado exclusivamente en la etapa de investigación y desarrollo.</w:t>
      </w:r>
    </w:p>
    <w:p w14:paraId="3BFB59E7" w14:textId="1F7B2B93" w:rsidR="7B69D6C6" w:rsidRDefault="7B69D6C6" w:rsidP="7B69D6C6">
      <w:pPr>
        <w:jc w:val="both"/>
        <w:rPr>
          <w:rFonts w:ascii="Arial Narrow" w:hAnsi="Arial Narrow"/>
          <w:sz w:val="22"/>
          <w:szCs w:val="22"/>
          <w:lang w:val="es-CO"/>
        </w:rPr>
      </w:pPr>
    </w:p>
    <w:p w14:paraId="76446729" w14:textId="77777777" w:rsidR="0039699F" w:rsidRPr="00012D3F" w:rsidRDefault="7B69D6C6" w:rsidP="0039699F">
      <w:pPr>
        <w:jc w:val="both"/>
        <w:rPr>
          <w:ins w:id="2453" w:author="Usuario invitado" w:date="2026-05-26T20:30:00Z" w16du:dateUtc="2026-05-26T20:30:48Z"/>
          <w:lang w:val="es-ES"/>
          <w:rPrChange w:id="2454" w:author="Gonzalo Castellanos" w:date="2026-05-29T12:04:00Z" w16du:dateUtc="2026-05-29T16:04:00Z">
            <w:rPr>
              <w:ins w:id="2455" w:author="Usuario invitado" w:date="2026-05-26T20:30:00Z" w16du:dateUtc="2026-05-26T20:30:48Z"/>
            </w:rPr>
          </w:rPrChange>
        </w:rPr>
      </w:pPr>
      <w:r w:rsidRPr="7B69D6C6">
        <w:rPr>
          <w:rFonts w:ascii="Arial Narrow" w:hAnsi="Arial Narrow"/>
          <w:b/>
          <w:bCs/>
          <w:sz w:val="22"/>
          <w:szCs w:val="22"/>
          <w:lang w:val="es-CO"/>
        </w:rPr>
        <w:t>Desde la gestión y la implementación, el caso chileno muestra que la información generada por el propio funcionamiento del instrumento constituye un activo central de la política pública.</w:t>
      </w:r>
      <w:r w:rsidRPr="7B69D6C6">
        <w:rPr>
          <w:rFonts w:ascii="Arial Narrow" w:hAnsi="Arial Narrow"/>
          <w:sz w:val="22"/>
          <w:szCs w:val="22"/>
          <w:lang w:val="es-CO"/>
        </w:rPr>
        <w:t xml:space="preserve"> Más allá del mandato formal de certificación y control, CORFO ha desarrollado capacidades de asistencia e inteligencia de negocios orientadas a analizar y disponer de los datos asociados al uso del incentivo, dentro de los resguardos de confidencialidad. Esta aproximación reconoce que el conocimiento es un bien que genera externalidades positivas y permite que la academia, las empresas y los diseñadores de política tomen decisiones mejor informadas. La generación y uso sistemático de información amplía así el valor del instrumento fortaleciendo el aprendizaje del sistema de innovación.</w:t>
      </w:r>
    </w:p>
    <w:p w14:paraId="0DCD7F89" w14:textId="0A14AA4B" w:rsidR="7B69D6C6" w:rsidRDefault="7B69D6C6" w:rsidP="7B69D6C6">
      <w:pPr>
        <w:jc w:val="both"/>
        <w:rPr>
          <w:rFonts w:ascii="Arial Narrow" w:hAnsi="Arial Narrow"/>
          <w:sz w:val="22"/>
          <w:szCs w:val="22"/>
          <w:lang w:val="es-CO"/>
        </w:rPr>
      </w:pPr>
    </w:p>
    <w:p w14:paraId="393693EB" w14:textId="77777777" w:rsidR="0039699F" w:rsidRPr="00012D3F" w:rsidRDefault="7B69D6C6" w:rsidP="0039699F">
      <w:pPr>
        <w:jc w:val="both"/>
        <w:rPr>
          <w:ins w:id="2456" w:author="Usuario invitado" w:date="2026-05-26T20:30:00Z" w16du:dateUtc="2026-05-26T20:30:46Z"/>
          <w:lang w:val="es-ES"/>
          <w:rPrChange w:id="2457" w:author="Gonzalo Castellanos" w:date="2026-05-29T12:04:00Z" w16du:dateUtc="2026-05-29T16:04:00Z">
            <w:rPr>
              <w:ins w:id="2458" w:author="Usuario invitado" w:date="2026-05-26T20:30:00Z" w16du:dateUtc="2026-05-26T20:30:46Z"/>
            </w:rPr>
          </w:rPrChange>
        </w:rPr>
      </w:pPr>
      <w:r w:rsidRPr="7B69D6C6">
        <w:rPr>
          <w:rFonts w:ascii="Arial Narrow" w:hAnsi="Arial Narrow"/>
          <w:b/>
          <w:bCs/>
          <w:sz w:val="22"/>
          <w:szCs w:val="22"/>
          <w:lang w:val="es-CO"/>
        </w:rPr>
        <w:t xml:space="preserve">En una mirada de mediano plazo, la experiencia acumulada sugiere distinguir entre mejoras de carácter operativo y posibles actualizaciones legislativas. </w:t>
      </w:r>
      <w:r w:rsidRPr="7B69D6C6">
        <w:rPr>
          <w:rFonts w:ascii="Arial Narrow" w:hAnsi="Arial Narrow"/>
          <w:sz w:val="22"/>
          <w:szCs w:val="22"/>
          <w:lang w:val="es-CO"/>
        </w:rPr>
        <w:t>Tras más de quince años de funcionamiento y una modificación relevante en 2012, el diseño legal del incentivo ha permitido consolidar capacidades institucionales, pero también abre espacio para revisar ciertos parámetros estructurales. Entre ellos, destaca la posibilidad de ajustar los topes del crédito tributario, de manera coherente con la evolución del esfuerzo en I+D y con el grado en que el incentivo reduce efectivamente el costo después de impuestos de invertir en estas actividades para las empresas.</w:t>
      </w:r>
    </w:p>
    <w:p w14:paraId="2F0262C3" w14:textId="64C2232C" w:rsidR="7B69D6C6" w:rsidRDefault="7B69D6C6" w:rsidP="7B69D6C6">
      <w:pPr>
        <w:jc w:val="both"/>
        <w:rPr>
          <w:rFonts w:ascii="Arial Narrow" w:hAnsi="Arial Narrow"/>
          <w:sz w:val="22"/>
          <w:szCs w:val="22"/>
          <w:lang w:val="es-CO"/>
        </w:rPr>
      </w:pPr>
    </w:p>
    <w:p w14:paraId="7DD57A28" w14:textId="77777777" w:rsidR="0039699F" w:rsidRPr="00012D3F" w:rsidRDefault="7B69D6C6" w:rsidP="0039699F">
      <w:pPr>
        <w:jc w:val="both"/>
        <w:rPr>
          <w:ins w:id="2459" w:author="Usuario invitado" w:date="2026-05-26T20:30:00Z" w16du:dateUtc="2026-05-26T20:30:46Z"/>
          <w:lang w:val="es-ES"/>
          <w:rPrChange w:id="2460" w:author="Gonzalo Castellanos" w:date="2026-05-29T12:04:00Z" w16du:dateUtc="2026-05-29T16:04:00Z">
            <w:rPr>
              <w:ins w:id="2461" w:author="Usuario invitado" w:date="2026-05-26T20:30:00Z" w16du:dateUtc="2026-05-26T20:30:46Z"/>
            </w:rPr>
          </w:rPrChange>
        </w:rPr>
      </w:pPr>
      <w:r w:rsidRPr="7B69D6C6">
        <w:rPr>
          <w:rFonts w:ascii="Arial Narrow" w:hAnsi="Arial Narrow"/>
          <w:b/>
          <w:bCs/>
          <w:sz w:val="22"/>
          <w:szCs w:val="22"/>
          <w:lang w:val="es-CO"/>
        </w:rPr>
        <w:t xml:space="preserve">Al mismo tiempo, la experiencia de implementación recogida en la entrevista muestra que existen amplios márgenes de mejora en el plano operativo, aun sin introducir cambios legales. </w:t>
      </w:r>
      <w:r w:rsidRPr="7B69D6C6">
        <w:rPr>
          <w:rFonts w:ascii="Arial Narrow" w:hAnsi="Arial Narrow"/>
          <w:sz w:val="22"/>
          <w:szCs w:val="22"/>
          <w:lang w:val="es-CO"/>
        </w:rPr>
        <w:t>En particular, se identifican oportunidades para simplificar y estandarizar los procesos de postulación y certificación, reducir la carga administrativa y aclarar criterios técnicos desde etapas tempranas. Estas mejoras permitirían disminuir la alta proporción de solicitudes observadas, mejorar la experiencia de uso del instrumento y reducir la percepción de complejidad, especialmente entre empresas con menor experiencia previa en instrumentos públicos.</w:t>
      </w:r>
    </w:p>
    <w:p w14:paraId="7A2BC913" w14:textId="7D1426BE" w:rsidR="7B69D6C6" w:rsidRDefault="7B69D6C6" w:rsidP="7B69D6C6">
      <w:pPr>
        <w:jc w:val="both"/>
        <w:rPr>
          <w:rFonts w:ascii="Arial Narrow" w:hAnsi="Arial Narrow"/>
          <w:sz w:val="22"/>
          <w:szCs w:val="22"/>
          <w:lang w:val="es-CO"/>
        </w:rPr>
      </w:pPr>
    </w:p>
    <w:p w14:paraId="01BC3DEE" w14:textId="77777777" w:rsidR="0039699F" w:rsidRPr="00776B47" w:rsidRDefault="0039699F" w:rsidP="0039699F">
      <w:pPr>
        <w:jc w:val="both"/>
        <w:rPr>
          <w:rFonts w:ascii="Arial Narrow" w:hAnsi="Arial Narrow"/>
          <w:sz w:val="22"/>
          <w:szCs w:val="22"/>
          <w:lang w:val="es-CO"/>
        </w:rPr>
      </w:pPr>
      <w:r w:rsidRPr="00776B47">
        <w:rPr>
          <w:rFonts w:ascii="Arial Narrow" w:hAnsi="Arial Narrow"/>
          <w:b/>
          <w:bCs/>
          <w:sz w:val="22"/>
          <w:szCs w:val="22"/>
          <w:lang w:val="es-CO"/>
        </w:rPr>
        <w:t xml:space="preserve">Finalmente, la entrevista subraya la importancia de fortalecer la difusión y el aprendizaje a partir de la experiencia, mediante mecanismos más cercanos al tejido productivo. </w:t>
      </w:r>
      <w:r w:rsidRPr="00776B47">
        <w:rPr>
          <w:rFonts w:ascii="Arial Narrow" w:hAnsi="Arial Narrow"/>
          <w:sz w:val="22"/>
          <w:szCs w:val="22"/>
          <w:lang w:val="es-CO"/>
        </w:rPr>
        <w:t>El uso sistemático de estudios de caso de empresas usuarias puede facilitar que las propias experiencias del sector privado actúen como referencia para otras firmas, ampliando el uso efectivo del incentivo. Este proceso de mejora continua no solo fortalece la implementación, sino que también genera información y evidencia útiles para orientar futuras decisiones de política, incluyendo eventuales ajustes legislativos dirigidos a facilitar el ingreso de empresas que realizan I+D pero que actualmente no postulan.</w:t>
      </w:r>
    </w:p>
    <w:sdt>
      <w:sdtPr>
        <w:rPr>
          <w:rFonts w:asciiTheme="minorHAnsi" w:eastAsiaTheme="minorEastAsia" w:hAnsiTheme="minorHAnsi" w:cstheme="minorBidi"/>
          <w:color w:val="auto"/>
          <w:sz w:val="24"/>
          <w:szCs w:val="24"/>
        </w:rPr>
        <w:id w:val="-1934580922"/>
        <w:docPartObj>
          <w:docPartGallery w:val="Bibliographies"/>
          <w:docPartUnique/>
        </w:docPartObj>
      </w:sdtPr>
      <w:sdtEndPr/>
      <w:sdtContent>
        <w:p w14:paraId="2DA08E6E" w14:textId="77777777" w:rsidR="0039699F" w:rsidRPr="00E0191B" w:rsidRDefault="0039699F" w:rsidP="0039699F">
          <w:pPr>
            <w:pStyle w:val="Heading1"/>
            <w:rPr>
              <w:rFonts w:ascii="Arial Narrow" w:hAnsi="Arial Narrow"/>
              <w:sz w:val="22"/>
              <w:szCs w:val="22"/>
              <w:lang w:val="es-CO"/>
            </w:rPr>
          </w:pPr>
          <w:r w:rsidRPr="00E0191B">
            <w:rPr>
              <w:rFonts w:ascii="Arial Narrow" w:hAnsi="Arial Narrow"/>
              <w:sz w:val="22"/>
              <w:szCs w:val="22"/>
              <w:lang w:val="es-CO"/>
            </w:rPr>
            <w:t>References</w:t>
          </w:r>
        </w:p>
        <w:sdt>
          <w:sdtPr>
            <w:rPr>
              <w:rFonts w:ascii="Arial Narrow" w:eastAsia="Times New Roman" w:hAnsi="Arial Narrow" w:cs="Times New Roman"/>
              <w:kern w:val="0"/>
              <w:sz w:val="22"/>
              <w:szCs w:val="22"/>
              <w14:ligatures w14:val="none"/>
            </w:rPr>
            <w:id w:val="321859562"/>
            <w:bibliography/>
          </w:sdtPr>
          <w:sdtEndPr>
            <w:rPr>
              <w:rFonts w:ascii="Times New Roman" w:hAnsi="Times New Roman"/>
              <w:sz w:val="24"/>
              <w:szCs w:val="24"/>
            </w:rPr>
          </w:sdtEndPr>
          <w:sdtContent>
            <w:p w14:paraId="0384E9EF" w14:textId="77777777" w:rsidR="0039699F" w:rsidRPr="00E0191B" w:rsidRDefault="0039699F" w:rsidP="0039699F">
              <w:pPr>
                <w:pStyle w:val="Bibliography"/>
                <w:ind w:left="720" w:hanging="720"/>
                <w:rPr>
                  <w:rFonts w:ascii="Arial Narrow" w:hAnsi="Arial Narrow"/>
                  <w:noProof/>
                  <w:kern w:val="0"/>
                  <w:sz w:val="22"/>
                  <w:szCs w:val="22"/>
                  <w:lang w:val="es-CO"/>
                  <w14:ligatures w14:val="none"/>
                </w:rPr>
              </w:pPr>
              <w:r w:rsidRPr="00E0191B">
                <w:rPr>
                  <w:rFonts w:ascii="Arial Narrow" w:hAnsi="Arial Narrow"/>
                  <w:sz w:val="22"/>
                  <w:szCs w:val="22"/>
                </w:rPr>
                <w:fldChar w:fldCharType="begin"/>
              </w:r>
              <w:r w:rsidRPr="00E0191B">
                <w:rPr>
                  <w:rFonts w:ascii="Arial Narrow" w:hAnsi="Arial Narrow"/>
                  <w:sz w:val="22"/>
                  <w:szCs w:val="22"/>
                  <w:lang w:val="es-CO"/>
                </w:rPr>
                <w:instrText xml:space="preserve"> BIBLIOGRAPHY </w:instrText>
              </w:r>
              <w:r w:rsidRPr="00E0191B">
                <w:rPr>
                  <w:rFonts w:ascii="Arial Narrow" w:hAnsi="Arial Narrow"/>
                  <w:sz w:val="22"/>
                  <w:szCs w:val="22"/>
                </w:rPr>
                <w:fldChar w:fldCharType="separate"/>
              </w:r>
              <w:r w:rsidRPr="00E0191B">
                <w:rPr>
                  <w:rFonts w:ascii="Arial Narrow" w:hAnsi="Arial Narrow"/>
                  <w:noProof/>
                  <w:sz w:val="22"/>
                  <w:szCs w:val="22"/>
                  <w:lang w:val="es-CO"/>
                </w:rPr>
                <w:t xml:space="preserve">BCN, B. d. (27 de Septiembre de 2006). </w:t>
              </w:r>
              <w:r w:rsidRPr="00E0191B">
                <w:rPr>
                  <w:rFonts w:ascii="Arial Narrow" w:hAnsi="Arial Narrow"/>
                  <w:i/>
                  <w:iCs/>
                  <w:noProof/>
                  <w:sz w:val="22"/>
                  <w:szCs w:val="22"/>
                  <w:lang w:val="es-CO"/>
                </w:rPr>
                <w:t>Historia de la Ley N° 20.241. Mensaje en Sesión 93. Legislatura 354.</w:t>
              </w:r>
              <w:r w:rsidRPr="00E0191B">
                <w:rPr>
                  <w:rFonts w:ascii="Arial Narrow" w:hAnsi="Arial Narrow"/>
                  <w:noProof/>
                  <w:sz w:val="22"/>
                  <w:szCs w:val="22"/>
                  <w:lang w:val="es-CO"/>
                </w:rPr>
                <w:t xml:space="preserve"> Obtenido de https://www.bcn.cl/historiadelaley/fileadmin/file_ley/5427/HLD_5427_749a0d2dec7072ac83d52ebf0f2ff393.pdf</w:t>
              </w:r>
            </w:p>
            <w:p w14:paraId="1D0F2362"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CORFO, E. C. (2025). Entrevista sobre Beneficios Tributarios. (B. I. Desarrollo, Entrevistador)</w:t>
              </w:r>
            </w:p>
            <w:p w14:paraId="68CD2ADC"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 xml:space="preserve">InnovaChile - CORFO. (s.f.). </w:t>
              </w:r>
              <w:r w:rsidRPr="00E0191B">
                <w:rPr>
                  <w:rFonts w:ascii="Arial Narrow" w:hAnsi="Arial Narrow"/>
                  <w:i/>
                  <w:iCs/>
                  <w:noProof/>
                  <w:sz w:val="22"/>
                  <w:szCs w:val="22"/>
                  <w:lang w:val="es-CO"/>
                </w:rPr>
                <w:t>Data Innovación</w:t>
              </w:r>
              <w:r w:rsidRPr="00E0191B">
                <w:rPr>
                  <w:rFonts w:ascii="Arial Narrow" w:hAnsi="Arial Narrow"/>
                  <w:noProof/>
                  <w:sz w:val="22"/>
                  <w:szCs w:val="22"/>
                  <w:lang w:val="es-CO"/>
                </w:rPr>
                <w:t>. Obtenido de Data Innovación: https://datainnovacion.cl/sources/html/reports/informe-ley-2024.html</w:t>
              </w:r>
            </w:p>
            <w:p w14:paraId="21F225F8"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rPr>
                <w:t xml:space="preserve">Mardones C, Á. F. (2020). Effect of R&amp;D subsidies and tax credits on the innovative processes of Chilean firms. </w:t>
              </w:r>
              <w:r w:rsidRPr="00E0191B">
                <w:rPr>
                  <w:rFonts w:ascii="Arial Narrow" w:hAnsi="Arial Narrow"/>
                  <w:i/>
                  <w:iCs/>
                  <w:noProof/>
                  <w:sz w:val="22"/>
                  <w:szCs w:val="22"/>
                  <w:lang w:val="es-CO"/>
                </w:rPr>
                <w:t>Academia Revista Latinoamericana de Administracion, 33</w:t>
              </w:r>
              <w:r w:rsidRPr="00E0191B">
                <w:rPr>
                  <w:rFonts w:ascii="Arial Narrow" w:hAnsi="Arial Narrow"/>
                  <w:noProof/>
                  <w:sz w:val="22"/>
                  <w:szCs w:val="22"/>
                  <w:lang w:val="es-CO"/>
                </w:rPr>
                <w:t>, No. 3-4 pp. 517–534. doi:https://doi.org/10.1108/ARLA-08-2020-0181</w:t>
              </w:r>
            </w:p>
            <w:p w14:paraId="61A77215"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 xml:space="preserve">Mardones, C., &amp; Madrid Becerra, N. (2020). </w:t>
              </w:r>
              <w:r w:rsidRPr="00E0191B">
                <w:rPr>
                  <w:rFonts w:ascii="Arial Narrow" w:hAnsi="Arial Narrow"/>
                  <w:noProof/>
                  <w:sz w:val="22"/>
                  <w:szCs w:val="22"/>
                </w:rPr>
                <w:t xml:space="preserve">Ex-post evaluation of the R&amp;D tax incentive law in Chile. </w:t>
              </w:r>
              <w:r w:rsidRPr="00E0191B">
                <w:rPr>
                  <w:rFonts w:ascii="Arial Narrow" w:hAnsi="Arial Narrow"/>
                  <w:i/>
                  <w:iCs/>
                  <w:noProof/>
                  <w:sz w:val="22"/>
                  <w:szCs w:val="22"/>
                  <w:lang w:val="es-CO"/>
                </w:rPr>
                <w:t>Academia Revista Latinoamericana de Administracion, 33</w:t>
              </w:r>
              <w:r w:rsidRPr="00E0191B">
                <w:rPr>
                  <w:rFonts w:ascii="Arial Narrow" w:hAnsi="Arial Narrow"/>
                  <w:noProof/>
                  <w:sz w:val="22"/>
                  <w:szCs w:val="22"/>
                  <w:lang w:val="es-CO"/>
                </w:rPr>
                <w:t>, No. 3-4 pp. 337–359. doi:https://doi.org/10.1108/ARLA-03-2019-0092</w:t>
              </w:r>
            </w:p>
            <w:p w14:paraId="6FD08B68"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 xml:space="preserve">Ministerio de Economía. (02 de 2011). </w:t>
              </w:r>
              <w:r w:rsidRPr="00E0191B">
                <w:rPr>
                  <w:rFonts w:ascii="Arial Narrow" w:hAnsi="Arial Narrow"/>
                  <w:i/>
                  <w:iCs/>
                  <w:noProof/>
                  <w:sz w:val="22"/>
                  <w:szCs w:val="22"/>
                  <w:lang w:val="es-CO"/>
                </w:rPr>
                <w:t>AMPLIACIÓN DEL INCENTIVO TRIBUTARIO A LA INVESTIGACIÓN Y DESARROLLO (I+D).</w:t>
              </w:r>
              <w:r w:rsidRPr="00E0191B">
                <w:rPr>
                  <w:rFonts w:ascii="Arial Narrow" w:hAnsi="Arial Narrow"/>
                  <w:noProof/>
                  <w:sz w:val="22"/>
                  <w:szCs w:val="22"/>
                  <w:lang w:val="es-CO"/>
                </w:rPr>
                <w:t xml:space="preserve"> Obtenido de https://www.economia.gob.cl/wp-content/uploads/2011/02/Presentaci%C3%B3n-Ley-I+D-Prensa.pdf</w:t>
              </w:r>
            </w:p>
            <w:p w14:paraId="2E8117AF"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 xml:space="preserve">Ministerio de Hacienda Dirección de Presupuestos. (19 de 01 de 2022). </w:t>
              </w:r>
              <w:r w:rsidRPr="00E0191B">
                <w:rPr>
                  <w:rFonts w:ascii="Arial Narrow" w:hAnsi="Arial Narrow"/>
                  <w:i/>
                  <w:iCs/>
                  <w:noProof/>
                  <w:sz w:val="22"/>
                  <w:szCs w:val="22"/>
                  <w:lang w:val="es-CO"/>
                </w:rPr>
                <w:t>Informe financiero. Proyecto de Ley que modifica la ley No 20.241 que establece un incentivo tributario a la inversión en investigación y desarrollo.</w:t>
              </w:r>
              <w:r w:rsidRPr="00E0191B">
                <w:rPr>
                  <w:rFonts w:ascii="Arial Narrow" w:hAnsi="Arial Narrow"/>
                  <w:noProof/>
                  <w:sz w:val="22"/>
                  <w:szCs w:val="22"/>
                  <w:lang w:val="es-CO"/>
                </w:rPr>
                <w:t xml:space="preserve"> Obtenido de Mensaje 442-369: https://www.dipres.gob.cl/604/articles-264033_doc_pdf.pdf</w:t>
              </w:r>
            </w:p>
            <w:p w14:paraId="297654A4"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lang w:val="es-CO"/>
                </w:rPr>
                <w:t xml:space="preserve">Mohnen, P., &amp; Olivari, J. (7 de Febrero de 2013). </w:t>
              </w:r>
              <w:r w:rsidRPr="00E0191B">
                <w:rPr>
                  <w:rFonts w:ascii="Arial Narrow" w:hAnsi="Arial Narrow"/>
                  <w:i/>
                  <w:iCs/>
                  <w:noProof/>
                  <w:sz w:val="22"/>
                  <w:szCs w:val="22"/>
                </w:rPr>
                <w:t>The R&amp;D Tax Credit of Chile: A Baseline Study.</w:t>
              </w:r>
              <w:r w:rsidRPr="00E0191B">
                <w:rPr>
                  <w:rFonts w:ascii="Arial Narrow" w:hAnsi="Arial Narrow"/>
                  <w:noProof/>
                  <w:sz w:val="22"/>
                  <w:szCs w:val="22"/>
                </w:rPr>
                <w:t xml:space="preserve"> </w:t>
              </w:r>
              <w:r w:rsidRPr="00E0191B">
                <w:rPr>
                  <w:rFonts w:ascii="Arial Narrow" w:hAnsi="Arial Narrow"/>
                  <w:noProof/>
                  <w:sz w:val="22"/>
                  <w:szCs w:val="22"/>
                  <w:lang w:val="es-CO"/>
                </w:rPr>
                <w:t>Obtenido de https://datainnovacion.cl/sources/pdf/Estudio%20Cr%C3%A9dito%20tributario%20en%20Investigaci%C3%B3n%20y%20Desarrollo%20(2012).pdf</w:t>
              </w:r>
            </w:p>
            <w:p w14:paraId="3B99D6AB" w14:textId="77777777" w:rsidR="0039699F" w:rsidRPr="00E0191B" w:rsidRDefault="0039699F" w:rsidP="0039699F">
              <w:pPr>
                <w:pStyle w:val="Bibliography"/>
                <w:ind w:left="720" w:hanging="720"/>
                <w:rPr>
                  <w:rFonts w:ascii="Arial Narrow" w:hAnsi="Arial Narrow"/>
                  <w:noProof/>
                  <w:sz w:val="22"/>
                  <w:szCs w:val="22"/>
                  <w:lang w:val="es-CO"/>
                </w:rPr>
              </w:pPr>
              <w:r w:rsidRPr="00E0191B">
                <w:rPr>
                  <w:rFonts w:ascii="Arial Narrow" w:hAnsi="Arial Narrow"/>
                  <w:noProof/>
                  <w:sz w:val="22"/>
                  <w:szCs w:val="22"/>
                </w:rPr>
                <w:t xml:space="preserve">Vaca , H. (2021). The Effect of R&amp;D Tax Credits on Output Quality: Evidence from Firms in Chile. </w:t>
              </w:r>
              <w:r w:rsidRPr="00E0191B">
                <w:rPr>
                  <w:rFonts w:ascii="Arial Narrow" w:hAnsi="Arial Narrow"/>
                  <w:i/>
                  <w:iCs/>
                  <w:noProof/>
                  <w:sz w:val="22"/>
                  <w:szCs w:val="22"/>
                  <w:lang w:val="es-CO"/>
                </w:rPr>
                <w:t>Business &amp; Economic Policy, 8</w:t>
              </w:r>
              <w:r w:rsidRPr="00E0191B">
                <w:rPr>
                  <w:rFonts w:ascii="Arial Narrow" w:hAnsi="Arial Narrow"/>
                  <w:noProof/>
                  <w:sz w:val="22"/>
                  <w:szCs w:val="22"/>
                  <w:lang w:val="es-CO"/>
                </w:rPr>
                <w:t>. doi:doi:10.30845/jbep.v8n1p1</w:t>
              </w:r>
            </w:p>
            <w:p w14:paraId="17CD35B7" w14:textId="77777777" w:rsidR="0039699F" w:rsidRDefault="0039699F" w:rsidP="0039699F">
              <w:r w:rsidRPr="00E0191B">
                <w:rPr>
                  <w:rFonts w:ascii="Arial Narrow" w:hAnsi="Arial Narrow"/>
                  <w:b/>
                  <w:bCs/>
                  <w:noProof/>
                  <w:sz w:val="22"/>
                  <w:szCs w:val="22"/>
                </w:rPr>
                <w:fldChar w:fldCharType="end"/>
              </w:r>
            </w:p>
          </w:sdtContent>
        </w:sdt>
      </w:sdtContent>
    </w:sdt>
    <w:p w14:paraId="70388EF4" w14:textId="77777777" w:rsidR="00400599" w:rsidRDefault="00400599" w:rsidP="009105BD">
      <w:pPr>
        <w:rPr>
          <w:lang w:val="es-419"/>
        </w:rPr>
      </w:pPr>
    </w:p>
    <w:p w14:paraId="3866C0D6" w14:textId="15D1E016" w:rsidR="0039699F" w:rsidRDefault="0039699F">
      <w:pPr>
        <w:rPr>
          <w:lang w:val="es-419"/>
        </w:rPr>
      </w:pPr>
      <w:r>
        <w:rPr>
          <w:lang w:val="es-419"/>
        </w:rPr>
        <w:br w:type="page"/>
      </w:r>
    </w:p>
    <w:p w14:paraId="0413CEB8" w14:textId="60EEBA71" w:rsidR="0039699F" w:rsidRDefault="0039699F" w:rsidP="0039699F">
      <w:pPr>
        <w:pStyle w:val="Heading2"/>
        <w:rPr>
          <w:rFonts w:ascii="Arial Narrow" w:hAnsi="Arial Narrow"/>
          <w:b/>
          <w:bCs/>
          <w:color w:val="auto"/>
          <w:lang w:val="es-419"/>
        </w:rPr>
      </w:pPr>
      <w:r w:rsidRPr="00297C63">
        <w:rPr>
          <w:rFonts w:ascii="Arial Narrow" w:hAnsi="Arial Narrow"/>
          <w:b/>
          <w:bCs/>
          <w:color w:val="auto"/>
          <w:lang w:val="es-419"/>
        </w:rPr>
        <w:t>Estudio de caso</w:t>
      </w:r>
      <w:r>
        <w:rPr>
          <w:rFonts w:ascii="Arial Narrow" w:hAnsi="Arial Narrow"/>
          <w:b/>
          <w:bCs/>
          <w:color w:val="auto"/>
          <w:lang w:val="es-419"/>
        </w:rPr>
        <w:t xml:space="preserve"> 6</w:t>
      </w:r>
      <w:r w:rsidRPr="00297C63">
        <w:rPr>
          <w:rFonts w:ascii="Arial Narrow" w:hAnsi="Arial Narrow"/>
          <w:b/>
          <w:bCs/>
          <w:color w:val="auto"/>
          <w:lang w:val="es-419"/>
        </w:rPr>
        <w:t>:</w:t>
      </w:r>
      <w:r>
        <w:rPr>
          <w:rFonts w:ascii="Arial Narrow" w:hAnsi="Arial Narrow"/>
          <w:b/>
          <w:bCs/>
          <w:color w:val="auto"/>
          <w:lang w:val="es-419"/>
        </w:rPr>
        <w:t xml:space="preserve"> </w:t>
      </w:r>
      <w:r w:rsidRPr="00297C63">
        <w:rPr>
          <w:rFonts w:ascii="Arial Narrow" w:hAnsi="Arial Narrow"/>
          <w:b/>
          <w:bCs/>
          <w:color w:val="auto"/>
          <w:lang w:val="es-419"/>
        </w:rPr>
        <w:t xml:space="preserve"> </w:t>
      </w:r>
      <w:r w:rsidR="009E357B">
        <w:rPr>
          <w:rFonts w:ascii="Arial Narrow" w:hAnsi="Arial Narrow"/>
          <w:b/>
          <w:bCs/>
          <w:color w:val="auto"/>
          <w:lang w:val="es-419"/>
        </w:rPr>
        <w:t xml:space="preserve">Colombia - </w:t>
      </w:r>
      <w:r w:rsidR="009E357B" w:rsidRPr="009E357B">
        <w:rPr>
          <w:rFonts w:ascii="Arial Narrow" w:hAnsi="Arial Narrow"/>
          <w:b/>
          <w:bCs/>
          <w:color w:val="auto"/>
          <w:lang w:val="es-419"/>
        </w:rPr>
        <w:t>Beneficios Tributarios</w:t>
      </w:r>
      <w:r w:rsidR="009E357B">
        <w:rPr>
          <w:rFonts w:ascii="Arial Narrow" w:hAnsi="Arial Narrow"/>
          <w:b/>
          <w:bCs/>
          <w:color w:val="auto"/>
          <w:lang w:val="es-419"/>
        </w:rPr>
        <w:t xml:space="preserve"> en CTI</w:t>
      </w:r>
    </w:p>
    <w:p w14:paraId="2F8E605E" w14:textId="77777777" w:rsidR="00032D06" w:rsidRDefault="00032D06" w:rsidP="009105BD">
      <w:pPr>
        <w:rPr>
          <w:lang w:val="es-419"/>
        </w:rPr>
      </w:pPr>
    </w:p>
    <w:p w14:paraId="76ED8282" w14:textId="77777777" w:rsidR="009E357B" w:rsidRPr="00776B47" w:rsidRDefault="009E357B" w:rsidP="009E357B">
      <w:pPr>
        <w:rPr>
          <w:rFonts w:ascii="Arial Narrow" w:hAnsi="Arial Narrow"/>
          <w:b/>
          <w:bCs/>
          <w:sz w:val="22"/>
          <w:szCs w:val="22"/>
          <w:lang w:val="es-CO"/>
        </w:rPr>
      </w:pPr>
      <w:r w:rsidRPr="00776B47">
        <w:rPr>
          <w:rFonts w:ascii="Arial Narrow" w:hAnsi="Arial Narrow"/>
          <w:b/>
          <w:bCs/>
          <w:sz w:val="22"/>
          <w:szCs w:val="22"/>
          <w:lang w:val="es-CO"/>
        </w:rPr>
        <w:t>1. Antecedentes y fundamentos del incentivo tributario a la I+D</w:t>
      </w:r>
    </w:p>
    <w:p w14:paraId="10B4A34D" w14:textId="77777777" w:rsidR="009E357B" w:rsidRPr="00012D3F" w:rsidRDefault="7B69D6C6" w:rsidP="009E357B">
      <w:pPr>
        <w:jc w:val="both"/>
        <w:rPr>
          <w:ins w:id="2462" w:author="Usuario invitado" w:date="2026-05-26T20:55:00Z" w16du:dateUtc="2026-05-26T20:55:24Z"/>
          <w:lang w:val="es-ES"/>
          <w:rPrChange w:id="2463" w:author="Gonzalo Castellanos" w:date="2026-05-29T12:04:00Z" w16du:dateUtc="2026-05-29T16:04:00Z">
            <w:rPr>
              <w:ins w:id="2464" w:author="Usuario invitado" w:date="2026-05-26T20:55:00Z" w16du:dateUtc="2026-05-26T20:55:24Z"/>
            </w:rPr>
          </w:rPrChange>
        </w:rPr>
      </w:pPr>
      <w:r w:rsidRPr="7B69D6C6">
        <w:rPr>
          <w:rFonts w:ascii="Arial Narrow" w:hAnsi="Arial Narrow"/>
          <w:sz w:val="22"/>
          <w:szCs w:val="22"/>
          <w:lang w:val="es-CO"/>
        </w:rPr>
        <w:t>El incentivo tributario a la ciencia, tecnología e innovación en Colombia tiene su origen en las reformas introducidas a comienzos de la década de 1990, cuando el país incorporó por primera vez beneficios fiscales como instrumento para promover la inversión privada en actividades científicas y tecnológicas. Estas disposiciones, que con el tiempo fueron integradas y ajustadas dentro del Estatuto Tributario, respondieron a un diagnóstico temprano de subinversión empresarial en CTI y a la necesidad de corregir fallas de mercado asociadas a la generación y apropiación del conocimiento. Este diagnóstico fue posteriormente retomado, profundizado y formalizado en los documentos CONPES 3834 y 3892, siendo este último una actualización del primero, los cuales sistematizan los fundamentos económicos del instrumento y establecen su fortalecimiento como un componente central de la política pública orientada a incrementar de manera sostenida la inversión privada en ciencia, tecnología e innovación.</w:t>
      </w:r>
    </w:p>
    <w:p w14:paraId="342EBDEB" w14:textId="0B18D70E" w:rsidR="7B69D6C6" w:rsidRDefault="7B69D6C6" w:rsidP="7B69D6C6">
      <w:pPr>
        <w:jc w:val="both"/>
        <w:rPr>
          <w:ins w:id="2465" w:author="Usuario invitado" w:date="2026-05-26T20:55:00Z" w16du:dateUtc="2026-05-26T20:55:24Z"/>
          <w:rFonts w:ascii="Arial Narrow" w:hAnsi="Arial Narrow"/>
          <w:sz w:val="22"/>
          <w:szCs w:val="22"/>
          <w:lang w:val="es-CO"/>
        </w:rPr>
      </w:pPr>
    </w:p>
    <w:p w14:paraId="67B0FDAC" w14:textId="2CA03ACA" w:rsidR="7B69D6C6" w:rsidRDefault="7B69D6C6">
      <w:pPr>
        <w:jc w:val="both"/>
        <w:rPr>
          <w:ins w:id="2466" w:author="Usuario invitado" w:date="2026-05-26T20:55:00Z" w16du:dateUtc="2026-05-26T20:55:04Z"/>
          <w:rFonts w:ascii="Arial Narrow" w:eastAsia="Arial Narrow" w:hAnsi="Arial Narrow" w:cs="Arial Narrow"/>
          <w:sz w:val="22"/>
          <w:szCs w:val="22"/>
          <w:lang w:val="es-CO"/>
        </w:rPr>
        <w:pPrChange w:id="2467" w:author="Usuario invitado" w:date="2026-05-26T20:55:00Z">
          <w:pPr/>
        </w:pPrChange>
      </w:pPr>
      <w:ins w:id="2468" w:author="Usuario invitado" w:date="2026-05-26T20:55:00Z" w16du:dateUtc="2026-05-26T20:55:24Z">
        <w:r w:rsidRPr="7B69D6C6">
          <w:rPr>
            <w:rFonts w:ascii="Arial Narrow" w:eastAsia="Arial Narrow" w:hAnsi="Arial Narrow" w:cs="Arial Narrow"/>
            <w:sz w:val="22"/>
            <w:szCs w:val="22"/>
            <w:lang w:val="es-CO"/>
          </w:rPr>
          <w:t>La necesidad de beneficios tributarios para la CTI se justifica por fallas de mercado que llevan al sector privado a invertir menos de lo socialmente deseable. Esto ocurre porque el conocimiento técnico tiene rasgos de bien público, lo que reduce la apropiación privada de sus retornos, y porque los proyectos de CTI enfrentan altos niveles de riesgo, incertidumbre y asimetrías de información que dificultan el acceso a financiamiento y elevan el costo de capital para las empresas.</w:t>
        </w:r>
      </w:ins>
    </w:p>
    <w:p w14:paraId="52AEF5A8" w14:textId="02CB247E" w:rsidR="7B69D6C6" w:rsidRDefault="7B69D6C6" w:rsidP="7B69D6C6">
      <w:pPr>
        <w:jc w:val="both"/>
        <w:rPr>
          <w:rFonts w:ascii="Arial Narrow" w:hAnsi="Arial Narrow"/>
          <w:sz w:val="22"/>
          <w:szCs w:val="22"/>
          <w:lang w:val="es-CO"/>
        </w:rPr>
      </w:pPr>
    </w:p>
    <w:p w14:paraId="1161688F" w14:textId="77777777" w:rsidR="009E357B" w:rsidRPr="00012D3F" w:rsidRDefault="009E357B" w:rsidP="009E357B">
      <w:pPr>
        <w:jc w:val="both"/>
        <w:rPr>
          <w:ins w:id="2469" w:author="Usuario invitado" w:date="2026-05-26T20:55:00Z" w16du:dateUtc="2026-05-26T20:55:04Z"/>
          <w:lang w:val="es-ES"/>
          <w:rPrChange w:id="2470" w:author="Gonzalo Castellanos" w:date="2026-05-29T12:04:00Z" w16du:dateUtc="2026-05-29T16:04:00Z">
            <w:rPr>
              <w:ins w:id="2471" w:author="Usuario invitado" w:date="2026-05-26T20:55:00Z" w16du:dateUtc="2026-05-26T20:55:04Z"/>
            </w:rPr>
          </w:rPrChange>
        </w:rPr>
      </w:pPr>
      <w:commentRangeStart w:id="2472"/>
      <w:del w:id="2473" w:author="Usuario invitado" w:date="2026-05-26T20:55:00Z" w16du:dateUtc="2026-05-26T20:55:30Z">
        <w:r w:rsidRPr="7B69D6C6" w:rsidDel="7B69D6C6">
          <w:rPr>
            <w:rFonts w:ascii="Arial Narrow" w:hAnsi="Arial Narrow"/>
            <w:sz w:val="22"/>
            <w:szCs w:val="22"/>
            <w:lang w:val="es-CO"/>
          </w:rPr>
          <w:delText xml:space="preserve">De acuerdo con estos documentos de política pública, la necesidad de un instrumento como los beneficios tributarios se fundamenta en la existencia de fallas de mercado que impiden que el sector privado invierta niveles socialmente óptimos en ciencia, tecnología e innovación. En particular, se identifica que el conocimiento técnico presenta características de bien público, lo que limita la apropiación privada de los retornos de la inversión, y que los proyectos de CTI están asociados a altos niveles de riesgo, incertidumbre y asimetrías de información, factores que dificultan el acceso al financiamiento externo y encarecen el costo de capital para las empresas </w:delText>
        </w:r>
      </w:del>
      <w:sdt>
        <w:sdtPr>
          <w:rPr>
            <w:rFonts w:ascii="Arial Narrow" w:hAnsi="Arial Narrow"/>
            <w:sz w:val="22"/>
            <w:szCs w:val="22"/>
            <w:lang w:val="es-CO"/>
          </w:rPr>
          <w:id w:val="2089267335"/>
          <w:citation/>
        </w:sdtPr>
        <w:sdtEndPr/>
        <w:sdtContent>
          <w:r w:rsidRPr="00047B42">
            <w:rPr>
              <w:rFonts w:ascii="Arial Narrow" w:hAnsi="Arial Narrow"/>
              <w:sz w:val="22"/>
              <w:szCs w:val="22"/>
              <w:lang w:val="es-CO"/>
            </w:rPr>
            <w:fldChar w:fldCharType="begin"/>
          </w:r>
          <w:r w:rsidRPr="00047B42">
            <w:rPr>
              <w:rFonts w:ascii="Arial Narrow" w:hAnsi="Arial Narrow"/>
              <w:sz w:val="22"/>
              <w:szCs w:val="22"/>
              <w:lang w:val="es-CO"/>
            </w:rPr>
            <w:instrText xml:space="preserve">CITATION DNP15 \t  \l 1033 </w:instrText>
          </w:r>
          <w:r w:rsidRPr="00047B42">
            <w:rPr>
              <w:rFonts w:ascii="Arial Narrow" w:hAnsi="Arial Narrow"/>
              <w:sz w:val="22"/>
              <w:szCs w:val="22"/>
              <w:lang w:val="es-CO"/>
            </w:rPr>
            <w:fldChar w:fldCharType="separate"/>
          </w:r>
          <w:r w:rsidRPr="0095440B">
            <w:rPr>
              <w:rFonts w:ascii="Arial Narrow" w:hAnsi="Arial Narrow"/>
              <w:noProof/>
              <w:sz w:val="22"/>
              <w:szCs w:val="22"/>
              <w:lang w:val="es-CO"/>
            </w:rPr>
            <w:t>(DNP, 2015)</w:t>
          </w:r>
          <w:r w:rsidRPr="00047B42">
            <w:rPr>
              <w:rFonts w:ascii="Arial Narrow" w:hAnsi="Arial Narrow"/>
              <w:sz w:val="22"/>
              <w:szCs w:val="22"/>
              <w:lang w:val="es-CO"/>
            </w:rPr>
            <w:fldChar w:fldCharType="end"/>
          </w:r>
        </w:sdtContent>
      </w:sdt>
      <w:sdt>
        <w:sdtPr>
          <w:rPr>
            <w:rFonts w:ascii="Arial Narrow" w:hAnsi="Arial Narrow"/>
            <w:sz w:val="22"/>
            <w:szCs w:val="22"/>
            <w:lang w:val="es-CO"/>
          </w:rPr>
          <w:id w:val="-1648270081"/>
          <w:citation/>
        </w:sdtPr>
        <w:sdtEndPr/>
        <w:sdtContent>
          <w:r w:rsidRPr="00047B42">
            <w:rPr>
              <w:rFonts w:ascii="Arial Narrow" w:hAnsi="Arial Narrow"/>
              <w:sz w:val="22"/>
              <w:szCs w:val="22"/>
              <w:lang w:val="es-CO"/>
            </w:rPr>
            <w:fldChar w:fldCharType="begin"/>
          </w:r>
          <w:r w:rsidRPr="00047B42">
            <w:rPr>
              <w:rFonts w:ascii="Arial Narrow" w:hAnsi="Arial Narrow"/>
              <w:sz w:val="22"/>
              <w:szCs w:val="22"/>
              <w:lang w:val="es-CO"/>
            </w:rPr>
            <w:instrText xml:space="preserve">CITATION DNP17 \t  \l 1033 </w:instrText>
          </w:r>
          <w:r w:rsidRPr="00047B42">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2017)</w:t>
          </w:r>
          <w:r w:rsidRPr="00047B42">
            <w:rPr>
              <w:rFonts w:ascii="Arial Narrow" w:hAnsi="Arial Narrow"/>
              <w:sz w:val="22"/>
              <w:szCs w:val="22"/>
              <w:lang w:val="es-CO"/>
            </w:rPr>
            <w:fldChar w:fldCharType="end"/>
          </w:r>
        </w:sdtContent>
      </w:sdt>
      <w:r w:rsidRPr="00047B42">
        <w:rPr>
          <w:rFonts w:ascii="Arial Narrow" w:hAnsi="Arial Narrow"/>
          <w:sz w:val="22"/>
          <w:szCs w:val="22"/>
          <w:lang w:val="es-CO"/>
        </w:rPr>
        <w:t xml:space="preserve">. </w:t>
      </w:r>
      <w:commentRangeEnd w:id="2472"/>
      <w:r w:rsidRPr="00012D3F">
        <w:rPr>
          <w:rStyle w:val="CommentReference"/>
          <w:sz w:val="24"/>
          <w:szCs w:val="24"/>
          <w:lang w:val="es-ES"/>
          <w:rPrChange w:id="2474" w:author="Gonzalo Castellanos" w:date="2026-05-29T12:04:00Z" w16du:dateUtc="2026-05-29T16:04:00Z">
            <w:rPr>
              <w:rStyle w:val="CommentReference"/>
              <w:sz w:val="24"/>
              <w:szCs w:val="24"/>
            </w:rPr>
          </w:rPrChange>
        </w:rPr>
        <w:commentReference w:id="2472"/>
      </w:r>
    </w:p>
    <w:p w14:paraId="638EED9B" w14:textId="2C90A904" w:rsidR="7B69D6C6" w:rsidRDefault="7B69D6C6" w:rsidP="7B69D6C6">
      <w:pPr>
        <w:jc w:val="both"/>
        <w:rPr>
          <w:rFonts w:ascii="Arial Narrow" w:hAnsi="Arial Narrow"/>
          <w:sz w:val="22"/>
          <w:szCs w:val="22"/>
          <w:lang w:val="es-CO"/>
        </w:rPr>
      </w:pPr>
    </w:p>
    <w:p w14:paraId="222DFC93" w14:textId="77777777" w:rsidR="009E357B" w:rsidRPr="00012D3F" w:rsidRDefault="009E357B" w:rsidP="009E357B">
      <w:pPr>
        <w:jc w:val="both"/>
        <w:rPr>
          <w:ins w:id="2475" w:author="Usuario invitado" w:date="2026-05-26T20:55:00Z" w16du:dateUtc="2026-05-26T20:55:05Z"/>
          <w:lang w:val="es-ES"/>
          <w:rPrChange w:id="2476" w:author="Gonzalo Castellanos" w:date="2026-05-29T12:04:00Z" w16du:dateUtc="2026-05-29T16:04:00Z">
            <w:rPr>
              <w:ins w:id="2477" w:author="Usuario invitado" w:date="2026-05-26T20:55:00Z" w16du:dateUtc="2026-05-26T20:55:05Z"/>
            </w:rPr>
          </w:rPrChange>
        </w:rPr>
      </w:pPr>
      <w:r w:rsidRPr="00047B42">
        <w:rPr>
          <w:rFonts w:ascii="Arial Narrow" w:hAnsi="Arial Narrow"/>
          <w:sz w:val="22"/>
          <w:szCs w:val="22"/>
          <w:lang w:val="es-CO"/>
        </w:rPr>
        <w:t xml:space="preserve">Este diagnóstico estructural se reflejaba, al momento de la formulación de la política, en niveles particularmente bajos de inversión privada en investigación y desarrollo. De acuerdo con los documentos de política CONPES, la inversión privada en I+D en Colombia alcanzaba apenas el 0,06% del PIB, un nivel insuficiente para sostener una estrategia de desarrollo basada en innovación y competitividad. En este contexto, los beneficios tributarios se concibieron como un mecanismo de financiamiento público indirecto orientado a reducir el costo efectivo de invertir en CTI y a complementar los instrumentos de financiamiento directo existentes </w:t>
      </w:r>
      <w:sdt>
        <w:sdtPr>
          <w:rPr>
            <w:rFonts w:ascii="Arial Narrow" w:hAnsi="Arial Narrow"/>
            <w:sz w:val="22"/>
            <w:szCs w:val="22"/>
            <w:lang w:val="es-CO"/>
          </w:rPr>
          <w:id w:val="-512144558"/>
          <w:citation/>
        </w:sdtPr>
        <w:sdtEndPr/>
        <w:sdtContent>
          <w:r w:rsidRPr="00047B42">
            <w:rPr>
              <w:rFonts w:ascii="Arial Narrow" w:hAnsi="Arial Narrow"/>
              <w:sz w:val="22"/>
              <w:szCs w:val="22"/>
              <w:lang w:val="es-CO"/>
            </w:rPr>
            <w:fldChar w:fldCharType="begin"/>
          </w:r>
          <w:r w:rsidRPr="00047B42">
            <w:rPr>
              <w:rFonts w:ascii="Arial Narrow" w:hAnsi="Arial Narrow"/>
              <w:sz w:val="22"/>
              <w:szCs w:val="22"/>
              <w:lang w:val="es-CO"/>
            </w:rPr>
            <w:instrText xml:space="preserve">CITATION DNP15 \t  \l 1033 </w:instrText>
          </w:r>
          <w:r w:rsidRPr="00047B42">
            <w:rPr>
              <w:rFonts w:ascii="Arial Narrow" w:hAnsi="Arial Narrow"/>
              <w:sz w:val="22"/>
              <w:szCs w:val="22"/>
              <w:lang w:val="es-CO"/>
            </w:rPr>
            <w:fldChar w:fldCharType="separate"/>
          </w:r>
          <w:r w:rsidRPr="0095440B">
            <w:rPr>
              <w:rFonts w:ascii="Arial Narrow" w:hAnsi="Arial Narrow"/>
              <w:noProof/>
              <w:sz w:val="22"/>
              <w:szCs w:val="22"/>
              <w:lang w:val="es-CO"/>
            </w:rPr>
            <w:t>(DNP, 2015)</w:t>
          </w:r>
          <w:r w:rsidRPr="00047B42">
            <w:rPr>
              <w:rFonts w:ascii="Arial Narrow" w:hAnsi="Arial Narrow"/>
              <w:sz w:val="22"/>
              <w:szCs w:val="22"/>
              <w:lang w:val="es-CO"/>
            </w:rPr>
            <w:fldChar w:fldCharType="end"/>
          </w:r>
        </w:sdtContent>
      </w:sdt>
      <w:sdt>
        <w:sdtPr>
          <w:rPr>
            <w:rFonts w:ascii="Arial Narrow" w:hAnsi="Arial Narrow"/>
            <w:sz w:val="22"/>
            <w:szCs w:val="22"/>
            <w:lang w:val="es-CO"/>
          </w:rPr>
          <w:id w:val="91978163"/>
          <w:citation/>
        </w:sdtPr>
        <w:sdtEndPr/>
        <w:sdtContent>
          <w:r w:rsidRPr="00047B42">
            <w:rPr>
              <w:rFonts w:ascii="Arial Narrow" w:hAnsi="Arial Narrow"/>
              <w:sz w:val="22"/>
              <w:szCs w:val="22"/>
              <w:lang w:val="es-CO"/>
            </w:rPr>
            <w:fldChar w:fldCharType="begin"/>
          </w:r>
          <w:r w:rsidRPr="00047B42">
            <w:rPr>
              <w:rFonts w:ascii="Arial Narrow" w:hAnsi="Arial Narrow"/>
              <w:sz w:val="22"/>
              <w:szCs w:val="22"/>
              <w:lang w:val="es-CO"/>
            </w:rPr>
            <w:instrText xml:space="preserve">CITATION DNP17 \t  \l 1033 </w:instrText>
          </w:r>
          <w:r w:rsidRPr="00047B42">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2017)</w:t>
          </w:r>
          <w:r w:rsidRPr="00047B42">
            <w:rPr>
              <w:rFonts w:ascii="Arial Narrow" w:hAnsi="Arial Narrow"/>
              <w:sz w:val="22"/>
              <w:szCs w:val="22"/>
              <w:lang w:val="es-CO"/>
            </w:rPr>
            <w:fldChar w:fldCharType="end"/>
          </w:r>
        </w:sdtContent>
      </w:sdt>
      <w:r w:rsidRPr="00047B42">
        <w:rPr>
          <w:rFonts w:ascii="Arial Narrow" w:hAnsi="Arial Narrow"/>
          <w:sz w:val="22"/>
          <w:szCs w:val="22"/>
          <w:lang w:val="es-CO"/>
        </w:rPr>
        <w:t>.</w:t>
      </w:r>
    </w:p>
    <w:p w14:paraId="28B62988" w14:textId="109C7D20" w:rsidR="7B69D6C6" w:rsidRDefault="7B69D6C6" w:rsidP="7B69D6C6">
      <w:pPr>
        <w:jc w:val="both"/>
        <w:rPr>
          <w:rFonts w:ascii="Arial Narrow" w:hAnsi="Arial Narrow"/>
          <w:sz w:val="22"/>
          <w:szCs w:val="22"/>
          <w:lang w:val="es-CO"/>
        </w:rPr>
      </w:pPr>
    </w:p>
    <w:p w14:paraId="593F4F92" w14:textId="77777777" w:rsidR="009E357B" w:rsidRPr="00776B47" w:rsidRDefault="009E357B" w:rsidP="009E357B">
      <w:pPr>
        <w:jc w:val="both"/>
        <w:rPr>
          <w:rFonts w:ascii="Arial Narrow" w:hAnsi="Arial Narrow"/>
          <w:sz w:val="22"/>
          <w:szCs w:val="22"/>
          <w:lang w:val="es-CO"/>
        </w:rPr>
      </w:pPr>
      <w:r w:rsidRPr="00047B42">
        <w:rPr>
          <w:rFonts w:ascii="Arial Narrow" w:hAnsi="Arial Narrow"/>
          <w:sz w:val="22"/>
          <w:szCs w:val="22"/>
          <w:lang w:val="es-CO"/>
        </w:rPr>
        <w:t>En respuesta a este escenario, el fortalecimiento del incentivo tributario se planteó con objetivos estratégicos explícitos. Según los CONPES, se esperaba que el instrumento contribuyera a que la inversión nacional en Actividades de Ciencia, Tecnología e Innovación alcanzara el 1% del PIB, que la participación del sector privado aumentara</w:t>
      </w:r>
      <w:r w:rsidRPr="00D82CCC">
        <w:rPr>
          <w:rFonts w:ascii="Arial Narrow" w:hAnsi="Arial Narrow"/>
          <w:sz w:val="22"/>
          <w:szCs w:val="22"/>
          <w:lang w:val="es-CO"/>
        </w:rPr>
        <w:t xml:space="preserve"> hasta representar el 50% de dicha inversión y que se generara un efecto de apalancamiento significativo a partir de la renuncia fiscal. Adicionalmente, se buscaba ampliar la base de empresas innovadoras, mejorar el uso del cupo fiscal asignado y apoyar la incorporación de conocimiento en los procesos productivos, como condición para fortalecer la competitividad empresarial</w:t>
      </w:r>
      <w:r>
        <w:rPr>
          <w:rFonts w:ascii="Arial Narrow" w:hAnsi="Arial Narrow"/>
          <w:sz w:val="22"/>
          <w:szCs w:val="22"/>
          <w:lang w:val="es-CO"/>
        </w:rPr>
        <w:t xml:space="preserve"> </w:t>
      </w:r>
      <w:sdt>
        <w:sdtPr>
          <w:rPr>
            <w:rFonts w:ascii="Arial Narrow" w:hAnsi="Arial Narrow"/>
            <w:sz w:val="22"/>
            <w:szCs w:val="22"/>
            <w:lang w:val="es-CO"/>
          </w:rPr>
          <w:id w:val="-273175137"/>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DNP15 \t  \l 1033 </w:instrText>
          </w:r>
          <w:r>
            <w:rPr>
              <w:rFonts w:ascii="Arial Narrow" w:hAnsi="Arial Narrow"/>
              <w:sz w:val="22"/>
              <w:szCs w:val="22"/>
              <w:lang w:val="es-CO"/>
            </w:rPr>
            <w:fldChar w:fldCharType="separate"/>
          </w:r>
          <w:r w:rsidRPr="0095440B">
            <w:rPr>
              <w:rFonts w:ascii="Arial Narrow" w:hAnsi="Arial Narrow"/>
              <w:noProof/>
              <w:sz w:val="22"/>
              <w:szCs w:val="22"/>
              <w:lang w:val="es-CO"/>
            </w:rPr>
            <w:t>(DNP, 2015)</w:t>
          </w:r>
          <w:r>
            <w:rPr>
              <w:rFonts w:ascii="Arial Narrow" w:hAnsi="Arial Narrow"/>
              <w:sz w:val="22"/>
              <w:szCs w:val="22"/>
              <w:lang w:val="es-CO"/>
            </w:rPr>
            <w:fldChar w:fldCharType="end"/>
          </w:r>
        </w:sdtContent>
      </w:sdt>
      <w:sdt>
        <w:sdtPr>
          <w:rPr>
            <w:rFonts w:ascii="Arial Narrow" w:hAnsi="Arial Narrow"/>
            <w:sz w:val="22"/>
            <w:szCs w:val="22"/>
            <w:lang w:val="es-CO"/>
          </w:rPr>
          <w:id w:val="53340141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DNP17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2017)</w:t>
          </w:r>
          <w:r>
            <w:rPr>
              <w:rFonts w:ascii="Arial Narrow" w:hAnsi="Arial Narrow"/>
              <w:sz w:val="22"/>
              <w:szCs w:val="22"/>
              <w:lang w:val="es-CO"/>
            </w:rPr>
            <w:fldChar w:fldCharType="end"/>
          </w:r>
        </w:sdtContent>
      </w:sdt>
      <w:r w:rsidRPr="00472EFA">
        <w:rPr>
          <w:rFonts w:ascii="Arial Narrow" w:hAnsi="Arial Narrow"/>
          <w:sz w:val="22"/>
          <w:szCs w:val="22"/>
          <w:lang w:val="es-CO"/>
        </w:rPr>
        <w:t>.</w:t>
      </w:r>
    </w:p>
    <w:tbl>
      <w:tblPr>
        <w:tblStyle w:val="TableGrid"/>
        <w:tblW w:w="0" w:type="auto"/>
        <w:tblLook w:val="04A0" w:firstRow="1" w:lastRow="0" w:firstColumn="1" w:lastColumn="0" w:noHBand="0" w:noVBand="1"/>
      </w:tblPr>
      <w:tblGrid>
        <w:gridCol w:w="1488"/>
        <w:gridCol w:w="4544"/>
        <w:gridCol w:w="3190"/>
      </w:tblGrid>
      <w:tr w:rsidR="008860A4" w14:paraId="79D0BD96"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tcPr>
          <w:p w14:paraId="6CDC6868" w14:textId="77777777" w:rsidR="009E357B" w:rsidRDefault="009E357B">
            <w:pPr>
              <w:jc w:val="both"/>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Elemento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E9E4BD9" w14:textId="77777777" w:rsidR="009E357B" w:rsidRDefault="009E357B">
            <w:pPr>
              <w:jc w:val="cente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Descripción</w:t>
            </w:r>
          </w:p>
        </w:tc>
      </w:tr>
      <w:tr w:rsidR="008860A4" w14:paraId="363B9F50"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062A10" w14:textId="77777777" w:rsidR="009E357B" w:rsidRDefault="009E357B">
            <w:pP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Nombre del Incentivo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88A57"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xml:space="preserve">Beneficios Tributarios en Ciencia, Tecnología e Innovación – </w:t>
            </w:r>
          </w:p>
          <w:p w14:paraId="34302657"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Artículo 256 del Estatuto Tributario.</w:t>
            </w:r>
          </w:p>
        </w:tc>
      </w:tr>
      <w:tr w:rsidR="008860A4" w:rsidRPr="009F4B48" w14:paraId="05BFB431"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5B9362" w14:textId="77777777" w:rsidR="009E357B" w:rsidRDefault="009E357B">
            <w:pP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Año de Inicio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1EFD7"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Creada el 29 de diciembre de 2016</w:t>
            </w:r>
          </w:p>
          <w:p w14:paraId="02CAF1C3" w14:textId="77777777" w:rsidR="009E357B" w:rsidRDefault="009E357B">
            <w:pPr>
              <w:rPr>
                <w:rFonts w:ascii="Arial Narrow" w:eastAsia="Arial Narrow" w:hAnsi="Arial Narrow" w:cs="Arial Narrow"/>
                <w:sz w:val="20"/>
                <w:szCs w:val="20"/>
                <w:lang w:val="es-CO"/>
              </w:rPr>
            </w:pPr>
          </w:p>
          <w:p w14:paraId="3EA97379"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modificada el 25 de mayo de 2019 y 13 de diciembre de 2022</w:t>
            </w:r>
          </w:p>
        </w:tc>
      </w:tr>
      <w:tr w:rsidR="008860A4" w:rsidRPr="009F4B48" w14:paraId="1C8F4E7B"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06E01" w14:textId="77777777" w:rsidR="009E357B" w:rsidRDefault="009E357B">
            <w:pP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Entidad Ejecutora</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8EAAA"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Ministerio de Ciencia, Tecnología e Innovación</w:t>
            </w:r>
          </w:p>
        </w:tc>
      </w:tr>
      <w:tr w:rsidR="00485651" w14:paraId="7EB9D38D" w14:textId="77777777">
        <w:trPr>
          <w:trHeight w:val="300"/>
        </w:trPr>
        <w:tc>
          <w:tcPr>
            <w:tcW w:w="1488"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C28C8A" w14:textId="77777777" w:rsidR="009E357B" w:rsidRDefault="009E357B">
            <w:pP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Tipo de Incentivo</w:t>
            </w:r>
          </w:p>
        </w:tc>
        <w:tc>
          <w:tcPr>
            <w:tcW w:w="45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966B65"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Crédito Fiscal</w:t>
            </w:r>
          </w:p>
        </w:tc>
        <w:tc>
          <w:tcPr>
            <w:tcW w:w="3190" w:type="dxa"/>
            <w:tcBorders>
              <w:top w:val="nil"/>
              <w:left w:val="single" w:sz="8" w:space="0" w:color="auto"/>
              <w:bottom w:val="single" w:sz="8" w:space="0" w:color="auto"/>
              <w:right w:val="single" w:sz="8" w:space="0" w:color="auto"/>
            </w:tcBorders>
            <w:tcMar>
              <w:left w:w="108" w:type="dxa"/>
              <w:right w:w="108" w:type="dxa"/>
            </w:tcMar>
            <w:vAlign w:val="center"/>
          </w:tcPr>
          <w:p w14:paraId="5FA2AC53"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xml:space="preserve"> </w:t>
            </w:r>
          </w:p>
        </w:tc>
      </w:tr>
      <w:tr w:rsidR="00485651" w14:paraId="07A4991B" w14:textId="77777777">
        <w:trPr>
          <w:trHeight w:val="300"/>
        </w:trPr>
        <w:tc>
          <w:tcPr>
            <w:tcW w:w="1488" w:type="dxa"/>
            <w:vMerge/>
            <w:vAlign w:val="center"/>
          </w:tcPr>
          <w:p w14:paraId="39F5D28A" w14:textId="77777777" w:rsidR="009E357B" w:rsidRDefault="009E357B"/>
        </w:tc>
        <w:tc>
          <w:tcPr>
            <w:tcW w:w="4544" w:type="dxa"/>
            <w:tcBorders>
              <w:top w:val="single" w:sz="8" w:space="0" w:color="auto"/>
              <w:left w:val="nil"/>
              <w:bottom w:val="single" w:sz="8" w:space="0" w:color="auto"/>
              <w:right w:val="single" w:sz="8" w:space="0" w:color="auto"/>
            </w:tcBorders>
            <w:tcMar>
              <w:left w:w="108" w:type="dxa"/>
              <w:right w:w="108" w:type="dxa"/>
            </w:tcMar>
            <w:vAlign w:val="center"/>
          </w:tcPr>
          <w:p w14:paraId="269ADDD0" w14:textId="77777777" w:rsidR="009E357B" w:rsidRDefault="009E357B">
            <w:pPr>
              <w:rPr>
                <w:rFonts w:ascii="Arial Narrow" w:eastAsia="Arial Narrow" w:hAnsi="Arial Narrow" w:cs="Arial Narrow"/>
                <w:sz w:val="20"/>
                <w:szCs w:val="20"/>
                <w:lang w:val="es-419"/>
              </w:rPr>
            </w:pPr>
            <w:r w:rsidRPr="0F8BA49B">
              <w:rPr>
                <w:rFonts w:ascii="Arial Narrow" w:eastAsia="Arial Narrow" w:hAnsi="Arial Narrow" w:cs="Arial Narrow"/>
                <w:sz w:val="20"/>
                <w:szCs w:val="20"/>
                <w:lang w:val="es-419"/>
              </w:rPr>
              <w:t>Descuento Tributario</w:t>
            </w:r>
          </w:p>
        </w:tc>
        <w:tc>
          <w:tcPr>
            <w:tcW w:w="3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3C3AB3"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X</w:t>
            </w:r>
          </w:p>
        </w:tc>
      </w:tr>
      <w:tr w:rsidR="00485651" w14:paraId="34B771F8" w14:textId="77777777">
        <w:trPr>
          <w:trHeight w:val="300"/>
        </w:trPr>
        <w:tc>
          <w:tcPr>
            <w:tcW w:w="1488" w:type="dxa"/>
            <w:vMerge/>
            <w:vAlign w:val="center"/>
          </w:tcPr>
          <w:p w14:paraId="50925D80" w14:textId="77777777" w:rsidR="009E357B" w:rsidRDefault="009E357B"/>
        </w:tc>
        <w:tc>
          <w:tcPr>
            <w:tcW w:w="4544" w:type="dxa"/>
            <w:tcBorders>
              <w:top w:val="single" w:sz="8" w:space="0" w:color="auto"/>
              <w:left w:val="nil"/>
              <w:bottom w:val="single" w:sz="8" w:space="0" w:color="auto"/>
              <w:right w:val="single" w:sz="8" w:space="0" w:color="auto"/>
            </w:tcBorders>
            <w:tcMar>
              <w:left w:w="108" w:type="dxa"/>
              <w:right w:w="108" w:type="dxa"/>
            </w:tcMar>
            <w:vAlign w:val="center"/>
          </w:tcPr>
          <w:p w14:paraId="1A19D649" w14:textId="77777777" w:rsidR="009E357B" w:rsidRDefault="009E357B">
            <w:pPr>
              <w:rPr>
                <w:rFonts w:ascii="Arial Narrow" w:eastAsia="Arial Narrow" w:hAnsi="Arial Narrow" w:cs="Arial Narrow"/>
                <w:sz w:val="20"/>
                <w:szCs w:val="20"/>
                <w:lang w:val="es-419"/>
              </w:rPr>
            </w:pPr>
            <w:r w:rsidRPr="0F8BA49B">
              <w:rPr>
                <w:rFonts w:ascii="Arial Narrow" w:eastAsia="Arial Narrow" w:hAnsi="Arial Narrow" w:cs="Arial Narrow"/>
                <w:sz w:val="20"/>
                <w:szCs w:val="20"/>
                <w:lang w:val="es-419"/>
              </w:rPr>
              <w:t>Deducción (incluida superdeducción)</w:t>
            </w:r>
          </w:p>
        </w:tc>
        <w:tc>
          <w:tcPr>
            <w:tcW w:w="3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E7FBD"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xml:space="preserve"> </w:t>
            </w:r>
          </w:p>
        </w:tc>
      </w:tr>
      <w:tr w:rsidR="00485651" w:rsidRPr="009F4B48" w14:paraId="07480424" w14:textId="77777777">
        <w:trPr>
          <w:trHeight w:val="300"/>
        </w:trPr>
        <w:tc>
          <w:tcPr>
            <w:tcW w:w="1488" w:type="dxa"/>
            <w:vMerge/>
            <w:vAlign w:val="center"/>
          </w:tcPr>
          <w:p w14:paraId="7C9BF7C1" w14:textId="77777777" w:rsidR="009E357B" w:rsidRDefault="009E357B"/>
        </w:tc>
        <w:tc>
          <w:tcPr>
            <w:tcW w:w="4544" w:type="dxa"/>
            <w:tcBorders>
              <w:top w:val="single" w:sz="8" w:space="0" w:color="auto"/>
              <w:left w:val="nil"/>
              <w:bottom w:val="single" w:sz="8" w:space="0" w:color="auto"/>
              <w:right w:val="single" w:sz="8" w:space="0" w:color="auto"/>
            </w:tcBorders>
            <w:tcMar>
              <w:left w:w="108" w:type="dxa"/>
              <w:right w:w="108" w:type="dxa"/>
            </w:tcMar>
            <w:vAlign w:val="center"/>
          </w:tcPr>
          <w:p w14:paraId="067C9DF4" w14:textId="77777777" w:rsidR="009E357B" w:rsidRDefault="009E357B">
            <w:pPr>
              <w:rPr>
                <w:rFonts w:ascii="Arial Narrow" w:eastAsia="Arial Narrow" w:hAnsi="Arial Narrow" w:cs="Arial Narrow"/>
                <w:sz w:val="20"/>
                <w:szCs w:val="20"/>
                <w:lang w:val="es-419"/>
              </w:rPr>
            </w:pPr>
            <w:r w:rsidRPr="0F8BA49B">
              <w:rPr>
                <w:rFonts w:ascii="Arial Narrow" w:eastAsia="Arial Narrow" w:hAnsi="Arial Narrow" w:cs="Arial Narrow"/>
                <w:sz w:val="20"/>
                <w:szCs w:val="20"/>
                <w:lang w:val="es-419"/>
              </w:rPr>
              <w:t>Aceleración de depreciación de activos</w:t>
            </w:r>
          </w:p>
        </w:tc>
        <w:tc>
          <w:tcPr>
            <w:tcW w:w="3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C45043"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xml:space="preserve"> </w:t>
            </w:r>
          </w:p>
        </w:tc>
      </w:tr>
      <w:tr w:rsidR="00485651" w:rsidRPr="009F4B48" w14:paraId="75E45BD9" w14:textId="77777777">
        <w:trPr>
          <w:trHeight w:val="300"/>
        </w:trPr>
        <w:tc>
          <w:tcPr>
            <w:tcW w:w="1488" w:type="dxa"/>
            <w:vMerge/>
            <w:vAlign w:val="center"/>
          </w:tcPr>
          <w:p w14:paraId="70D39ED5" w14:textId="77777777" w:rsidR="009E357B" w:rsidRPr="00BC7D8A" w:rsidRDefault="009E357B">
            <w:pPr>
              <w:rPr>
                <w:lang w:val="es-BO"/>
              </w:rPr>
            </w:pPr>
          </w:p>
        </w:tc>
        <w:tc>
          <w:tcPr>
            <w:tcW w:w="4544" w:type="dxa"/>
            <w:tcBorders>
              <w:top w:val="single" w:sz="8" w:space="0" w:color="auto"/>
              <w:left w:val="nil"/>
              <w:bottom w:val="single" w:sz="8" w:space="0" w:color="auto"/>
              <w:right w:val="single" w:sz="8" w:space="0" w:color="auto"/>
            </w:tcBorders>
            <w:tcMar>
              <w:left w:w="108" w:type="dxa"/>
              <w:right w:w="108" w:type="dxa"/>
            </w:tcMar>
            <w:vAlign w:val="center"/>
          </w:tcPr>
          <w:p w14:paraId="018155B5" w14:textId="77777777" w:rsidR="009E357B" w:rsidRDefault="009E357B">
            <w:pPr>
              <w:rPr>
                <w:rFonts w:ascii="Arial Narrow" w:eastAsia="Arial Narrow" w:hAnsi="Arial Narrow" w:cs="Arial Narrow"/>
                <w:sz w:val="20"/>
                <w:szCs w:val="20"/>
                <w:lang w:val="es-419"/>
              </w:rPr>
            </w:pPr>
            <w:r w:rsidRPr="0F8BA49B">
              <w:rPr>
                <w:rFonts w:ascii="Arial Narrow" w:eastAsia="Arial Narrow" w:hAnsi="Arial Narrow" w:cs="Arial Narrow"/>
                <w:sz w:val="20"/>
                <w:szCs w:val="20"/>
                <w:lang w:val="es-419"/>
              </w:rPr>
              <w:t>Tasas de impuestos preferenciales/reducidas</w:t>
            </w:r>
          </w:p>
        </w:tc>
        <w:tc>
          <w:tcPr>
            <w:tcW w:w="3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C1ABB0"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 xml:space="preserve"> </w:t>
            </w:r>
          </w:p>
        </w:tc>
      </w:tr>
      <w:tr w:rsidR="008860A4" w:rsidRPr="009F4B48" w14:paraId="78519112" w14:textId="77777777">
        <w:trPr>
          <w:trHeight w:val="300"/>
        </w:trPr>
        <w:tc>
          <w:tcPr>
            <w:tcW w:w="1488" w:type="dxa"/>
            <w:tcBorders>
              <w:top w:val="nil"/>
              <w:left w:val="single" w:sz="8" w:space="0" w:color="auto"/>
              <w:bottom w:val="single" w:sz="8" w:space="0" w:color="auto"/>
              <w:right w:val="single" w:sz="8" w:space="0" w:color="auto"/>
            </w:tcBorders>
            <w:tcMar>
              <w:left w:w="108" w:type="dxa"/>
              <w:right w:w="108" w:type="dxa"/>
            </w:tcMar>
            <w:vAlign w:val="center"/>
          </w:tcPr>
          <w:p w14:paraId="54A48220" w14:textId="77777777" w:rsidR="009E357B" w:rsidRDefault="009E357B">
            <w:pPr>
              <w:rPr>
                <w:rFonts w:ascii="Arial Narrow" w:eastAsia="Arial Narrow" w:hAnsi="Arial Narrow" w:cs="Arial Narrow"/>
                <w:b/>
                <w:bCs/>
                <w:sz w:val="20"/>
                <w:szCs w:val="20"/>
                <w:lang w:val="es-CO"/>
              </w:rPr>
            </w:pPr>
            <w:r w:rsidRPr="0F8BA49B">
              <w:rPr>
                <w:rFonts w:ascii="Arial Narrow" w:eastAsia="Arial Narrow" w:hAnsi="Arial Narrow" w:cs="Arial Narrow"/>
                <w:b/>
                <w:bCs/>
                <w:sz w:val="20"/>
                <w:szCs w:val="20"/>
                <w:lang w:val="es-CO"/>
              </w:rPr>
              <w:t>Marco Legal</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20EDDA" w14:textId="77777777" w:rsidR="009E357B" w:rsidRDefault="009E357B">
            <w:pPr>
              <w:rPr>
                <w:rFonts w:ascii="Arial Narrow" w:eastAsia="Arial Narrow" w:hAnsi="Arial Narrow" w:cs="Arial Narrow"/>
                <w:sz w:val="20"/>
                <w:szCs w:val="20"/>
                <w:lang w:val="es-CO"/>
              </w:rPr>
            </w:pPr>
            <w:r w:rsidRPr="0F8BA49B">
              <w:rPr>
                <w:rFonts w:ascii="Arial Narrow" w:eastAsia="Arial Narrow" w:hAnsi="Arial Narrow" w:cs="Arial Narrow"/>
                <w:sz w:val="20"/>
                <w:szCs w:val="20"/>
                <w:lang w:val="es-CO"/>
              </w:rPr>
              <w:t>Ley 1819 de 2016 del 29 de diciembre, modificada por la Ley 1955 de 2019 del 25 de mayo y Ley 2277 del 13 de diciembre de 2022</w:t>
            </w:r>
          </w:p>
        </w:tc>
      </w:tr>
    </w:tbl>
    <w:p w14:paraId="6C374750" w14:textId="77777777" w:rsidR="009E357B" w:rsidRDefault="009E357B" w:rsidP="009E357B">
      <w:pPr>
        <w:jc w:val="both"/>
        <w:rPr>
          <w:rFonts w:ascii="Arial Narrow" w:hAnsi="Arial Narrow"/>
          <w:sz w:val="22"/>
          <w:szCs w:val="22"/>
          <w:lang w:val="es-CO"/>
        </w:rPr>
      </w:pPr>
    </w:p>
    <w:tbl>
      <w:tblPr>
        <w:tblStyle w:val="TableGrid"/>
        <w:tblW w:w="0" w:type="auto"/>
        <w:tblLook w:val="04A0" w:firstRow="1" w:lastRow="0" w:firstColumn="1" w:lastColumn="0" w:noHBand="0" w:noVBand="1"/>
      </w:tblPr>
      <w:tblGrid>
        <w:gridCol w:w="1488"/>
        <w:gridCol w:w="4417"/>
        <w:gridCol w:w="3317"/>
      </w:tblGrid>
      <w:tr w:rsidR="008860A4" w14:paraId="42C3B1F9"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7B7EF"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Elemento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1806A4"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Descripción</w:t>
            </w:r>
          </w:p>
        </w:tc>
      </w:tr>
      <w:tr w:rsidR="008860A4" w14:paraId="4B8B781F"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8F629D"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Nombre del Incentivo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C713F9"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 xml:space="preserve">Beneficios Tributarios en Ciencia, Tecnología e Innovación – </w:t>
            </w:r>
          </w:p>
          <w:p w14:paraId="735629B8"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Artículo 256-1 del Estatuto Tributario.</w:t>
            </w:r>
          </w:p>
        </w:tc>
      </w:tr>
      <w:tr w:rsidR="008860A4" w:rsidRPr="009F4B48" w14:paraId="4AE04409"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C15E7"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Año de Inicio</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31142F"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Creada el 25 de mayo de 2019 y modificada el 13 de diciembre de 2022</w:t>
            </w:r>
          </w:p>
        </w:tc>
      </w:tr>
      <w:tr w:rsidR="008860A4" w:rsidRPr="009F4B48" w14:paraId="474C4192" w14:textId="77777777">
        <w:trPr>
          <w:trHeight w:val="300"/>
        </w:trPr>
        <w:tc>
          <w:tcPr>
            <w:tcW w:w="14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EFBDE"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Entidad Ejecutora</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312B06"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Ministerio de Ciencia, Tecnología e Innovación</w:t>
            </w:r>
          </w:p>
        </w:tc>
      </w:tr>
      <w:tr w:rsidR="00485651" w14:paraId="3E1E44C4" w14:textId="77777777">
        <w:trPr>
          <w:trHeight w:val="300"/>
        </w:trPr>
        <w:tc>
          <w:tcPr>
            <w:tcW w:w="1488"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7C6750"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Tipo de Incentivo</w:t>
            </w:r>
          </w:p>
        </w:tc>
        <w:tc>
          <w:tcPr>
            <w:tcW w:w="44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9449C4"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Crédito Fiscal</w:t>
            </w:r>
          </w:p>
        </w:tc>
        <w:tc>
          <w:tcPr>
            <w:tcW w:w="3317" w:type="dxa"/>
            <w:tcBorders>
              <w:top w:val="nil"/>
              <w:left w:val="single" w:sz="8" w:space="0" w:color="auto"/>
              <w:bottom w:val="single" w:sz="8" w:space="0" w:color="auto"/>
              <w:right w:val="single" w:sz="8" w:space="0" w:color="auto"/>
            </w:tcBorders>
            <w:tcMar>
              <w:left w:w="108" w:type="dxa"/>
              <w:right w:w="108" w:type="dxa"/>
            </w:tcMar>
          </w:tcPr>
          <w:p w14:paraId="61DEDF02" w14:textId="77777777" w:rsidR="009E357B" w:rsidRDefault="009E357B">
            <w:pPr>
              <w:jc w:val="both"/>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X</w:t>
            </w:r>
          </w:p>
        </w:tc>
      </w:tr>
      <w:tr w:rsidR="00485651" w14:paraId="725EF805" w14:textId="77777777">
        <w:trPr>
          <w:trHeight w:val="300"/>
        </w:trPr>
        <w:tc>
          <w:tcPr>
            <w:tcW w:w="1488" w:type="dxa"/>
            <w:vMerge/>
            <w:tcBorders>
              <w:left w:val="single" w:sz="0" w:space="0" w:color="auto"/>
              <w:right w:val="single" w:sz="0" w:space="0" w:color="auto"/>
            </w:tcBorders>
            <w:vAlign w:val="center"/>
          </w:tcPr>
          <w:p w14:paraId="2A40E267" w14:textId="77777777" w:rsidR="009E357B" w:rsidRDefault="009E357B"/>
        </w:tc>
        <w:tc>
          <w:tcPr>
            <w:tcW w:w="4417" w:type="dxa"/>
            <w:tcBorders>
              <w:top w:val="single" w:sz="8" w:space="0" w:color="auto"/>
              <w:left w:val="nil"/>
              <w:bottom w:val="single" w:sz="8" w:space="0" w:color="auto"/>
              <w:right w:val="single" w:sz="8" w:space="0" w:color="auto"/>
            </w:tcBorders>
            <w:tcMar>
              <w:left w:w="108" w:type="dxa"/>
              <w:right w:w="108" w:type="dxa"/>
            </w:tcMar>
            <w:vAlign w:val="center"/>
          </w:tcPr>
          <w:p w14:paraId="163A6309" w14:textId="77777777" w:rsidR="009E357B" w:rsidRDefault="009E357B">
            <w:pPr>
              <w:rPr>
                <w:rFonts w:ascii="Arial Narrow" w:eastAsia="Arial Narrow" w:hAnsi="Arial Narrow" w:cs="Arial Narrow"/>
                <w:sz w:val="22"/>
                <w:szCs w:val="22"/>
                <w:lang w:val="es-419"/>
              </w:rPr>
            </w:pPr>
            <w:r w:rsidRPr="0F8BA49B">
              <w:rPr>
                <w:rFonts w:ascii="Arial Narrow" w:eastAsia="Arial Narrow" w:hAnsi="Arial Narrow" w:cs="Arial Narrow"/>
                <w:sz w:val="22"/>
                <w:szCs w:val="22"/>
                <w:lang w:val="es-419"/>
              </w:rPr>
              <w:t>Deducción (incluida superdeducción)</w:t>
            </w:r>
          </w:p>
        </w:tc>
        <w:tc>
          <w:tcPr>
            <w:tcW w:w="3317" w:type="dxa"/>
            <w:tcBorders>
              <w:top w:val="single" w:sz="8" w:space="0" w:color="auto"/>
              <w:left w:val="single" w:sz="8" w:space="0" w:color="auto"/>
              <w:bottom w:val="single" w:sz="8" w:space="0" w:color="auto"/>
              <w:right w:val="single" w:sz="8" w:space="0" w:color="auto"/>
            </w:tcBorders>
            <w:tcMar>
              <w:left w:w="108" w:type="dxa"/>
              <w:right w:w="108" w:type="dxa"/>
            </w:tcMar>
          </w:tcPr>
          <w:p w14:paraId="58F60D09" w14:textId="77777777" w:rsidR="009E357B" w:rsidRDefault="009E357B">
            <w:pPr>
              <w:jc w:val="both"/>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 xml:space="preserve"> </w:t>
            </w:r>
          </w:p>
        </w:tc>
      </w:tr>
      <w:tr w:rsidR="00485651" w:rsidRPr="009F4B48" w14:paraId="6E7E831E" w14:textId="77777777">
        <w:trPr>
          <w:trHeight w:val="300"/>
        </w:trPr>
        <w:tc>
          <w:tcPr>
            <w:tcW w:w="1488" w:type="dxa"/>
            <w:vMerge/>
            <w:tcBorders>
              <w:left w:val="single" w:sz="0" w:space="0" w:color="auto"/>
              <w:right w:val="single" w:sz="0" w:space="0" w:color="auto"/>
            </w:tcBorders>
            <w:vAlign w:val="center"/>
          </w:tcPr>
          <w:p w14:paraId="405DCB48" w14:textId="77777777" w:rsidR="009E357B" w:rsidRDefault="009E357B"/>
        </w:tc>
        <w:tc>
          <w:tcPr>
            <w:tcW w:w="4417" w:type="dxa"/>
            <w:tcBorders>
              <w:top w:val="single" w:sz="8" w:space="0" w:color="auto"/>
              <w:left w:val="nil"/>
              <w:bottom w:val="single" w:sz="8" w:space="0" w:color="auto"/>
              <w:right w:val="single" w:sz="8" w:space="0" w:color="auto"/>
            </w:tcBorders>
            <w:tcMar>
              <w:left w:w="108" w:type="dxa"/>
              <w:right w:w="108" w:type="dxa"/>
            </w:tcMar>
            <w:vAlign w:val="center"/>
          </w:tcPr>
          <w:p w14:paraId="694C5F8C" w14:textId="77777777" w:rsidR="009E357B" w:rsidRDefault="009E357B">
            <w:pPr>
              <w:rPr>
                <w:rFonts w:ascii="Arial Narrow" w:eastAsia="Arial Narrow" w:hAnsi="Arial Narrow" w:cs="Arial Narrow"/>
                <w:sz w:val="22"/>
                <w:szCs w:val="22"/>
                <w:lang w:val="es-419"/>
              </w:rPr>
            </w:pPr>
            <w:r w:rsidRPr="0F8BA49B">
              <w:rPr>
                <w:rFonts w:ascii="Arial Narrow" w:eastAsia="Arial Narrow" w:hAnsi="Arial Narrow" w:cs="Arial Narrow"/>
                <w:sz w:val="22"/>
                <w:szCs w:val="22"/>
                <w:lang w:val="es-419"/>
              </w:rPr>
              <w:t>Aceleración de depreciación de activos</w:t>
            </w:r>
          </w:p>
        </w:tc>
        <w:tc>
          <w:tcPr>
            <w:tcW w:w="3317" w:type="dxa"/>
            <w:tcBorders>
              <w:top w:val="single" w:sz="8" w:space="0" w:color="auto"/>
              <w:left w:val="single" w:sz="8" w:space="0" w:color="auto"/>
              <w:bottom w:val="single" w:sz="8" w:space="0" w:color="auto"/>
              <w:right w:val="single" w:sz="8" w:space="0" w:color="auto"/>
            </w:tcBorders>
            <w:tcMar>
              <w:left w:w="108" w:type="dxa"/>
              <w:right w:w="108" w:type="dxa"/>
            </w:tcMar>
          </w:tcPr>
          <w:p w14:paraId="31FA6842" w14:textId="77777777" w:rsidR="009E357B" w:rsidRDefault="009E357B">
            <w:pPr>
              <w:jc w:val="both"/>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 xml:space="preserve"> </w:t>
            </w:r>
          </w:p>
        </w:tc>
      </w:tr>
      <w:tr w:rsidR="00485651" w:rsidRPr="009F4B48" w14:paraId="09785C0C" w14:textId="77777777">
        <w:trPr>
          <w:trHeight w:val="300"/>
        </w:trPr>
        <w:tc>
          <w:tcPr>
            <w:tcW w:w="1488" w:type="dxa"/>
            <w:vMerge/>
            <w:tcBorders>
              <w:left w:val="single" w:sz="0" w:space="0" w:color="auto"/>
              <w:bottom w:val="single" w:sz="0" w:space="0" w:color="auto"/>
              <w:right w:val="single" w:sz="0" w:space="0" w:color="auto"/>
            </w:tcBorders>
            <w:vAlign w:val="center"/>
          </w:tcPr>
          <w:p w14:paraId="0678F942" w14:textId="77777777" w:rsidR="009E357B" w:rsidRPr="00BC7D8A" w:rsidRDefault="009E357B">
            <w:pPr>
              <w:rPr>
                <w:lang w:val="es-BO"/>
              </w:rPr>
            </w:pPr>
          </w:p>
        </w:tc>
        <w:tc>
          <w:tcPr>
            <w:tcW w:w="4417" w:type="dxa"/>
            <w:tcBorders>
              <w:top w:val="single" w:sz="8" w:space="0" w:color="auto"/>
              <w:left w:val="nil"/>
              <w:bottom w:val="single" w:sz="8" w:space="0" w:color="auto"/>
              <w:right w:val="single" w:sz="8" w:space="0" w:color="auto"/>
            </w:tcBorders>
            <w:tcMar>
              <w:left w:w="108" w:type="dxa"/>
              <w:right w:w="108" w:type="dxa"/>
            </w:tcMar>
            <w:vAlign w:val="center"/>
          </w:tcPr>
          <w:p w14:paraId="69FF06E8" w14:textId="77777777" w:rsidR="009E357B" w:rsidRDefault="009E357B">
            <w:pPr>
              <w:rPr>
                <w:rFonts w:ascii="Arial Narrow" w:eastAsia="Arial Narrow" w:hAnsi="Arial Narrow" w:cs="Arial Narrow"/>
                <w:sz w:val="22"/>
                <w:szCs w:val="22"/>
                <w:lang w:val="es-419"/>
              </w:rPr>
            </w:pPr>
            <w:r w:rsidRPr="0F8BA49B">
              <w:rPr>
                <w:rFonts w:ascii="Arial Narrow" w:eastAsia="Arial Narrow" w:hAnsi="Arial Narrow" w:cs="Arial Narrow"/>
                <w:sz w:val="22"/>
                <w:szCs w:val="22"/>
                <w:lang w:val="es-419"/>
              </w:rPr>
              <w:t>Tasas de impuestos preferenciales/reducidas</w:t>
            </w:r>
          </w:p>
        </w:tc>
        <w:tc>
          <w:tcPr>
            <w:tcW w:w="3317" w:type="dxa"/>
            <w:tcBorders>
              <w:top w:val="single" w:sz="8" w:space="0" w:color="auto"/>
              <w:left w:val="single" w:sz="8" w:space="0" w:color="auto"/>
              <w:bottom w:val="single" w:sz="8" w:space="0" w:color="auto"/>
              <w:right w:val="single" w:sz="8" w:space="0" w:color="auto"/>
            </w:tcBorders>
            <w:tcMar>
              <w:left w:w="108" w:type="dxa"/>
              <w:right w:w="108" w:type="dxa"/>
            </w:tcMar>
          </w:tcPr>
          <w:p w14:paraId="77B8D961" w14:textId="77777777" w:rsidR="009E357B" w:rsidRDefault="009E357B">
            <w:pPr>
              <w:jc w:val="both"/>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 xml:space="preserve"> </w:t>
            </w:r>
          </w:p>
        </w:tc>
      </w:tr>
      <w:tr w:rsidR="008860A4" w:rsidRPr="009F4B48" w14:paraId="372EBF36" w14:textId="77777777">
        <w:trPr>
          <w:trHeight w:val="60"/>
        </w:trPr>
        <w:tc>
          <w:tcPr>
            <w:tcW w:w="1488" w:type="dxa"/>
            <w:tcBorders>
              <w:top w:val="nil"/>
              <w:left w:val="single" w:sz="8" w:space="0" w:color="auto"/>
              <w:bottom w:val="single" w:sz="8" w:space="0" w:color="auto"/>
              <w:right w:val="single" w:sz="8" w:space="0" w:color="auto"/>
            </w:tcBorders>
            <w:tcMar>
              <w:left w:w="108" w:type="dxa"/>
              <w:right w:w="108" w:type="dxa"/>
            </w:tcMar>
            <w:vAlign w:val="center"/>
          </w:tcPr>
          <w:p w14:paraId="696FEAEF" w14:textId="77777777" w:rsidR="009E357B" w:rsidRDefault="009E357B">
            <w:pPr>
              <w:rPr>
                <w:rFonts w:ascii="Arial Narrow" w:eastAsia="Arial Narrow" w:hAnsi="Arial Narrow" w:cs="Arial Narrow"/>
                <w:b/>
                <w:bCs/>
                <w:sz w:val="22"/>
                <w:szCs w:val="22"/>
                <w:lang w:val="es-CO"/>
              </w:rPr>
            </w:pPr>
            <w:r w:rsidRPr="0F8BA49B">
              <w:rPr>
                <w:rFonts w:ascii="Arial Narrow" w:eastAsia="Arial Narrow" w:hAnsi="Arial Narrow" w:cs="Arial Narrow"/>
                <w:b/>
                <w:bCs/>
                <w:sz w:val="22"/>
                <w:szCs w:val="22"/>
                <w:lang w:val="es-CO"/>
              </w:rPr>
              <w:t>Marco Legal</w:t>
            </w:r>
          </w:p>
        </w:tc>
        <w:tc>
          <w:tcPr>
            <w:tcW w:w="773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4C3F8" w14:textId="77777777" w:rsidR="009E357B" w:rsidRDefault="009E357B">
            <w:pPr>
              <w:rPr>
                <w:rFonts w:ascii="Arial Narrow" w:eastAsia="Arial Narrow" w:hAnsi="Arial Narrow" w:cs="Arial Narrow"/>
                <w:sz w:val="22"/>
                <w:szCs w:val="22"/>
                <w:lang w:val="es-CO"/>
              </w:rPr>
            </w:pPr>
            <w:r w:rsidRPr="0F8BA49B">
              <w:rPr>
                <w:rFonts w:ascii="Arial Narrow" w:eastAsia="Arial Narrow" w:hAnsi="Arial Narrow" w:cs="Arial Narrow"/>
                <w:sz w:val="22"/>
                <w:szCs w:val="22"/>
                <w:lang w:val="es-CO"/>
              </w:rPr>
              <w:t>Ley 1955 de 2019 del 25 de mayo y Ley 2277 del 13 de diciembre de 2022</w:t>
            </w:r>
          </w:p>
        </w:tc>
      </w:tr>
    </w:tbl>
    <w:p w14:paraId="176A4459" w14:textId="77777777" w:rsidR="009E357B" w:rsidRDefault="009E357B" w:rsidP="009E357B">
      <w:pPr>
        <w:jc w:val="both"/>
        <w:rPr>
          <w:rFonts w:ascii="Arial Narrow" w:hAnsi="Arial Narrow"/>
          <w:sz w:val="22"/>
          <w:szCs w:val="22"/>
          <w:lang w:val="es-CO"/>
        </w:rPr>
      </w:pPr>
    </w:p>
    <w:p w14:paraId="62CCD9FB"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2. Diseño y alcance del incentivo tributario a la I+D</w:t>
      </w:r>
    </w:p>
    <w:p w14:paraId="67D34F3E" w14:textId="77777777" w:rsidR="009E357B" w:rsidRPr="00012D3F" w:rsidRDefault="7B69D6C6" w:rsidP="009E357B">
      <w:pPr>
        <w:jc w:val="both"/>
        <w:rPr>
          <w:ins w:id="2478" w:author="Usuario invitado" w:date="2026-05-26T20:55:00Z" w16du:dateUtc="2026-05-26T20:55:38Z"/>
          <w:lang w:val="es-ES"/>
          <w:rPrChange w:id="2479" w:author="Gonzalo Castellanos" w:date="2026-05-29T12:04:00Z" w16du:dateUtc="2026-05-29T16:04:00Z">
            <w:rPr>
              <w:ins w:id="2480" w:author="Usuario invitado" w:date="2026-05-26T20:55:00Z" w16du:dateUtc="2026-05-26T20:55:38Z"/>
            </w:rPr>
          </w:rPrChange>
        </w:rPr>
      </w:pPr>
      <w:r w:rsidRPr="7B69D6C6">
        <w:rPr>
          <w:rFonts w:ascii="Arial Narrow" w:hAnsi="Arial Narrow"/>
          <w:sz w:val="22"/>
          <w:szCs w:val="22"/>
          <w:lang w:val="es-CO"/>
        </w:rPr>
        <w:t>El incentivo en Colombia se estructura a partir de disposiciones incorporadas de manera progresiva en el Estatuto Tributario desde comienzos de la década de 1990, y se consolida en su diseño actual a partir de la reforma tributaria de 2016. Esta reforma introdujo un esquema de descuento tributario específico para inversiones en CTI, posteriormente complementado con mecanismos de crédito fiscal, definiendo las condiciones bajo las cuales las empresas pueden acceder a beneficios tributarios asociados a la ejecución de proyectos certificados como de investigación, desarrollo tecnológico o innovación. El diseño del instrumento se enmarca en la estrategia nacional de CTI y desarrollo productivo, utilizando el sistema tributario como canal para inducir inversión privada en actividades intensivas en conocimiento.</w:t>
      </w:r>
    </w:p>
    <w:p w14:paraId="063B150C" w14:textId="7C3931C7" w:rsidR="7B69D6C6" w:rsidRDefault="7B69D6C6" w:rsidP="7B69D6C6">
      <w:pPr>
        <w:jc w:val="both"/>
        <w:rPr>
          <w:rFonts w:ascii="Arial Narrow" w:hAnsi="Arial Narrow"/>
          <w:sz w:val="22"/>
          <w:szCs w:val="22"/>
          <w:lang w:val="es-CO"/>
        </w:rPr>
      </w:pPr>
    </w:p>
    <w:p w14:paraId="3093EE4B" w14:textId="77777777" w:rsidR="009E357B" w:rsidRPr="00012D3F" w:rsidRDefault="7B69D6C6" w:rsidP="009E357B">
      <w:pPr>
        <w:jc w:val="both"/>
        <w:rPr>
          <w:ins w:id="2481" w:author="Usuario invitado" w:date="2026-05-26T20:55:00Z" w16du:dateUtc="2026-05-26T20:55:40Z"/>
          <w:lang w:val="es-ES"/>
          <w:rPrChange w:id="2482" w:author="Gonzalo Castellanos" w:date="2026-05-29T12:04:00Z" w16du:dateUtc="2026-05-29T16:04:00Z">
            <w:rPr>
              <w:ins w:id="2483" w:author="Usuario invitado" w:date="2026-05-26T20:55:00Z" w16du:dateUtc="2026-05-26T20:55:40Z"/>
            </w:rPr>
          </w:rPrChange>
        </w:rPr>
      </w:pPr>
      <w:r w:rsidRPr="7B69D6C6">
        <w:rPr>
          <w:rFonts w:ascii="Arial Narrow" w:hAnsi="Arial Narrow"/>
          <w:sz w:val="22"/>
          <w:szCs w:val="22"/>
          <w:lang w:val="es-CO"/>
        </w:rPr>
        <w:t>La evolución normativa del instrumento responde a la identificación de barreras operativas y de acceso que limitaban su utilización efectiva. En particular, los ajustes posteriores buscaron ampliar el alcance del beneficio incorporando nuevas modalidades, como el crédito fiscal, y facilitando el acceso de empresas con menor capacidad de absorber el beneficio vía impuesto a la renta. Estas modificaciones reflejan una decisión de política orientada a fortalecer el rol del incentivo como mecanismo de financiamiento público indirecto, complementario a los instrumentos de financiamiento directo existentes, y a mejorar su capacidad para movilizar inversión privada en CTI.</w:t>
      </w:r>
    </w:p>
    <w:p w14:paraId="26BB8251" w14:textId="169BD0AD" w:rsidR="7B69D6C6" w:rsidRDefault="7B69D6C6" w:rsidP="7B69D6C6">
      <w:pPr>
        <w:jc w:val="both"/>
        <w:rPr>
          <w:rFonts w:ascii="Arial Narrow" w:hAnsi="Arial Narrow"/>
          <w:sz w:val="22"/>
          <w:szCs w:val="22"/>
          <w:lang w:val="es-CO"/>
        </w:rPr>
      </w:pPr>
    </w:p>
    <w:p w14:paraId="362974E2" w14:textId="77777777" w:rsidR="009E357B" w:rsidRPr="002B651F" w:rsidRDefault="009E357B" w:rsidP="009E357B">
      <w:pPr>
        <w:jc w:val="both"/>
        <w:rPr>
          <w:rFonts w:ascii="Arial Narrow" w:hAnsi="Arial Narrow"/>
          <w:sz w:val="22"/>
          <w:szCs w:val="22"/>
          <w:lang w:val="es-CO"/>
        </w:rPr>
      </w:pPr>
      <w:r w:rsidRPr="002B651F">
        <w:rPr>
          <w:rFonts w:ascii="Arial Narrow" w:hAnsi="Arial Narrow"/>
          <w:sz w:val="22"/>
          <w:szCs w:val="22"/>
          <w:lang w:val="es-CO"/>
        </w:rPr>
        <w:t>La normativa define como potenciales beneficiari</w:t>
      </w:r>
      <w:r>
        <w:rPr>
          <w:rFonts w:ascii="Arial Narrow" w:hAnsi="Arial Narrow"/>
          <w:sz w:val="22"/>
          <w:szCs w:val="22"/>
          <w:lang w:val="es-CO"/>
        </w:rPr>
        <w:t>a</w:t>
      </w:r>
      <w:r w:rsidRPr="002B651F">
        <w:rPr>
          <w:rFonts w:ascii="Arial Narrow" w:hAnsi="Arial Narrow"/>
          <w:sz w:val="22"/>
          <w:szCs w:val="22"/>
          <w:lang w:val="es-CO"/>
        </w:rPr>
        <w:t>s a las empresas contribuyentes del impuesto sobre la renta que realicen inversiones en proyectos de CTI certificados</w:t>
      </w:r>
      <w:r>
        <w:rPr>
          <w:rFonts w:ascii="Arial Narrow" w:hAnsi="Arial Narrow"/>
          <w:sz w:val="22"/>
          <w:szCs w:val="22"/>
          <w:lang w:val="es-CO"/>
        </w:rPr>
        <w:t>.</w:t>
      </w:r>
      <w:r w:rsidRPr="002B651F">
        <w:rPr>
          <w:rFonts w:ascii="Arial Narrow" w:hAnsi="Arial Narrow"/>
          <w:sz w:val="22"/>
          <w:szCs w:val="22"/>
          <w:lang w:val="es-CO"/>
        </w:rPr>
        <w:t xml:space="preserve"> El diseño no establece restricciones generales por sector económico, territorio o antigüedad de la empresa, manteniendo un principio de neutralidad formal en el acceso al beneficio</w:t>
      </w:r>
      <w:sdt>
        <w:sdtPr>
          <w:rPr>
            <w:rFonts w:ascii="Arial Narrow" w:hAnsi="Arial Narrow"/>
            <w:sz w:val="22"/>
            <w:szCs w:val="22"/>
            <w:lang w:val="es-CO"/>
          </w:rPr>
          <w:id w:val="172055284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DNP15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2015)</w:t>
          </w:r>
          <w:r>
            <w:rPr>
              <w:rFonts w:ascii="Arial Narrow" w:hAnsi="Arial Narrow"/>
              <w:sz w:val="22"/>
              <w:szCs w:val="22"/>
              <w:lang w:val="es-CO"/>
            </w:rPr>
            <w:fldChar w:fldCharType="end"/>
          </w:r>
        </w:sdtContent>
      </w:sdt>
      <w:r w:rsidRPr="002B651F">
        <w:rPr>
          <w:rFonts w:ascii="Arial Narrow" w:hAnsi="Arial Narrow"/>
          <w:sz w:val="22"/>
          <w:szCs w:val="22"/>
          <w:lang w:val="es-CO"/>
        </w:rPr>
        <w:t>. No obstante, incorpora tratamientos diferenciados según el tamaño empresarial a través de distintas modalidades, en particular mediante el crédito fiscal, que prioriza la participación de micro, pequeñas y medianas empresas y permite esquemas de coejecución con empresas de mayor tamaño</w:t>
      </w:r>
      <w:r w:rsidRPr="00C8514E">
        <w:rPr>
          <w:rFonts w:ascii="Arial Narrow" w:hAnsi="Arial Narrow"/>
          <w:sz w:val="22"/>
          <w:szCs w:val="22"/>
          <w:lang w:val="es-CO"/>
        </w:rPr>
        <w:t xml:space="preserve"> </w:t>
      </w:r>
      <w:sdt>
        <w:sdtPr>
          <w:rPr>
            <w:rFonts w:ascii="Arial Narrow" w:hAnsi="Arial Narrow"/>
            <w:sz w:val="22"/>
            <w:szCs w:val="22"/>
            <w:lang w:val="es-CO"/>
          </w:rPr>
          <w:id w:val="37072617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Min19 \t  \l 1033 </w:instrText>
          </w:r>
          <w:r>
            <w:rPr>
              <w:rFonts w:ascii="Arial Narrow" w:hAnsi="Arial Narrow"/>
              <w:sz w:val="22"/>
              <w:szCs w:val="22"/>
              <w:lang w:val="es-CO"/>
            </w:rPr>
            <w:fldChar w:fldCharType="separate"/>
          </w:r>
          <w:r w:rsidRPr="0095440B">
            <w:rPr>
              <w:rFonts w:ascii="Arial Narrow" w:hAnsi="Arial Narrow"/>
              <w:noProof/>
              <w:sz w:val="22"/>
              <w:szCs w:val="22"/>
              <w:lang w:val="es-CO"/>
            </w:rPr>
            <w:t>(MinCiencias, 2019)</w:t>
          </w:r>
          <w:r>
            <w:rPr>
              <w:rFonts w:ascii="Arial Narrow" w:hAnsi="Arial Narrow"/>
              <w:sz w:val="22"/>
              <w:szCs w:val="22"/>
              <w:lang w:val="es-CO"/>
            </w:rPr>
            <w:fldChar w:fldCharType="end"/>
          </w:r>
        </w:sdtContent>
      </w:sdt>
      <w:sdt>
        <w:sdtPr>
          <w:rPr>
            <w:rFonts w:ascii="Arial Narrow" w:hAnsi="Arial Narrow"/>
            <w:sz w:val="22"/>
            <w:szCs w:val="22"/>
            <w:lang w:val="es-CO"/>
          </w:rPr>
          <w:id w:val="-1004356381"/>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Min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(MinCiencias, s.f.)</w:t>
          </w:r>
          <w:r>
            <w:rPr>
              <w:rFonts w:ascii="Arial Narrow" w:hAnsi="Arial Narrow"/>
              <w:sz w:val="22"/>
              <w:szCs w:val="22"/>
              <w:lang w:val="es-CO"/>
            </w:rPr>
            <w:fldChar w:fldCharType="end"/>
          </w:r>
        </w:sdtContent>
      </w:sdt>
      <w:r w:rsidRPr="002B651F">
        <w:rPr>
          <w:rFonts w:ascii="Arial Narrow" w:hAnsi="Arial Narrow"/>
          <w:sz w:val="22"/>
          <w:szCs w:val="22"/>
          <w:lang w:val="es-CO"/>
        </w:rPr>
        <w:t>.</w:t>
      </w:r>
    </w:p>
    <w:p w14:paraId="6F75E06F" w14:textId="77777777" w:rsidR="009E357B" w:rsidRPr="00012D3F" w:rsidRDefault="009E357B" w:rsidP="009E357B">
      <w:pPr>
        <w:jc w:val="both"/>
        <w:rPr>
          <w:ins w:id="2484" w:author="Usuario invitado" w:date="2026-05-26T20:55:00Z" w16du:dateUtc="2026-05-26T20:55:42Z"/>
          <w:lang w:val="es-ES"/>
          <w:rPrChange w:id="2485" w:author="Gonzalo Castellanos" w:date="2026-05-29T12:04:00Z" w16du:dateUtc="2026-05-29T16:04:00Z">
            <w:rPr>
              <w:ins w:id="2486" w:author="Usuario invitado" w:date="2026-05-26T20:55:00Z" w16du:dateUtc="2026-05-26T20:55:42Z"/>
            </w:rPr>
          </w:rPrChange>
        </w:rPr>
      </w:pPr>
      <w:r w:rsidRPr="002B651F">
        <w:rPr>
          <w:rFonts w:ascii="Arial Narrow" w:hAnsi="Arial Narrow"/>
          <w:sz w:val="22"/>
          <w:szCs w:val="22"/>
          <w:lang w:val="es-CO"/>
        </w:rPr>
        <w:t>En cuanto a las actividades elegibles, el incentivo se aplica a proyectos calificados como de investigación, desarrollo tecnológico o innovación, de acuerdo con una tipología oficial que define criterios técnicos para determinar su carácter de CTI</w:t>
      </w:r>
      <w:r>
        <w:rPr>
          <w:rFonts w:ascii="Arial Narrow" w:hAnsi="Arial Narrow"/>
          <w:sz w:val="22"/>
          <w:szCs w:val="22"/>
          <w:lang w:val="es-CO"/>
        </w:rPr>
        <w:t xml:space="preserve"> </w:t>
      </w:r>
      <w:sdt>
        <w:sdtPr>
          <w:rPr>
            <w:rFonts w:ascii="Arial Narrow" w:hAnsi="Arial Narrow"/>
            <w:sz w:val="22"/>
            <w:szCs w:val="22"/>
            <w:lang w:val="es-CO"/>
          </w:rPr>
          <w:id w:val="1248154015"/>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Min \t  \l 1033 </w:instrText>
          </w:r>
          <w:r>
            <w:rPr>
              <w:rFonts w:ascii="Arial Narrow" w:hAnsi="Arial Narrow"/>
              <w:sz w:val="22"/>
              <w:szCs w:val="22"/>
              <w:lang w:val="es-CO"/>
            </w:rPr>
            <w:fldChar w:fldCharType="separate"/>
          </w:r>
          <w:r w:rsidRPr="0095440B">
            <w:rPr>
              <w:rFonts w:ascii="Arial Narrow" w:hAnsi="Arial Narrow"/>
              <w:noProof/>
              <w:sz w:val="22"/>
              <w:szCs w:val="22"/>
              <w:lang w:val="es-CO"/>
            </w:rPr>
            <w:t>(MinCiencias, s.f.)</w:t>
          </w:r>
          <w:r>
            <w:rPr>
              <w:rFonts w:ascii="Arial Narrow" w:hAnsi="Arial Narrow"/>
              <w:sz w:val="22"/>
              <w:szCs w:val="22"/>
              <w:lang w:val="es-CO"/>
            </w:rPr>
            <w:fldChar w:fldCharType="end"/>
          </w:r>
        </w:sdtContent>
      </w:sdt>
      <w:r w:rsidRPr="002B651F">
        <w:rPr>
          <w:rFonts w:ascii="Arial Narrow" w:hAnsi="Arial Narrow"/>
          <w:sz w:val="22"/>
          <w:szCs w:val="22"/>
          <w:lang w:val="es-CO"/>
        </w:rPr>
        <w:t>. Estas definiciones incorporan elementos como la novedad, la incertidumbre tecnológica y los niveles de madurez tecnológica inicial y final. Quedan excluidas actividades rutinarias, de adaptación menor, de carácter comercial o productivo, así como aquellas que no implican generación o aplicación novedosa de conocimiento según los criterios establecidos por la autoridad técnica</w:t>
      </w:r>
      <w:sdt>
        <w:sdtPr>
          <w:rPr>
            <w:rFonts w:ascii="Arial Narrow" w:hAnsi="Arial Narrow"/>
            <w:sz w:val="22"/>
            <w:szCs w:val="22"/>
            <w:lang w:val="es-CO"/>
          </w:rPr>
          <w:id w:val="-885724625"/>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Min25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(MinCiencias, 2025)</w:t>
          </w:r>
          <w:r>
            <w:rPr>
              <w:rFonts w:ascii="Arial Narrow" w:hAnsi="Arial Narrow"/>
              <w:sz w:val="22"/>
              <w:szCs w:val="22"/>
              <w:lang w:val="es-CO"/>
            </w:rPr>
            <w:fldChar w:fldCharType="end"/>
          </w:r>
        </w:sdtContent>
      </w:sdt>
      <w:r w:rsidRPr="002B651F">
        <w:rPr>
          <w:rFonts w:ascii="Arial Narrow" w:hAnsi="Arial Narrow"/>
          <w:sz w:val="22"/>
          <w:szCs w:val="22"/>
          <w:lang w:val="es-CO"/>
        </w:rPr>
        <w:t>.</w:t>
      </w:r>
    </w:p>
    <w:p w14:paraId="43A26E70" w14:textId="6C41C4CA" w:rsidR="7B69D6C6" w:rsidRDefault="7B69D6C6" w:rsidP="7B69D6C6">
      <w:pPr>
        <w:jc w:val="both"/>
        <w:rPr>
          <w:rFonts w:ascii="Arial Narrow" w:hAnsi="Arial Narrow"/>
          <w:sz w:val="22"/>
          <w:szCs w:val="22"/>
          <w:lang w:val="es-CO"/>
        </w:rPr>
      </w:pPr>
    </w:p>
    <w:p w14:paraId="182FF677" w14:textId="77777777" w:rsidR="009E357B" w:rsidRPr="00012D3F" w:rsidRDefault="7B69D6C6" w:rsidP="009E357B">
      <w:pPr>
        <w:jc w:val="both"/>
        <w:rPr>
          <w:ins w:id="2487" w:author="Usuario invitado" w:date="2026-05-26T20:55:00Z" w16du:dateUtc="2026-05-26T20:55:44Z"/>
          <w:lang w:val="es-ES"/>
          <w:rPrChange w:id="2488" w:author="Gonzalo Castellanos" w:date="2026-05-29T12:04:00Z" w16du:dateUtc="2026-05-29T16:04:00Z">
            <w:rPr>
              <w:ins w:id="2489" w:author="Usuario invitado" w:date="2026-05-26T20:55:00Z" w16du:dateUtc="2026-05-26T20:55:44Z"/>
            </w:rPr>
          </w:rPrChange>
        </w:rPr>
      </w:pPr>
      <w:r w:rsidRPr="7B69D6C6">
        <w:rPr>
          <w:rFonts w:ascii="Arial Narrow" w:hAnsi="Arial Narrow"/>
          <w:sz w:val="22"/>
          <w:szCs w:val="22"/>
          <w:lang w:val="es-CO"/>
        </w:rPr>
        <w:t>El diseño del instrumento permite certificar proyectos ejecutados tanto con capacidades internas de la empresa como en articulación con terceros, siempre que los gastos estén directamente asociados a un proyecto certificado. La cobertura del gasto incluye una amplia gama de costos vinculados a la ejecución de proyectos de CTI, tales como infraestructura, equipos, materiales, personal científico y de apoyo, servicios técnicos y tecnológicos, consultorías especializadas, capacitación y gastos relacionados con propiedad intelectual, bajo condiciones y límites definidos en las convocatorias respectivas.</w:t>
      </w:r>
    </w:p>
    <w:p w14:paraId="6BFEEB66" w14:textId="34ACDDD5" w:rsidR="7B69D6C6" w:rsidRDefault="7B69D6C6" w:rsidP="7B69D6C6">
      <w:pPr>
        <w:jc w:val="both"/>
        <w:rPr>
          <w:rFonts w:ascii="Arial Narrow" w:hAnsi="Arial Narrow"/>
          <w:sz w:val="22"/>
          <w:szCs w:val="22"/>
          <w:lang w:val="es-CO"/>
        </w:rPr>
      </w:pPr>
    </w:p>
    <w:p w14:paraId="3F040460" w14:textId="13B20E18" w:rsidR="7B69D6C6" w:rsidRDefault="7B69D6C6" w:rsidP="7B69D6C6">
      <w:pPr>
        <w:jc w:val="both"/>
        <w:rPr>
          <w:ins w:id="2490" w:author="Usuario invitado" w:date="2026-05-26T20:59:00Z" w16du:dateUtc="2026-05-26T20:59:00Z"/>
          <w:rFonts w:ascii="Arial Narrow" w:eastAsia="Arial Narrow" w:hAnsi="Arial Narrow" w:cs="Arial Narrow"/>
          <w:color w:val="303030"/>
          <w:lang w:val="es-CO"/>
          <w:rPrChange w:id="2491" w:author="Usuario invitado" w:date="2026-05-26T20:59:00Z">
            <w:rPr>
              <w:ins w:id="2492" w:author="Usuario invitado" w:date="2026-05-26T20:59:00Z" w16du:dateUtc="2026-05-26T20:59:00Z"/>
              <w:rFonts w:ascii="Arial Narrow" w:eastAsia="Arial Narrow" w:hAnsi="Arial Narrow" w:cs="Arial Narrow"/>
              <w:b/>
              <w:bCs/>
              <w:color w:val="303030"/>
              <w:lang w:val="es-CO"/>
            </w:rPr>
          </w:rPrChange>
        </w:rPr>
      </w:pPr>
      <w:commentRangeStart w:id="2493"/>
      <w:del w:id="2494" w:author="Usuario invitado" w:date="2026-05-26T20:58:00Z" w16du:dateUtc="2026-05-26T20:58:57Z">
        <w:r w:rsidRPr="7B69D6C6" w:rsidDel="7B69D6C6">
          <w:rPr>
            <w:rFonts w:ascii="Arial Narrow" w:hAnsi="Arial Narrow"/>
            <w:sz w:val="22"/>
            <w:szCs w:val="22"/>
            <w:lang w:val="es-CO"/>
          </w:rPr>
          <w:delText>Desde el punto de vista del beneficio tributario, el instrumento combina modalidades diferenciadas. Por una parte, contempla un descuento tributario aplicable contra el impuesto sobre la renta a cargo; por otra, incorpora un crédito fiscal que puede ser utilizado para compensar otros impuestos nacionales y, bajo ciertas condiciones, convertirse en títulos negociables. El diseño establece topes relativos al impuesto a cargo, reglas para el uso de remanentes en periodos posteriores y plazos específicos de vigencia del beneficio, lo que permite su utilización progresiva en proyectos de carácter plurianual.</w:delText>
        </w:r>
      </w:del>
      <w:commentRangeEnd w:id="2493"/>
      <w:r w:rsidRPr="7B69D6C6">
        <w:rPr>
          <w:rStyle w:val="CommentReference"/>
          <w:rFonts w:ascii="Arial Narrow" w:eastAsia="Arial Narrow" w:hAnsi="Arial Narrow" w:cs="Arial Narrow"/>
          <w:color w:val="303030"/>
          <w:sz w:val="24"/>
          <w:szCs w:val="24"/>
          <w:lang w:val="es-CO"/>
        </w:rPr>
        <w:commentReference w:id="2493"/>
      </w:r>
      <w:ins w:id="2495" w:author="Usuario invitado" w:date="2026-05-26T20:58:00Z" w16du:dateUtc="2026-05-26T20:58:57Z">
        <w:r w:rsidRPr="7B69D6C6">
          <w:rPr>
            <w:rFonts w:ascii="Arial Narrow" w:eastAsia="Arial Narrow" w:hAnsi="Arial Narrow" w:cs="Arial Narrow"/>
            <w:color w:val="303030"/>
            <w:lang w:val="es-CO"/>
          </w:rPr>
          <w:t xml:space="preserve"> Desde el punto de vista del beneficio tributario, el instrumento combina modalidades diferenciadas. Por una parte, contempla un descuento tributario del 30% aplicable contra el impuesto sobre la renta a cargo por el valor invertido en proyectos de I+D+i. Este beneficio tiene un tope del 30% del impuesto a pagar en el periodo gravable, pero ofrece flexibilidad al permitir que los excedentes no utilizados se trasladen a las cuatro (4) declaraciones de renta siguientes.</w:t>
        </w:r>
      </w:ins>
    </w:p>
    <w:p w14:paraId="0C9B409C" w14:textId="6F93A693" w:rsidR="7B69D6C6" w:rsidRDefault="7B69D6C6" w:rsidP="7B69D6C6">
      <w:pPr>
        <w:jc w:val="both"/>
        <w:rPr>
          <w:ins w:id="2496" w:author="Usuario invitado" w:date="2026-05-26T20:58:00Z" w16du:dateUtc="2026-05-26T20:58:57Z"/>
          <w:rFonts w:ascii="Arial Narrow" w:eastAsia="Arial Narrow" w:hAnsi="Arial Narrow" w:cs="Arial Narrow"/>
          <w:color w:val="303030"/>
          <w:lang w:val="es-CO"/>
        </w:rPr>
      </w:pPr>
    </w:p>
    <w:p w14:paraId="5CF07346" w14:textId="045432C2" w:rsidR="7B69D6C6" w:rsidRDefault="7B69D6C6">
      <w:pPr>
        <w:jc w:val="both"/>
        <w:rPr>
          <w:ins w:id="2497" w:author="Usuario invitado" w:date="2026-05-26T20:59:00Z" w16du:dateUtc="2026-05-26T20:59:01Z"/>
          <w:rFonts w:ascii="Arial Narrow" w:eastAsia="Arial Narrow" w:hAnsi="Arial Narrow" w:cs="Arial Narrow"/>
          <w:color w:val="303030"/>
          <w:lang w:val="es-CO"/>
          <w:rPrChange w:id="2498" w:author="Usuario invitado" w:date="2026-05-26T20:59:00Z">
            <w:rPr>
              <w:ins w:id="2499" w:author="Usuario invitado" w:date="2026-05-26T20:59:00Z" w16du:dateUtc="2026-05-26T20:59:01Z"/>
              <w:rFonts w:ascii="Arial Narrow" w:eastAsia="Arial Narrow" w:hAnsi="Arial Narrow" w:cs="Arial Narrow"/>
              <w:b/>
              <w:bCs/>
              <w:color w:val="303030"/>
              <w:lang w:val="es-CO"/>
            </w:rPr>
          </w:rPrChange>
        </w:rPr>
        <w:pPrChange w:id="2500" w:author="Usuario invitado" w:date="2026-05-26T20:58:00Z">
          <w:pPr/>
        </w:pPrChange>
      </w:pPr>
      <w:ins w:id="2501" w:author="Usuario invitado" w:date="2026-05-26T20:58:00Z" w16du:dateUtc="2026-05-26T20:58:57Z">
        <w:r w:rsidRPr="7B69D6C6">
          <w:rPr>
            <w:rFonts w:ascii="Arial Narrow" w:eastAsia="Arial Narrow" w:hAnsi="Arial Narrow" w:cs="Arial Narrow"/>
            <w:color w:val="303030"/>
            <w:lang w:val="es-CO"/>
          </w:rPr>
          <w:t>Por otra parte, el sistema incorpora un crédito fiscal equivalente al 50% de la inversión certificada, aplicable para la compensación de otros impuestos nacionales. Este mecanismo está orientado a Micro, Pequeñas y Medianas empresas (MiPymes), aunque las grandes empresas también pueden acceder bajo condiciones específicas del CNBT. Una particularidad del crédito fiscal es que, si el saldo vigente a favor de una MiPyme supera las 1.000 UVT, la empresa puede solicitar su conversión en Títulos de Devolución de Impuestos (TIDIS), los cuales son títulos valores libremente negociables en el mercado.</w:t>
        </w:r>
      </w:ins>
    </w:p>
    <w:p w14:paraId="3980260F" w14:textId="530C9765" w:rsidR="7B69D6C6" w:rsidRDefault="7B69D6C6" w:rsidP="7B69D6C6">
      <w:pPr>
        <w:jc w:val="both"/>
        <w:rPr>
          <w:ins w:id="2502" w:author="Usuario invitado" w:date="2026-05-26T20:58:00Z" w16du:dateUtc="2026-05-26T20:58:57Z"/>
          <w:rFonts w:ascii="Arial Narrow" w:eastAsia="Arial Narrow" w:hAnsi="Arial Narrow" w:cs="Arial Narrow"/>
          <w:color w:val="303030"/>
          <w:lang w:val="es-CO"/>
        </w:rPr>
      </w:pPr>
    </w:p>
    <w:p w14:paraId="2C9B83C4" w14:textId="07651017" w:rsidR="7B69D6C6" w:rsidRDefault="7B69D6C6">
      <w:pPr>
        <w:jc w:val="both"/>
        <w:rPr>
          <w:ins w:id="2503" w:author="Usuario invitado" w:date="2026-05-26T20:58:00Z" w16du:dateUtc="2026-05-26T20:58:57Z"/>
          <w:rFonts w:ascii="Arial Narrow" w:eastAsia="Arial Narrow" w:hAnsi="Arial Narrow" w:cs="Arial Narrow"/>
          <w:color w:val="303030"/>
          <w:lang w:val="es-CO"/>
        </w:rPr>
        <w:pPrChange w:id="2504" w:author="Usuario invitado" w:date="2026-05-26T20:58:00Z">
          <w:pPr/>
        </w:pPrChange>
      </w:pPr>
      <w:ins w:id="2505" w:author="Usuario invitado" w:date="2026-05-26T20:58:00Z" w16du:dateUtc="2026-05-26T20:58:57Z">
        <w:r w:rsidRPr="7B69D6C6">
          <w:rPr>
            <w:rFonts w:ascii="Arial Narrow" w:eastAsia="Arial Narrow" w:hAnsi="Arial Narrow" w:cs="Arial Narrow"/>
            <w:color w:val="303030"/>
            <w:lang w:val="es-CO"/>
          </w:rPr>
          <w:t>El alcance del incentivo se extiende más allá de la inversión directa en proyectos, incluyendo beneficios por la vinculación de personal con título de doctorado, quienes otorgan a la empresa un descuento del 30% (o crédito del 50% en MiPymes) sobre su remuneración. Asimismo, contempla la exención del 100% del IVA en la importación de equipos y elementos para centros de investigación o instituciones educativas, y el tratamiento de los honorarios recibidos por investigadores como ingresos no constitutivos de renta. Finalmente, para proyectos de carácter plurianual, el diseño permite una utilización progresiva del beneficio supeditada a la presentación de informes anuales de ejecución técnica y financiera, asegurando que el incentivo acompañe todo el ciclo de vida de la iniciativa</w:t>
        </w:r>
      </w:ins>
    </w:p>
    <w:p w14:paraId="6D4BE8ED" w14:textId="5E847B97" w:rsidR="7B69D6C6" w:rsidRDefault="7B69D6C6" w:rsidP="7B69D6C6">
      <w:pPr>
        <w:jc w:val="both"/>
        <w:rPr>
          <w:ins w:id="2506" w:author="Usuario invitado" w:date="2026-05-26T20:55:00Z" w16du:dateUtc="2026-05-26T20:55:45Z"/>
          <w:rFonts w:ascii="Arial Narrow" w:hAnsi="Arial Narrow"/>
          <w:sz w:val="22"/>
          <w:szCs w:val="22"/>
          <w:lang w:val="es-CO"/>
        </w:rPr>
      </w:pPr>
    </w:p>
    <w:p w14:paraId="1804CAA2" w14:textId="4658291B" w:rsidR="7B69D6C6" w:rsidRDefault="7B69D6C6" w:rsidP="7B69D6C6">
      <w:pPr>
        <w:jc w:val="both"/>
        <w:rPr>
          <w:rFonts w:ascii="Arial Narrow" w:hAnsi="Arial Narrow"/>
          <w:sz w:val="22"/>
          <w:szCs w:val="22"/>
          <w:lang w:val="es-CO"/>
        </w:rPr>
      </w:pPr>
    </w:p>
    <w:p w14:paraId="70D49B78" w14:textId="77777777" w:rsidR="009E357B" w:rsidRDefault="009E357B" w:rsidP="009E357B">
      <w:pPr>
        <w:jc w:val="both"/>
        <w:rPr>
          <w:rFonts w:ascii="Arial Narrow" w:hAnsi="Arial Narrow"/>
          <w:sz w:val="22"/>
          <w:szCs w:val="22"/>
          <w:lang w:val="es-CO"/>
        </w:rPr>
      </w:pPr>
      <w:r w:rsidRPr="002B651F">
        <w:rPr>
          <w:rFonts w:ascii="Arial Narrow" w:hAnsi="Arial Narrow"/>
          <w:sz w:val="22"/>
          <w:szCs w:val="22"/>
          <w:lang w:val="es-CO"/>
        </w:rPr>
        <w:t>En términos operativos, el incentivo se estructura sobre un esquema de certificación ex ante por proyecto, a través de convocatorias periódicas con cupos fiscales definidos. Este diseño combina un principio de neutralidad sectorial con elementos de focalización y priorización, en función del tamaño de empresa y de criterios establecidos en cada convocatoria. El instrumento no opera como una ventanilla abierta permanente, sino como un mecanismo sujeto a disponibilidad presupuestal y a procesos de calificación técnica, lo que condiciona su alcance efectivo año a año</w:t>
      </w:r>
      <w:r>
        <w:rPr>
          <w:rFonts w:ascii="Arial Narrow" w:hAnsi="Arial Narrow"/>
          <w:sz w:val="22"/>
          <w:szCs w:val="22"/>
          <w:lang w:val="es-CO"/>
        </w:rPr>
        <w:t xml:space="preserve"> </w:t>
      </w:r>
      <w:sdt>
        <w:sdtPr>
          <w:rPr>
            <w:rFonts w:ascii="Arial Narrow" w:hAnsi="Arial Narrow"/>
            <w:sz w:val="22"/>
            <w:szCs w:val="22"/>
            <w:lang w:val="es-CO"/>
          </w:rPr>
          <w:id w:val="1946883419"/>
          <w:citation/>
        </w:sdtPr>
        <w:sdtEndPr/>
        <w:sdtContent>
          <w:r>
            <w:rPr>
              <w:rFonts w:ascii="Arial Narrow" w:hAnsi="Arial Narrow"/>
              <w:sz w:val="22"/>
              <w:szCs w:val="22"/>
              <w:lang w:val="es-CO"/>
            </w:rPr>
            <w:fldChar w:fldCharType="begin"/>
          </w:r>
          <w:r w:rsidRPr="007D6150">
            <w:rPr>
              <w:rFonts w:ascii="Arial Narrow" w:hAnsi="Arial Narrow"/>
              <w:sz w:val="22"/>
              <w:szCs w:val="22"/>
              <w:lang w:val="es-CO"/>
            </w:rPr>
            <w:instrText xml:space="preserve"> CITATION DNP25 \l 1033 </w:instrText>
          </w:r>
          <w:r>
            <w:rPr>
              <w:rFonts w:ascii="Arial Narrow" w:hAnsi="Arial Narrow"/>
              <w:sz w:val="22"/>
              <w:szCs w:val="22"/>
              <w:lang w:val="es-CO"/>
            </w:rPr>
            <w:fldChar w:fldCharType="separate"/>
          </w:r>
          <w:r w:rsidRPr="0095440B">
            <w:rPr>
              <w:rFonts w:ascii="Arial Narrow" w:hAnsi="Arial Narrow"/>
              <w:noProof/>
              <w:sz w:val="22"/>
              <w:szCs w:val="22"/>
              <w:lang w:val="es-CO"/>
            </w:rPr>
            <w:t>(DNP, Evaluación de Impacto del Programa de Beneficios Tributarios sobre el empleo, las patentes y las exportaciones, 2025)</w:t>
          </w:r>
          <w:r>
            <w:rPr>
              <w:rFonts w:ascii="Arial Narrow" w:hAnsi="Arial Narrow"/>
              <w:sz w:val="22"/>
              <w:szCs w:val="22"/>
              <w:lang w:val="es-CO"/>
            </w:rPr>
            <w:fldChar w:fldCharType="end"/>
          </w:r>
        </w:sdtContent>
      </w:sdt>
      <w:r w:rsidRPr="00D66A40">
        <w:rPr>
          <w:rFonts w:ascii="Arial Narrow" w:hAnsi="Arial Narrow"/>
          <w:sz w:val="22"/>
          <w:szCs w:val="22"/>
          <w:lang w:val="es-CO"/>
        </w:rPr>
        <w:t>.</w:t>
      </w:r>
    </w:p>
    <w:p w14:paraId="275D4F98" w14:textId="77777777" w:rsidR="009E357B" w:rsidRDefault="009E357B" w:rsidP="009E357B">
      <w:pPr>
        <w:jc w:val="both"/>
        <w:rPr>
          <w:rFonts w:ascii="Arial Narrow" w:hAnsi="Arial Narrow"/>
          <w:sz w:val="22"/>
          <w:szCs w:val="22"/>
          <w:lang w:val="es-CO"/>
        </w:rPr>
      </w:pPr>
    </w:p>
    <w:p w14:paraId="41C35482" w14:textId="77777777" w:rsidR="009E357B" w:rsidRPr="00776B47" w:rsidRDefault="009E357B" w:rsidP="009E357B">
      <w:pPr>
        <w:jc w:val="both"/>
        <w:rPr>
          <w:rFonts w:ascii="Arial Narrow" w:hAnsi="Arial Narrow"/>
          <w:sz w:val="22"/>
          <w:szCs w:val="22"/>
          <w:lang w:val="es-CO"/>
        </w:rPr>
      </w:pPr>
    </w:p>
    <w:p w14:paraId="7D8DD457"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3. Arreglos institucionales y funcionamiento operativo del incentivo</w:t>
      </w:r>
    </w:p>
    <w:p w14:paraId="45181AFF" w14:textId="77777777" w:rsidR="009E357B" w:rsidRPr="00012D3F" w:rsidRDefault="7B69D6C6" w:rsidP="009E357B">
      <w:pPr>
        <w:jc w:val="both"/>
        <w:rPr>
          <w:ins w:id="2507" w:author="Usuario invitado" w:date="2026-05-26T20:59:00Z" w16du:dateUtc="2026-05-26T20:59:10Z"/>
          <w:lang w:val="es-ES"/>
          <w:rPrChange w:id="2508" w:author="Gonzalo Castellanos" w:date="2026-05-29T12:04:00Z" w16du:dateUtc="2026-05-29T16:04:00Z">
            <w:rPr>
              <w:ins w:id="2509" w:author="Usuario invitado" w:date="2026-05-26T20:59:00Z" w16du:dateUtc="2026-05-26T20:59:10Z"/>
            </w:rPr>
          </w:rPrChange>
        </w:rPr>
      </w:pPr>
      <w:r w:rsidRPr="7B69D6C6">
        <w:rPr>
          <w:rFonts w:ascii="Arial Narrow" w:hAnsi="Arial Narrow"/>
          <w:sz w:val="22"/>
          <w:szCs w:val="22"/>
          <w:lang w:val="es-CO"/>
        </w:rPr>
        <w:t>En Colombia, el incentivo se implementa a través de una arquitectura institucional multiactor, encabezada por el Consejo Nacional de Beneficios Tributarios en Ciencia, Tecnología e Innovación (CNBT), que actúa como órgano rector del instrumento. El CNBT es una instancia colegiada presidida por el Ministerio de Ciencia, Tecnología e Innovación (MinCiencias) e integrada por delegados de los ministerios de Hacienda, Comercio, Tecnologías de la Información y las Comunicaciones, el Departamento Nacional de Planeación y dos expertos en CTI. En este esquema, el CNBT define los criterios de elegibilidad, adopta las decisiones de calificación y aprueba la asignación de los beneficios, mientras que MinCiencias ejerce la Secretaría Técnica, responsable de la gestión operativa y técnica del instrumento. La Dirección de Impuestos y Aduanas Nacionales (DIAN) interviene en la fase ex post, fiscalizando que la aplicación del beneficio en las declaraciones tributarias corresponda a las inversiones certificadas.</w:t>
      </w:r>
    </w:p>
    <w:p w14:paraId="41870E32" w14:textId="0DBADCE6" w:rsidR="7B69D6C6" w:rsidRDefault="7B69D6C6" w:rsidP="7B69D6C6">
      <w:pPr>
        <w:jc w:val="both"/>
        <w:rPr>
          <w:rFonts w:ascii="Arial Narrow" w:hAnsi="Arial Narrow"/>
          <w:sz w:val="22"/>
          <w:szCs w:val="22"/>
          <w:lang w:val="es-CO"/>
        </w:rPr>
      </w:pPr>
    </w:p>
    <w:p w14:paraId="48D0792F" w14:textId="77777777" w:rsidR="009E357B" w:rsidRPr="00012D3F" w:rsidRDefault="009E357B" w:rsidP="009E357B">
      <w:pPr>
        <w:jc w:val="both"/>
        <w:rPr>
          <w:ins w:id="2510" w:author="Usuario invitado" w:date="2026-05-26T20:59:00Z" w16du:dateUtc="2026-05-26T20:59:11Z"/>
          <w:lang w:val="es-ES"/>
          <w:rPrChange w:id="2511" w:author="Gonzalo Castellanos" w:date="2026-05-29T12:04:00Z" w16du:dateUtc="2026-05-29T16:04:00Z">
            <w:rPr>
              <w:ins w:id="2512" w:author="Usuario invitado" w:date="2026-05-26T20:59:00Z" w16du:dateUtc="2026-05-26T20:59:11Z"/>
            </w:rPr>
          </w:rPrChange>
        </w:rPr>
      </w:pPr>
      <w:r>
        <w:rPr>
          <w:rFonts w:ascii="Arial Narrow" w:hAnsi="Arial Narrow"/>
          <w:sz w:val="22"/>
          <w:szCs w:val="22"/>
          <w:lang w:val="es-CO"/>
        </w:rPr>
        <w:t xml:space="preserve">Para su ejecución, debe definirse </w:t>
      </w:r>
      <w:r w:rsidRPr="00FB0613">
        <w:rPr>
          <w:rFonts w:ascii="Arial Narrow" w:hAnsi="Arial Narrow"/>
          <w:sz w:val="22"/>
          <w:szCs w:val="22"/>
          <w:lang w:val="es-CO"/>
        </w:rPr>
        <w:t xml:space="preserve">el cupo fiscal total del instrumento </w:t>
      </w:r>
      <w:r>
        <w:rPr>
          <w:rFonts w:ascii="Arial Narrow" w:hAnsi="Arial Narrow"/>
          <w:sz w:val="22"/>
          <w:szCs w:val="22"/>
          <w:lang w:val="es-CO"/>
        </w:rPr>
        <w:t xml:space="preserve">el cual </w:t>
      </w:r>
      <w:r w:rsidRPr="00FB0613">
        <w:rPr>
          <w:rFonts w:ascii="Arial Narrow" w:hAnsi="Arial Narrow"/>
          <w:sz w:val="22"/>
          <w:szCs w:val="22"/>
          <w:lang w:val="es-CO"/>
        </w:rPr>
        <w:t>se realiza anualmente en el marco del Consejo Superior de Política Económica y Fiscal (CONFIS), a partir de una recomendación técnica formulada por el CNBT y con base en consideraciones de sostenibilidad fiscal y programación presupuestal</w:t>
      </w:r>
      <w:r>
        <w:rPr>
          <w:rFonts w:ascii="Arial Narrow" w:hAnsi="Arial Narrow"/>
          <w:sz w:val="22"/>
          <w:szCs w:val="22"/>
          <w:lang w:val="es-CO"/>
        </w:rPr>
        <w:t xml:space="preserve">, la cual incluye la estimación del monto de proyectos plurianuales con ejecución en el año </w:t>
      </w:r>
      <w:r w:rsidRPr="00FC0099">
        <w:rPr>
          <w:rFonts w:ascii="Arial Narrow" w:hAnsi="Arial Narrow"/>
          <w:sz w:val="22"/>
          <w:szCs w:val="22"/>
          <w:highlight w:val="yellow"/>
          <w:lang w:val="es-CO"/>
        </w:rPr>
        <w:t xml:space="preserve">fiscal </w:t>
      </w:r>
      <w:sdt>
        <w:sdtPr>
          <w:rPr>
            <w:rFonts w:ascii="Arial Narrow" w:hAnsi="Arial Narrow"/>
            <w:sz w:val="22"/>
            <w:szCs w:val="22"/>
            <w:highlight w:val="yellow"/>
            <w:lang w:val="es-CO"/>
          </w:rPr>
          <w:id w:val="1200123790"/>
          <w:citation/>
        </w:sdtPr>
        <w:sdtEndPr/>
        <w:sdtContent>
          <w:r w:rsidRPr="00FC0099">
            <w:rPr>
              <w:rFonts w:ascii="Arial Narrow" w:hAnsi="Arial Narrow"/>
              <w:sz w:val="22"/>
              <w:szCs w:val="22"/>
              <w:highlight w:val="yellow"/>
              <w:lang w:val="es-CO"/>
            </w:rPr>
            <w:fldChar w:fldCharType="begin"/>
          </w:r>
          <w:r w:rsidRPr="002435FB">
            <w:rPr>
              <w:rFonts w:ascii="Arial Narrow" w:hAnsi="Arial Narrow"/>
              <w:sz w:val="22"/>
              <w:szCs w:val="22"/>
              <w:highlight w:val="yellow"/>
              <w:lang w:val="es-CO"/>
            </w:rPr>
            <w:instrText xml:space="preserve"> CITATION Exp251 \l 1033 </w:instrText>
          </w:r>
          <w:r w:rsidRPr="00FC0099">
            <w:rPr>
              <w:rFonts w:ascii="Arial Narrow" w:hAnsi="Arial Narrow"/>
              <w:sz w:val="22"/>
              <w:szCs w:val="22"/>
              <w:highlight w:val="yellow"/>
              <w:lang w:val="es-CO"/>
            </w:rPr>
            <w:fldChar w:fldCharType="separate"/>
          </w:r>
          <w:r w:rsidRPr="0095440B">
            <w:rPr>
              <w:rFonts w:ascii="Arial Narrow" w:hAnsi="Arial Narrow"/>
              <w:noProof/>
              <w:sz w:val="22"/>
              <w:szCs w:val="22"/>
              <w:highlight w:val="yellow"/>
              <w:lang w:val="es-CO"/>
            </w:rPr>
            <w:t>(Expertos, 2025)</w:t>
          </w:r>
          <w:r w:rsidRPr="00FC0099">
            <w:rPr>
              <w:rFonts w:ascii="Arial Narrow" w:hAnsi="Arial Narrow"/>
              <w:sz w:val="22"/>
              <w:szCs w:val="22"/>
              <w:highlight w:val="yellow"/>
              <w:lang w:val="es-CO"/>
            </w:rPr>
            <w:fldChar w:fldCharType="end"/>
          </w:r>
        </w:sdtContent>
      </w:sdt>
      <w:r w:rsidRPr="00FB0613">
        <w:rPr>
          <w:rFonts w:ascii="Arial Narrow" w:hAnsi="Arial Narrow"/>
          <w:sz w:val="22"/>
          <w:szCs w:val="22"/>
          <w:lang w:val="es-CO"/>
        </w:rPr>
        <w:t xml:space="preserve">. Esta decisión antecede la apertura de las convocatorias y condiciona el </w:t>
      </w:r>
      <w:r w:rsidRPr="0069172F">
        <w:rPr>
          <w:rFonts w:ascii="Arial Narrow" w:hAnsi="Arial Narrow"/>
          <w:sz w:val="22"/>
          <w:szCs w:val="22"/>
          <w:lang w:val="es-CO"/>
        </w:rPr>
        <w:t xml:space="preserve">volumen máximo de proyectos </w:t>
      </w:r>
      <w:r>
        <w:rPr>
          <w:rFonts w:ascii="Arial Narrow" w:hAnsi="Arial Narrow"/>
          <w:sz w:val="22"/>
          <w:szCs w:val="22"/>
          <w:lang w:val="es-CO"/>
        </w:rPr>
        <w:t xml:space="preserve">nuevos </w:t>
      </w:r>
      <w:r w:rsidRPr="0069172F">
        <w:rPr>
          <w:rFonts w:ascii="Arial Narrow" w:hAnsi="Arial Narrow"/>
          <w:sz w:val="22"/>
          <w:szCs w:val="22"/>
          <w:lang w:val="es-CO"/>
        </w:rPr>
        <w:t>que pueden ser beneficiados en cada vigencia.</w:t>
      </w:r>
    </w:p>
    <w:p w14:paraId="5E565F02" w14:textId="09112382" w:rsidR="7B69D6C6" w:rsidRDefault="7B69D6C6" w:rsidP="7B69D6C6">
      <w:pPr>
        <w:jc w:val="both"/>
        <w:rPr>
          <w:rFonts w:ascii="Arial Narrow" w:hAnsi="Arial Narrow"/>
          <w:sz w:val="22"/>
          <w:szCs w:val="22"/>
          <w:lang w:val="es-CO"/>
        </w:rPr>
      </w:pPr>
    </w:p>
    <w:p w14:paraId="00C5E408" w14:textId="77777777" w:rsidR="009E357B" w:rsidRPr="00012D3F" w:rsidRDefault="7B69D6C6" w:rsidP="009E357B">
      <w:pPr>
        <w:jc w:val="both"/>
        <w:rPr>
          <w:ins w:id="2513" w:author="Usuario invitado" w:date="2026-05-26T20:59:00Z" w16du:dateUtc="2026-05-26T20:59:12Z"/>
          <w:lang w:val="es-ES"/>
          <w:rPrChange w:id="2514" w:author="Gonzalo Castellanos" w:date="2026-05-29T12:04:00Z" w16du:dateUtc="2026-05-29T16:04:00Z">
            <w:rPr>
              <w:ins w:id="2515" w:author="Usuario invitado" w:date="2026-05-26T20:59:00Z" w16du:dateUtc="2026-05-26T20:59:12Z"/>
            </w:rPr>
          </w:rPrChange>
        </w:rPr>
      </w:pPr>
      <w:r w:rsidRPr="7B69D6C6">
        <w:rPr>
          <w:rFonts w:ascii="Arial Narrow" w:hAnsi="Arial Narrow"/>
          <w:sz w:val="22"/>
          <w:szCs w:val="22"/>
          <w:lang w:val="es-CO"/>
        </w:rPr>
        <w:t>El funcionamiento del incentivo combina un control técnico ex ante, mediante procesos de evaluación y certificación de proyectos, con una aplicación tributaria ex post, una vez los gastos han sido efectivamente ejecutados. El acceso al beneficio no es automático ni permanente, sino que se canaliza a través de convocatorias públicas, con cupos fiscales definidos anualmente, lo que introduce elementos de priorización, programación presupuestal y gestión del riesgo fiscal en la implementación del instrumento.</w:t>
      </w:r>
    </w:p>
    <w:p w14:paraId="1ADB74D6" w14:textId="393F14C6" w:rsidR="7B69D6C6" w:rsidRDefault="7B69D6C6" w:rsidP="7B69D6C6">
      <w:pPr>
        <w:jc w:val="both"/>
        <w:rPr>
          <w:rFonts w:ascii="Arial Narrow" w:hAnsi="Arial Narrow"/>
          <w:sz w:val="22"/>
          <w:szCs w:val="22"/>
          <w:lang w:val="es-CO"/>
        </w:rPr>
      </w:pPr>
    </w:p>
    <w:p w14:paraId="42C9C639" w14:textId="77777777" w:rsidR="009E357B" w:rsidRPr="00012D3F" w:rsidRDefault="7B69D6C6" w:rsidP="009E357B">
      <w:pPr>
        <w:jc w:val="both"/>
        <w:rPr>
          <w:ins w:id="2516" w:author="Usuario invitado" w:date="2026-05-26T20:59:00Z" w16du:dateUtc="2026-05-26T20:59:12Z"/>
          <w:lang w:val="es-ES"/>
          <w:rPrChange w:id="2517" w:author="Gonzalo Castellanos" w:date="2026-05-29T12:04:00Z" w16du:dateUtc="2026-05-29T16:04:00Z">
            <w:rPr>
              <w:ins w:id="2518" w:author="Usuario invitado" w:date="2026-05-26T20:59:00Z" w16du:dateUtc="2026-05-26T20:59:12Z"/>
            </w:rPr>
          </w:rPrChange>
        </w:rPr>
      </w:pPr>
      <w:r w:rsidRPr="7B69D6C6">
        <w:rPr>
          <w:rFonts w:ascii="Arial Narrow" w:hAnsi="Arial Narrow"/>
          <w:sz w:val="22"/>
          <w:szCs w:val="22"/>
          <w:lang w:val="es-CO"/>
        </w:rPr>
        <w:t>En este diseño, la calificación técnica de los proyectos no implica el uso inmediato del beneficio, sino que habilita un derecho condicionado, cuyo aprovechamiento efectivo depende de la ejecución real de los gastos, su posterior verificación y la disponibilidad de cupo fiscal en la respectiva vigencia.</w:t>
      </w:r>
    </w:p>
    <w:p w14:paraId="66BD9C62" w14:textId="2F771866" w:rsidR="7B69D6C6" w:rsidRDefault="7B69D6C6" w:rsidP="7B69D6C6">
      <w:pPr>
        <w:jc w:val="both"/>
        <w:rPr>
          <w:rFonts w:ascii="Arial Narrow" w:hAnsi="Arial Narrow"/>
          <w:sz w:val="22"/>
          <w:szCs w:val="22"/>
          <w:lang w:val="es-CO"/>
        </w:rPr>
      </w:pPr>
    </w:p>
    <w:p w14:paraId="51C63ED7"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3.1. Requisitos generales de acceso</w:t>
      </w:r>
    </w:p>
    <w:p w14:paraId="3D65A402" w14:textId="77777777" w:rsidR="009E357B" w:rsidRPr="00012D3F" w:rsidRDefault="7B69D6C6" w:rsidP="009E357B">
      <w:pPr>
        <w:jc w:val="both"/>
        <w:rPr>
          <w:ins w:id="2519" w:author="Usuario invitado" w:date="2026-05-26T20:59:00Z" w16du:dateUtc="2026-05-26T20:59:14Z"/>
          <w:lang w:val="es-ES"/>
          <w:rPrChange w:id="2520" w:author="Gonzalo Castellanos" w:date="2026-05-29T12:04:00Z" w16du:dateUtc="2026-05-29T16:04:00Z">
            <w:rPr>
              <w:ins w:id="2521" w:author="Usuario invitado" w:date="2026-05-26T20:59:00Z" w16du:dateUtc="2026-05-26T20:59:14Z"/>
            </w:rPr>
          </w:rPrChange>
        </w:rPr>
      </w:pPr>
      <w:r w:rsidRPr="7B69D6C6">
        <w:rPr>
          <w:rFonts w:ascii="Arial Narrow" w:hAnsi="Arial Narrow"/>
          <w:sz w:val="22"/>
          <w:szCs w:val="22"/>
          <w:lang w:val="es-CO"/>
        </w:rPr>
        <w:t>Para acceder a los beneficios tributarios, las empresas deben ser contribuyentes del Régimen General de Tributación y postular proyectos calificados como de investigación, desarrollo tecnológico o innovación en el marco de las convocatorias abiertas por MinCiencias. La postulación exige la inscripción del proyecto en el Sistema Integrado de Gestión de Proyectos (SIGP) y la presentación de antecedentes técnicos y administrativos, incluyendo la descripción del proyecto, su presupuesto detallado, la carta de presentación y la aceptación de compromisos.</w:t>
      </w:r>
    </w:p>
    <w:p w14:paraId="0F113146" w14:textId="238ED17A" w:rsidR="7B69D6C6" w:rsidRDefault="7B69D6C6" w:rsidP="7B69D6C6">
      <w:pPr>
        <w:jc w:val="both"/>
        <w:rPr>
          <w:rFonts w:ascii="Arial Narrow" w:hAnsi="Arial Narrow"/>
          <w:sz w:val="22"/>
          <w:szCs w:val="22"/>
          <w:lang w:val="es-CO"/>
        </w:rPr>
      </w:pPr>
    </w:p>
    <w:p w14:paraId="7F51BBC3" w14:textId="77777777" w:rsidR="009E357B" w:rsidRPr="00012D3F" w:rsidRDefault="7B69D6C6" w:rsidP="009E357B">
      <w:pPr>
        <w:jc w:val="both"/>
        <w:rPr>
          <w:ins w:id="2522" w:author="Usuario invitado" w:date="2026-05-26T20:59:00Z" w16du:dateUtc="2026-05-26T20:59:15Z"/>
          <w:lang w:val="es-ES"/>
          <w:rPrChange w:id="2523" w:author="Gonzalo Castellanos" w:date="2026-05-29T12:04:00Z" w16du:dateUtc="2026-05-29T16:04:00Z">
            <w:rPr>
              <w:ins w:id="2524" w:author="Usuario invitado" w:date="2026-05-26T20:59:00Z" w16du:dateUtc="2026-05-26T20:59:15Z"/>
            </w:rPr>
          </w:rPrChange>
        </w:rPr>
      </w:pPr>
      <w:r w:rsidRPr="7B69D6C6">
        <w:rPr>
          <w:rFonts w:ascii="Arial Narrow" w:hAnsi="Arial Narrow"/>
          <w:sz w:val="22"/>
          <w:szCs w:val="22"/>
          <w:lang w:val="es-CO"/>
        </w:rPr>
        <w:t>Un requisito central del diseño es que los proyectos cuenten con el aval de un actor reconocido por MinCiencias, como universidades o centros de investigación, cuya función es garantizar la idoneidad científica, tecnológica o de innovación de las actividades propuestas. Adicionalmente, las empresas deben comprometerse a presentar informes técnicos y financieros de avance y cierre como condición para el uso efectivo del beneficio. En el caso del crédito fiscal, se exige que la empresa sea una micro, pequeña o mediana empresa, o que participe en esquemas de coejecución con MiPymes.</w:t>
      </w:r>
    </w:p>
    <w:p w14:paraId="17E530A4" w14:textId="05A22BD8" w:rsidR="7B69D6C6" w:rsidRDefault="7B69D6C6" w:rsidP="7B69D6C6">
      <w:pPr>
        <w:jc w:val="both"/>
        <w:rPr>
          <w:ins w:id="2525" w:author="Usuario invitado" w:date="2026-05-26T20:59:00Z" w16du:dateUtc="2026-05-26T20:59:17Z"/>
          <w:rFonts w:ascii="Arial Narrow" w:hAnsi="Arial Narrow"/>
          <w:sz w:val="22"/>
          <w:szCs w:val="22"/>
          <w:lang w:val="es-CO"/>
        </w:rPr>
      </w:pPr>
    </w:p>
    <w:p w14:paraId="749C8294" w14:textId="5F917E53" w:rsidR="7B69D6C6" w:rsidRDefault="7B69D6C6" w:rsidP="7B69D6C6">
      <w:pPr>
        <w:jc w:val="both"/>
        <w:rPr>
          <w:rFonts w:ascii="Arial Narrow" w:hAnsi="Arial Narrow"/>
          <w:sz w:val="22"/>
          <w:szCs w:val="22"/>
          <w:lang w:val="es-CO"/>
        </w:rPr>
      </w:pPr>
    </w:p>
    <w:p w14:paraId="7D9D1C46" w14:textId="77777777" w:rsidR="009E357B" w:rsidRPr="00792A6F" w:rsidRDefault="009E357B" w:rsidP="009E357B">
      <w:pPr>
        <w:jc w:val="both"/>
        <w:rPr>
          <w:rFonts w:ascii="Arial Narrow" w:hAnsi="Arial Narrow"/>
          <w:sz w:val="22"/>
          <w:szCs w:val="22"/>
          <w:lang w:val="es-CO"/>
        </w:rPr>
      </w:pPr>
      <w:r w:rsidRPr="00776B47">
        <w:rPr>
          <w:rFonts w:ascii="Arial Narrow" w:hAnsi="Arial Narrow"/>
          <w:b/>
          <w:bCs/>
          <w:sz w:val="22"/>
          <w:szCs w:val="22"/>
          <w:lang w:val="es-CO"/>
        </w:rPr>
        <w:t xml:space="preserve">3.2. Modalidades de </w:t>
      </w:r>
      <w:commentRangeStart w:id="2526"/>
      <w:r w:rsidRPr="00776B47">
        <w:rPr>
          <w:rFonts w:ascii="Arial Narrow" w:hAnsi="Arial Narrow"/>
          <w:b/>
          <w:bCs/>
          <w:sz w:val="22"/>
          <w:szCs w:val="22"/>
          <w:lang w:val="es-CO"/>
        </w:rPr>
        <w:t>acceso</w:t>
      </w:r>
      <w:commentRangeEnd w:id="2526"/>
      <w:r w:rsidR="00777699" w:rsidRPr="00792A6F">
        <w:rPr>
          <w:rStyle w:val="CommentReference"/>
          <w:rFonts w:ascii="Arial Narrow" w:hAnsi="Arial Narrow"/>
          <w:sz w:val="22"/>
          <w:szCs w:val="22"/>
          <w:lang w:val="es-CO"/>
        </w:rPr>
        <w:commentReference w:id="2526"/>
      </w:r>
    </w:p>
    <w:p w14:paraId="22B47444" w14:textId="75081030" w:rsidR="7B69D6C6" w:rsidRDefault="7B69D6C6" w:rsidP="7B69D6C6">
      <w:pPr>
        <w:jc w:val="both"/>
        <w:rPr>
          <w:del w:id="2527" w:author="Usuario invitado" w:date="2026-05-26T21:02:00Z" w16du:dateUtc="2026-05-26T21:02:22Z"/>
          <w:rFonts w:ascii="Arial Narrow" w:hAnsi="Arial Narrow"/>
          <w:sz w:val="22"/>
          <w:szCs w:val="22"/>
          <w:lang w:val="es-CO"/>
        </w:rPr>
      </w:pPr>
      <w:del w:id="2528" w:author="Usuario invitado" w:date="2026-05-26T21:02:00Z" w16du:dateUtc="2026-05-26T21:02:22Z">
        <w:r w:rsidRPr="7B69D6C6" w:rsidDel="7B69D6C6">
          <w:rPr>
            <w:rFonts w:ascii="Arial Narrow" w:hAnsi="Arial Narrow"/>
            <w:sz w:val="22"/>
            <w:szCs w:val="22"/>
            <w:lang w:val="es-CO"/>
          </w:rPr>
          <w:delText>El acceso al incentivo se realiza exclusivamente a través de convocatorias ex ante, que establecen condiciones, plazos, gastos elegibles y criterios de priorización en función del cupo fiscal disponible. El instrumento combina dos modalidades principales: un descuento tributario del 30% aplicable a empresas de cualquier tamaño y sector, y un crédito fiscal del 50%, diseñado para favorecer a las micro, pequeñas y medianas empresas y a proyectos desarrollados en alianza con grandes empresas.</w:delText>
        </w:r>
      </w:del>
    </w:p>
    <w:p w14:paraId="72CF2BC0" w14:textId="77777777" w:rsidR="009E357B" w:rsidRPr="00012D3F" w:rsidRDefault="009E357B" w:rsidP="009E357B">
      <w:pPr>
        <w:jc w:val="both"/>
        <w:rPr>
          <w:ins w:id="2529" w:author="Usuario invitado" w:date="2026-05-26T20:59:00Z" w16du:dateUtc="2026-05-26T20:59:24Z"/>
          <w:lang w:val="es-ES"/>
          <w:rPrChange w:id="2530" w:author="Gonzalo Castellanos" w:date="2026-05-29T12:04:00Z" w16du:dateUtc="2026-05-29T16:04:00Z">
            <w:rPr>
              <w:ins w:id="2531" w:author="Usuario invitado" w:date="2026-05-26T20:59:00Z" w16du:dateUtc="2026-05-26T20:59:24Z"/>
            </w:rPr>
          </w:rPrChange>
        </w:rPr>
      </w:pPr>
      <w:del w:id="2532" w:author="Usuario invitado" w:date="2026-05-26T21:02:00Z" w16du:dateUtc="2026-05-26T21:02:22Z">
        <w:r w:rsidRPr="7B69D6C6" w:rsidDel="7B69D6C6">
          <w:rPr>
            <w:rFonts w:ascii="Arial Narrow" w:hAnsi="Arial Narrow"/>
            <w:sz w:val="22"/>
            <w:szCs w:val="22"/>
            <w:lang w:val="es-CO"/>
          </w:rPr>
          <w:delText xml:space="preserve">El diseño contempla de manera explícita la certificación de proyectos plurianuales, cuya ejecución se extiende por más de una vigencia fiscal. En estos casos, la calificación inicial define un marco técnico general, pero el acceso efectivo al beneficio en cada año queda condicionado tanto a la verificación anual del avance técnico y financiero como a la disponibilidad del cupo fiscal aprobado para la respectiva vigencia. La aprobación de proyectos plurianuales implica, por tanto, un compromiso técnico de mediano plazo que debe ser tenido en cuenta en la definición anual del cupo fiscal total. En escenarios en los que no se aprueban nuevos proyectos, la asignación del cupo se orienta a cubrir los compromisos asociados a proyectos plurianuales previamente certificados como ha sido el caso en los últimos </w:delText>
        </w:r>
        <w:r w:rsidRPr="7B69D6C6" w:rsidDel="7B69D6C6">
          <w:rPr>
            <w:rFonts w:ascii="Arial Narrow" w:hAnsi="Arial Narrow"/>
            <w:sz w:val="22"/>
            <w:szCs w:val="22"/>
            <w:highlight w:val="yellow"/>
            <w:lang w:val="es-CO"/>
          </w:rPr>
          <w:delText xml:space="preserve">años </w:delText>
        </w:r>
      </w:del>
      <w:sdt>
        <w:sdtPr>
          <w:rPr>
            <w:rFonts w:ascii="Arial Narrow" w:hAnsi="Arial Narrow"/>
            <w:sz w:val="22"/>
            <w:szCs w:val="22"/>
            <w:highlight w:val="yellow"/>
            <w:lang w:val="es-CO"/>
          </w:rPr>
          <w:id w:val="1907411359"/>
          <w:citation/>
        </w:sdtPr>
        <w:sdtEndPr/>
        <w:sdtContent>
          <w:r w:rsidRPr="002435FB">
            <w:rPr>
              <w:rFonts w:ascii="Arial Narrow" w:hAnsi="Arial Narrow"/>
              <w:sz w:val="22"/>
              <w:szCs w:val="22"/>
              <w:highlight w:val="yellow"/>
              <w:lang w:val="es-CO"/>
            </w:rPr>
            <w:fldChar w:fldCharType="begin"/>
          </w:r>
          <w:r w:rsidRPr="002435FB">
            <w:rPr>
              <w:rFonts w:ascii="Arial Narrow" w:hAnsi="Arial Narrow"/>
              <w:sz w:val="22"/>
              <w:szCs w:val="22"/>
              <w:highlight w:val="yellow"/>
              <w:lang w:val="es-CO"/>
            </w:rPr>
            <w:instrText xml:space="preserve"> CITATION Exp251 \l 1033 </w:instrText>
          </w:r>
          <w:r w:rsidRPr="002435FB">
            <w:rPr>
              <w:rFonts w:ascii="Arial Narrow" w:hAnsi="Arial Narrow"/>
              <w:sz w:val="22"/>
              <w:szCs w:val="22"/>
              <w:highlight w:val="yellow"/>
              <w:lang w:val="es-CO"/>
            </w:rPr>
            <w:fldChar w:fldCharType="separate"/>
          </w:r>
          <w:r w:rsidRPr="0095440B">
            <w:rPr>
              <w:rFonts w:ascii="Arial Narrow" w:hAnsi="Arial Narrow"/>
              <w:noProof/>
              <w:sz w:val="22"/>
              <w:szCs w:val="22"/>
              <w:highlight w:val="yellow"/>
              <w:lang w:val="es-CO"/>
            </w:rPr>
            <w:t>(Expertos, 2025)</w:t>
          </w:r>
          <w:r w:rsidRPr="002435FB">
            <w:rPr>
              <w:rFonts w:ascii="Arial Narrow" w:hAnsi="Arial Narrow"/>
              <w:sz w:val="22"/>
              <w:szCs w:val="22"/>
              <w:highlight w:val="yellow"/>
              <w:lang w:val="es-CO"/>
            </w:rPr>
            <w:fldChar w:fldCharType="end"/>
          </w:r>
        </w:sdtContent>
      </w:sdt>
      <w:r w:rsidRPr="005E6FDC">
        <w:rPr>
          <w:rFonts w:ascii="Arial Narrow" w:hAnsi="Arial Narrow"/>
          <w:sz w:val="22"/>
          <w:szCs w:val="22"/>
          <w:lang w:val="es-CO"/>
        </w:rPr>
        <w:t>.</w:t>
      </w:r>
    </w:p>
    <w:p w14:paraId="3EFEADE8" w14:textId="4AA90AEA" w:rsidR="7B69D6C6" w:rsidRDefault="7B69D6C6" w:rsidP="7B69D6C6">
      <w:pPr>
        <w:jc w:val="both"/>
        <w:rPr>
          <w:del w:id="2533" w:author="Usuario invitado" w:date="2026-05-26T21:02:00Z" w16du:dateUtc="2026-05-26T21:02:24Z"/>
          <w:rFonts w:ascii="Arial Narrow" w:hAnsi="Arial Narrow"/>
          <w:sz w:val="22"/>
          <w:szCs w:val="22"/>
          <w:lang w:val="es-CO"/>
        </w:rPr>
      </w:pPr>
    </w:p>
    <w:p w14:paraId="18B967CB" w14:textId="7EC0558A" w:rsidR="7B69D6C6" w:rsidRPr="00012D3F" w:rsidRDefault="7B69D6C6" w:rsidP="7B69D6C6">
      <w:pPr>
        <w:jc w:val="both"/>
        <w:rPr>
          <w:ins w:id="2534" w:author="Usuario invitado" w:date="2026-05-26T21:02:00Z" w16du:dateUtc="2026-05-26T21:02:25Z"/>
          <w:lang w:val="es-ES"/>
          <w:rPrChange w:id="2535" w:author="Gonzalo Castellanos" w:date="2026-05-29T12:04:00Z" w16du:dateUtc="2026-05-29T16:04:00Z">
            <w:rPr>
              <w:ins w:id="2536" w:author="Usuario invitado" w:date="2026-05-26T21:02:00Z" w16du:dateUtc="2026-05-26T21:02:25Z"/>
            </w:rPr>
          </w:rPrChange>
        </w:rPr>
      </w:pPr>
      <w:del w:id="2537" w:author="Usuario invitado" w:date="2026-05-26T21:02:00Z" w16du:dateUtc="2026-05-26T21:02:24Z">
        <w:r w:rsidRPr="7B69D6C6" w:rsidDel="7B69D6C6">
          <w:rPr>
            <w:rFonts w:ascii="Arial Narrow" w:hAnsi="Arial Narrow"/>
            <w:sz w:val="22"/>
            <w:szCs w:val="22"/>
            <w:lang w:val="es-CO"/>
          </w:rPr>
          <w:delText>Cuando la demanda de proyectos calificados supera el cupo asignado, el CNBT aplica criterios de priorización que incluyen, entre otros, la participación de MiPymes, el énfasis en actividades de I+D, la alineación con políticas orientadas por misiones, la transferencia de conocimiento universidad–empresa y la incorporación del enfoque de género.</w:delText>
        </w:r>
      </w:del>
    </w:p>
    <w:p w14:paraId="665FFD6B" w14:textId="454C6356" w:rsidR="7B69D6C6" w:rsidRDefault="7B69D6C6" w:rsidP="7B69D6C6">
      <w:pPr>
        <w:jc w:val="both"/>
        <w:rPr>
          <w:ins w:id="2538" w:author="Usuario invitado" w:date="2026-05-26T21:02:00Z" w16du:dateUtc="2026-05-26T21:02:26Z"/>
          <w:rFonts w:ascii="Arial Narrow" w:hAnsi="Arial Narrow"/>
          <w:sz w:val="22"/>
          <w:szCs w:val="22"/>
          <w:lang w:val="es-CO"/>
        </w:rPr>
      </w:pPr>
    </w:p>
    <w:p w14:paraId="0CBE238B" w14:textId="05DEF0C3" w:rsidR="7B69D6C6" w:rsidRDefault="7B69D6C6">
      <w:pPr>
        <w:jc w:val="both"/>
        <w:rPr>
          <w:ins w:id="2539" w:author="Usuario invitado" w:date="2026-05-26T21:02:00Z" w16du:dateUtc="2026-05-26T21:02:30Z"/>
          <w:rFonts w:ascii="Arial Narrow" w:eastAsia="Arial Narrow" w:hAnsi="Arial Narrow" w:cs="Arial Narrow"/>
          <w:color w:val="303030"/>
          <w:lang w:val="es-CO"/>
          <w:rPrChange w:id="2540" w:author="Usuario invitado" w:date="2026-05-26T21:03:00Z">
            <w:rPr>
              <w:ins w:id="2541" w:author="Usuario invitado" w:date="2026-05-26T21:02:00Z" w16du:dateUtc="2026-05-26T21:02:30Z"/>
              <w:rFonts w:ascii="Arial Narrow" w:eastAsia="Arial Narrow" w:hAnsi="Arial Narrow" w:cs="Arial Narrow"/>
              <w:b/>
              <w:bCs/>
              <w:color w:val="303030"/>
              <w:lang w:val="es-CO"/>
            </w:rPr>
          </w:rPrChange>
        </w:rPr>
        <w:pPrChange w:id="2542" w:author="Usuario invitado" w:date="2026-05-26T21:02:00Z">
          <w:pPr/>
        </w:pPrChange>
      </w:pPr>
      <w:ins w:id="2543" w:author="Usuario invitado" w:date="2026-05-26T21:02:00Z" w16du:dateUtc="2026-05-26T21:02:27Z">
        <w:r w:rsidRPr="7B69D6C6">
          <w:rPr>
            <w:rFonts w:ascii="Arial Narrow" w:eastAsia="Arial Narrow" w:hAnsi="Arial Narrow" w:cs="Arial Narrow"/>
            <w:color w:val="303030"/>
            <w:lang w:val="es-CO"/>
          </w:rPr>
          <w:t xml:space="preserve">El acceso al incentivo tributario en Colombia está gestionado por el </w:t>
        </w:r>
        <w:r w:rsidRPr="7B69D6C6">
          <w:rPr>
            <w:rFonts w:ascii="Arial Narrow" w:eastAsia="Arial Narrow" w:hAnsi="Arial Narrow" w:cs="Arial Narrow"/>
            <w:color w:val="303030"/>
            <w:lang w:val="es-CO"/>
            <w:rPrChange w:id="2544" w:author="Usuario invitado" w:date="2026-05-26T21:02:00Z" w16du:dateUtc="2026-05-26T21:02:35Z">
              <w:rPr>
                <w:rFonts w:ascii="Arial Narrow" w:eastAsia="Arial Narrow" w:hAnsi="Arial Narrow" w:cs="Arial Narrow"/>
                <w:b/>
                <w:bCs/>
                <w:color w:val="303030"/>
                <w:lang w:val="es-CO"/>
              </w:rPr>
            </w:rPrChange>
          </w:rPr>
          <w:t>Ministerio de Ciencia, Tecnología e Innovació</w:t>
        </w:r>
        <w:r w:rsidRPr="7B69D6C6">
          <w:rPr>
            <w:rFonts w:ascii="Arial Narrow" w:eastAsia="Arial Narrow" w:hAnsi="Arial Narrow" w:cs="Arial Narrow"/>
            <w:color w:val="303030"/>
            <w:lang w:val="es-CO"/>
            <w:rPrChange w:id="2545" w:author="Usuario invitado" w:date="2026-05-26T21:03:00Z" w16du:dateUtc="2026-05-26T21:03:36Z">
              <w:rPr>
                <w:rFonts w:ascii="Arial Narrow" w:eastAsia="Arial Narrow" w:hAnsi="Arial Narrow" w:cs="Arial Narrow"/>
                <w:b/>
                <w:bCs/>
                <w:color w:val="303030"/>
                <w:lang w:val="es-CO"/>
              </w:rPr>
            </w:rPrChange>
          </w:rPr>
          <w:t>n (</w:t>
        </w:r>
        <w:r w:rsidRPr="7B69D6C6">
          <w:rPr>
            <w:rFonts w:ascii="Arial Narrow" w:eastAsia="Arial Narrow" w:hAnsi="Arial Narrow" w:cs="Arial Narrow"/>
            <w:color w:val="303030"/>
            <w:lang w:val="es-CO"/>
          </w:rPr>
          <w:t xml:space="preserve">MinCiencias), que actúa como Secretaría Técnica del Consejo Nacional de Beneficios Tributarios (CNBT). El modelo opera principalmente mediante convocatorias anuales ex ante, que definen plazos y condiciones según el cupo fiscal aprobado por el CONFIS. </w:t>
        </w:r>
      </w:ins>
    </w:p>
    <w:p w14:paraId="44659858" w14:textId="67AE56FA" w:rsidR="7B69D6C6" w:rsidRDefault="7B69D6C6" w:rsidP="7B69D6C6">
      <w:pPr>
        <w:jc w:val="both"/>
        <w:rPr>
          <w:ins w:id="2546" w:author="Usuario invitado" w:date="2026-05-26T21:02:00Z" w16du:dateUtc="2026-05-26T21:02:27Z"/>
          <w:rFonts w:ascii="Arial Narrow" w:eastAsia="Arial Narrow" w:hAnsi="Arial Narrow" w:cs="Arial Narrow"/>
          <w:color w:val="303030"/>
          <w:lang w:val="es-CO"/>
        </w:rPr>
      </w:pPr>
    </w:p>
    <w:p w14:paraId="7B3559B9" w14:textId="5318BCF6" w:rsidR="7B69D6C6" w:rsidRDefault="7B69D6C6">
      <w:pPr>
        <w:jc w:val="both"/>
        <w:rPr>
          <w:ins w:id="2547" w:author="Usuario invitado" w:date="2026-05-26T21:03:00Z" w16du:dateUtc="2026-05-26T21:03:34Z"/>
          <w:rFonts w:ascii="Arial Narrow" w:eastAsia="Arial Narrow" w:hAnsi="Arial Narrow" w:cs="Arial Narrow"/>
          <w:color w:val="303030"/>
          <w:lang w:val="es-CO"/>
          <w:rPrChange w:id="2548" w:author="Usuario invitado" w:date="2026-05-26T21:03:00Z">
            <w:rPr>
              <w:ins w:id="2549" w:author="Usuario invitado" w:date="2026-05-26T21:03:00Z" w16du:dateUtc="2026-05-26T21:03:34Z"/>
              <w:rFonts w:ascii="Arial Narrow" w:eastAsia="Arial Narrow" w:hAnsi="Arial Narrow" w:cs="Arial Narrow"/>
              <w:b/>
              <w:bCs/>
              <w:color w:val="303030"/>
              <w:lang w:val="es-CO"/>
            </w:rPr>
          </w:rPrChange>
        </w:rPr>
        <w:pPrChange w:id="2550" w:author="Usuario invitado" w:date="2026-05-26T21:02:00Z">
          <w:pPr/>
        </w:pPrChange>
      </w:pPr>
      <w:ins w:id="2551" w:author="Usuario invitado" w:date="2026-05-26T21:02:00Z" w16du:dateUtc="2026-05-26T21:02:27Z">
        <w:r w:rsidRPr="7B69D6C6">
          <w:rPr>
            <w:rFonts w:ascii="Arial Narrow" w:eastAsia="Arial Narrow" w:hAnsi="Arial Narrow" w:cs="Arial Narrow"/>
            <w:color w:val="303030"/>
            <w:lang w:val="es-CO"/>
          </w:rPr>
          <w:t>El instrumento se estructura en dos beneficios principale</w:t>
        </w:r>
      </w:ins>
      <w:ins w:id="2552" w:author="Usuario invitado" w:date="2026-05-26T21:03:00Z" w16du:dateUtc="2026-05-26T21:03:06Z">
        <w:r w:rsidRPr="7B69D6C6">
          <w:rPr>
            <w:rFonts w:ascii="Arial Narrow" w:eastAsia="Arial Narrow" w:hAnsi="Arial Narrow" w:cs="Arial Narrow"/>
            <w:color w:val="303030"/>
            <w:lang w:val="es-CO"/>
          </w:rPr>
          <w:t xml:space="preserve">s. El primero es el </w:t>
        </w:r>
      </w:ins>
      <w:ins w:id="2553" w:author="Usuario invitado" w:date="2026-05-26T21:02:00Z" w16du:dateUtc="2026-05-26T21:02:27Z">
        <w:r w:rsidRPr="7B69D6C6">
          <w:rPr>
            <w:rFonts w:ascii="Arial Narrow" w:eastAsia="Arial Narrow" w:hAnsi="Arial Narrow" w:cs="Arial Narrow"/>
            <w:color w:val="303030"/>
            <w:lang w:val="es-CO"/>
            <w:rPrChange w:id="2554" w:author="Usuario invitado" w:date="2026-05-26T21:03:00Z" w16du:dateUtc="2026-05-26T21:03:36Z">
              <w:rPr>
                <w:rFonts w:ascii="Arial Narrow" w:eastAsia="Arial Narrow" w:hAnsi="Arial Narrow" w:cs="Arial Narrow"/>
                <w:b/>
                <w:bCs/>
                <w:color w:val="303030"/>
                <w:lang w:val="es-CO"/>
              </w:rPr>
            </w:rPrChange>
          </w:rPr>
          <w:t>Descuento Tributario</w:t>
        </w:r>
      </w:ins>
      <w:ins w:id="2555" w:author="Usuario invitado" w:date="2026-05-26T21:03:00Z" w16du:dateUtc="2026-05-26T21:03:14Z">
        <w:r w:rsidRPr="7B69D6C6">
          <w:rPr>
            <w:rFonts w:ascii="Arial Narrow" w:eastAsia="Arial Narrow" w:hAnsi="Arial Narrow" w:cs="Arial Narrow"/>
            <w:color w:val="303030"/>
            <w:lang w:val="es-CO"/>
          </w:rPr>
          <w:t>, el cual p</w:t>
        </w:r>
      </w:ins>
      <w:ins w:id="2556" w:author="Usuario invitado" w:date="2026-05-26T21:02:00Z" w16du:dateUtc="2026-05-26T21:02:27Z">
        <w:r w:rsidRPr="7B69D6C6">
          <w:rPr>
            <w:rFonts w:ascii="Arial Narrow" w:eastAsia="Arial Narrow" w:hAnsi="Arial Narrow" w:cs="Arial Narrow"/>
            <w:color w:val="303030"/>
            <w:lang w:val="es-CO"/>
          </w:rPr>
          <w:t>ermite a empresas de cualquier tamaño descontar de su impuesto de renta el 30 % de la inversión realizada en proyectos de I+D+i, con un tope de aplicación del 30 % del impuesto a pagar en el ejercicio.</w:t>
        </w:r>
      </w:ins>
      <w:ins w:id="2557" w:author="Usuario invitado" w:date="2026-05-26T21:03:00Z" w16du:dateUtc="2026-05-26T21:03:20Z">
        <w:r w:rsidRPr="7B69D6C6">
          <w:rPr>
            <w:rFonts w:ascii="Arial Narrow" w:eastAsia="Arial Narrow" w:hAnsi="Arial Narrow" w:cs="Arial Narrow"/>
            <w:color w:val="303030"/>
            <w:lang w:val="es-CO"/>
          </w:rPr>
          <w:t xml:space="preserve"> Y el sengudo es el c</w:t>
        </w:r>
      </w:ins>
      <w:ins w:id="2558" w:author="Usuario invitado" w:date="2026-05-26T21:02:00Z" w16du:dateUtc="2026-05-26T21:02:27Z">
        <w:r w:rsidRPr="7B69D6C6">
          <w:rPr>
            <w:rFonts w:ascii="Arial Narrow" w:eastAsia="Arial Narrow" w:hAnsi="Arial Narrow" w:cs="Arial Narrow"/>
            <w:color w:val="303030"/>
            <w:lang w:val="es-CO"/>
            <w:rPrChange w:id="2559" w:author="Usuario invitado" w:date="2026-05-26T21:03:00Z" w16du:dateUtc="2026-05-26T21:03:36Z">
              <w:rPr>
                <w:rFonts w:ascii="Arial Narrow" w:eastAsia="Arial Narrow" w:hAnsi="Arial Narrow" w:cs="Arial Narrow"/>
                <w:b/>
                <w:bCs/>
                <w:color w:val="303030"/>
                <w:lang w:val="es-CO"/>
              </w:rPr>
            </w:rPrChange>
          </w:rPr>
          <w:t>rédito Fiscal</w:t>
        </w:r>
      </w:ins>
      <w:ins w:id="2560" w:author="Usuario invitado" w:date="2026-05-26T21:03:00Z" w16du:dateUtc="2026-05-26T21:03:29Z">
        <w:r w:rsidRPr="7B69D6C6">
          <w:rPr>
            <w:rFonts w:ascii="Arial Narrow" w:eastAsia="Arial Narrow" w:hAnsi="Arial Narrow" w:cs="Arial Narrow"/>
            <w:color w:val="303030"/>
            <w:lang w:val="es-CO"/>
          </w:rPr>
          <w:t xml:space="preserve"> el cual está d</w:t>
        </w:r>
      </w:ins>
      <w:ins w:id="2561" w:author="Usuario invitado" w:date="2026-05-26T21:02:00Z" w16du:dateUtc="2026-05-26T21:02:27Z">
        <w:r w:rsidRPr="7B69D6C6">
          <w:rPr>
            <w:rFonts w:ascii="Arial Narrow" w:eastAsia="Arial Narrow" w:hAnsi="Arial Narrow" w:cs="Arial Narrow"/>
            <w:color w:val="303030"/>
            <w:lang w:val="es-CO"/>
          </w:rPr>
          <w:t>iseñado para MiPymes (y grandes empresas en alianza con ellas), otorga un crédito equivalente al 50 % de la inversión, el cual puede compensar otros impuestos nacionales o convertirse en Títulos de Devolución de Impuestos (TIDIS) si el saldo supera las 1.000 UVT.</w:t>
        </w:r>
      </w:ins>
    </w:p>
    <w:p w14:paraId="30FA7A1C" w14:textId="15DFEAAF" w:rsidR="7B69D6C6" w:rsidRDefault="7B69D6C6" w:rsidP="7B69D6C6">
      <w:pPr>
        <w:jc w:val="both"/>
        <w:rPr>
          <w:ins w:id="2562" w:author="Usuario invitado" w:date="2026-05-26T21:03:00Z" w16du:dateUtc="2026-05-26T21:03:39Z"/>
          <w:rFonts w:ascii="Arial Narrow" w:eastAsia="Arial Narrow" w:hAnsi="Arial Narrow" w:cs="Arial Narrow"/>
          <w:color w:val="303030"/>
          <w:lang w:val="es-CO"/>
        </w:rPr>
      </w:pPr>
    </w:p>
    <w:p w14:paraId="3D04140E" w14:textId="1947B48B" w:rsidR="7B69D6C6" w:rsidRDefault="7B69D6C6" w:rsidP="7B69D6C6">
      <w:pPr>
        <w:jc w:val="both"/>
        <w:rPr>
          <w:ins w:id="2563" w:author="Usuario invitado" w:date="2026-05-26T21:02:00Z" w16du:dateUtc="2026-05-26T21:02:27Z"/>
          <w:rFonts w:ascii="Arial Narrow" w:eastAsia="Arial Narrow" w:hAnsi="Arial Narrow" w:cs="Arial Narrow"/>
          <w:color w:val="303030"/>
          <w:lang w:val="es-CO"/>
        </w:rPr>
      </w:pPr>
      <w:ins w:id="2564" w:author="Usuario invitado" w:date="2026-05-26T21:02:00Z" w16du:dateUtc="2026-05-26T21:02:27Z">
        <w:r w:rsidRPr="7B69D6C6">
          <w:rPr>
            <w:rFonts w:ascii="Arial Narrow" w:eastAsia="Arial Narrow" w:hAnsi="Arial Narrow" w:cs="Arial Narrow"/>
            <w:color w:val="303030"/>
            <w:lang w:val="es-CO"/>
          </w:rPr>
          <w:t>Un requisito habilitante y estructural para el acceso es que el proyecto cuente con el aval de un actor reconocido por MinCiencias (como centros de investigación, universidades o unidades de I+D+i empresariales), quien asume el rol de coejecutor o supervisor técnico.</w:t>
        </w:r>
      </w:ins>
      <w:ins w:id="2565" w:author="Usuario invitado" w:date="2026-05-26T21:03:00Z" w16du:dateUtc="2026-05-26T21:03:42Z">
        <w:r w:rsidRPr="7B69D6C6">
          <w:rPr>
            <w:rFonts w:ascii="Arial Narrow" w:eastAsia="Arial Narrow" w:hAnsi="Arial Narrow" w:cs="Arial Narrow"/>
            <w:color w:val="303030"/>
            <w:lang w:val="es-CO"/>
          </w:rPr>
          <w:t xml:space="preserve"> </w:t>
        </w:r>
      </w:ins>
      <w:ins w:id="2566" w:author="Usuario invitado" w:date="2026-05-26T21:02:00Z" w16du:dateUtc="2026-05-26T21:02:27Z">
        <w:r w:rsidRPr="7B69D6C6">
          <w:rPr>
            <w:rFonts w:ascii="Arial Narrow" w:eastAsia="Arial Narrow" w:hAnsi="Arial Narrow" w:cs="Arial Narrow"/>
            <w:color w:val="303030"/>
            <w:lang w:val="es-CO"/>
          </w:rPr>
          <w:t>El proceso de postulación se realiza a través de la plataforma SIGP. Tras una revisión de requisitos mínimos, los proyectos son evaluados por expertos externos bajo los criterios del Documento de Tipologías, que exige el cumplimiento de cinco requisitos para I+D: novedad, creatividad, incertidumbre, estructura sistemática y transferibilidad. Además, se utiliza la escala de Niveles de Madurez Tecnológica (TRL) para clasificar las iniciativas en investigación (TRL 1-3), desarrollo (TRL 4-6) o innovación (TRL 7-9).</w:t>
        </w:r>
      </w:ins>
    </w:p>
    <w:p w14:paraId="55F950DE" w14:textId="52092931" w:rsidR="7B69D6C6" w:rsidRDefault="7B69D6C6">
      <w:pPr>
        <w:jc w:val="both"/>
        <w:rPr>
          <w:ins w:id="2567" w:author="Usuario invitado" w:date="2026-05-26T21:02:00Z" w16du:dateUtc="2026-05-26T21:02:27Z"/>
          <w:rFonts w:ascii="Arial Narrow" w:eastAsia="Arial Narrow" w:hAnsi="Arial Narrow" w:cs="Arial Narrow"/>
          <w:color w:val="303030"/>
          <w:lang w:val="es-CO"/>
          <w:rPrChange w:id="2568" w:author="Usuario invitado" w:date="2026-05-26T21:04:00Z">
            <w:rPr>
              <w:ins w:id="2569" w:author="Usuario invitado" w:date="2026-05-26T21:02:00Z" w16du:dateUtc="2026-05-26T21:02:27Z"/>
              <w:rFonts w:ascii="Arial Narrow" w:eastAsia="Arial Narrow" w:hAnsi="Arial Narrow" w:cs="Arial Narrow"/>
              <w:b/>
              <w:bCs/>
              <w:color w:val="303030"/>
              <w:lang w:val="es-CO"/>
            </w:rPr>
          </w:rPrChange>
        </w:rPr>
        <w:pPrChange w:id="2570" w:author="Usuario invitado" w:date="2026-05-26T21:02:00Z">
          <w:pPr/>
        </w:pPrChange>
      </w:pPr>
      <w:ins w:id="2571" w:author="Usuario invitado" w:date="2026-05-26T21:02:00Z" w16du:dateUtc="2026-05-26T21:02:27Z">
        <w:r w:rsidRPr="7B69D6C6">
          <w:rPr>
            <w:rFonts w:ascii="Arial Narrow" w:eastAsia="Arial Narrow" w:hAnsi="Arial Narrow" w:cs="Arial Narrow"/>
            <w:color w:val="303030"/>
            <w:lang w:val="es-CO"/>
          </w:rPr>
          <w:t>La decisión final es adoptada en sesión plenaria por el CNBT, que emite un acto administrativo de preaprobación. En el caso de los proyectos plurianuales, la calificación inicial otorga un marco técnico, pero la asignación efectiva del cupo para cada anualidad queda supeditada a la disponibilidad fiscal y a la presentación obligatoria de informes anuales de ejecución técnica y financiera.</w:t>
        </w:r>
      </w:ins>
      <w:ins w:id="2572" w:author="Usuario invitado" w:date="2026-05-26T21:04:00Z" w16du:dateUtc="2026-05-26T21:04:12Z">
        <w:r w:rsidRPr="7B69D6C6">
          <w:rPr>
            <w:rFonts w:ascii="Arial Narrow" w:eastAsia="Arial Narrow" w:hAnsi="Arial Narrow" w:cs="Arial Narrow"/>
            <w:color w:val="303030"/>
            <w:lang w:val="es-CO"/>
          </w:rPr>
          <w:t xml:space="preserve"> </w:t>
        </w:r>
      </w:ins>
      <w:ins w:id="2573" w:author="Usuario invitado" w:date="2026-05-26T21:02:00Z" w16du:dateUtc="2026-05-26T21:02:27Z">
        <w:r w:rsidRPr="7B69D6C6">
          <w:rPr>
            <w:rFonts w:ascii="Arial Narrow" w:eastAsia="Arial Narrow" w:hAnsi="Arial Narrow" w:cs="Arial Narrow"/>
            <w:color w:val="303030"/>
            <w:lang w:val="es-CO"/>
          </w:rPr>
          <w:t xml:space="preserve">Finalmente, cuando la demanda supera el cupo fiscal, el CNBT aplica criterios de priorización, destacando la participación de MiPymes, la intensidad en I+D, el enfoque de género y, recientemente, la alineación con las </w:t>
        </w:r>
        <w:r w:rsidRPr="7B69D6C6">
          <w:rPr>
            <w:rFonts w:ascii="Arial Narrow" w:eastAsia="Arial Narrow" w:hAnsi="Arial Narrow" w:cs="Arial Narrow"/>
            <w:color w:val="303030"/>
            <w:lang w:val="es-CO"/>
            <w:rPrChange w:id="2574" w:author="Usuario invitado" w:date="2026-05-26T21:04:00Z" w16du:dateUtc="2026-05-26T21:04:10Z">
              <w:rPr>
                <w:rFonts w:ascii="Arial Narrow" w:eastAsia="Arial Narrow" w:hAnsi="Arial Narrow" w:cs="Arial Narrow"/>
                <w:b/>
                <w:bCs/>
                <w:color w:val="303030"/>
                <w:lang w:val="es-CO"/>
              </w:rPr>
            </w:rPrChange>
          </w:rPr>
          <w:t>Políticas de Investigación e Innovación Orientadas por Misiones (PIIOM)</w:t>
        </w:r>
      </w:ins>
      <w:ins w:id="2575" w:author="Usuario invitado" w:date="2026-05-26T21:04:00Z" w16du:dateUtc="2026-05-26T21:04:15Z">
        <w:r w:rsidRPr="7B69D6C6">
          <w:rPr>
            <w:rFonts w:ascii="Arial Narrow" w:eastAsia="Arial Narrow" w:hAnsi="Arial Narrow" w:cs="Arial Narrow"/>
            <w:color w:val="303030"/>
            <w:lang w:val="es-CO"/>
          </w:rPr>
          <w:t>.</w:t>
        </w:r>
      </w:ins>
    </w:p>
    <w:p w14:paraId="05D3C63C" w14:textId="17DD96C2" w:rsidR="7B69D6C6" w:rsidRDefault="7B69D6C6" w:rsidP="7B69D6C6">
      <w:pPr>
        <w:jc w:val="both"/>
        <w:rPr>
          <w:ins w:id="2576" w:author="Usuario invitado" w:date="2026-05-26T21:02:00Z" w16du:dateUtc="2026-05-26T21:02:26Z"/>
          <w:rFonts w:ascii="Arial Narrow" w:hAnsi="Arial Narrow"/>
          <w:sz w:val="22"/>
          <w:szCs w:val="22"/>
          <w:lang w:val="es-CO"/>
        </w:rPr>
      </w:pPr>
    </w:p>
    <w:p w14:paraId="342F2A8D" w14:textId="6C1F7527" w:rsidR="7B69D6C6" w:rsidRDefault="7B69D6C6" w:rsidP="7B69D6C6">
      <w:pPr>
        <w:jc w:val="both"/>
        <w:rPr>
          <w:rFonts w:ascii="Arial Narrow" w:hAnsi="Arial Narrow"/>
          <w:sz w:val="22"/>
          <w:szCs w:val="22"/>
          <w:lang w:val="es-CO"/>
        </w:rPr>
      </w:pPr>
    </w:p>
    <w:p w14:paraId="5540C1A3" w14:textId="151F990A" w:rsidR="009E357B" w:rsidRPr="00012D3F" w:rsidRDefault="7B69D6C6" w:rsidP="009E357B">
      <w:pPr>
        <w:jc w:val="both"/>
        <w:rPr>
          <w:lang w:val="es-ES"/>
          <w:rPrChange w:id="2577" w:author="Gonzalo Castellanos" w:date="2026-05-29T12:04:00Z" w16du:dateUtc="2026-05-29T16:04:00Z">
            <w:rPr/>
          </w:rPrChange>
        </w:rPr>
      </w:pPr>
      <w:r w:rsidRPr="7B69D6C6">
        <w:rPr>
          <w:rFonts w:ascii="Arial Narrow" w:hAnsi="Arial Narrow"/>
          <w:b/>
          <w:bCs/>
          <w:sz w:val="22"/>
          <w:szCs w:val="22"/>
          <w:lang w:val="es-CO"/>
        </w:rPr>
        <w:t xml:space="preserve">3.3. </w:t>
      </w:r>
      <w:del w:id="2578" w:author="Usuario invitado" w:date="2026-05-26T21:05:00Z" w16du:dateUtc="2026-05-26T21:05:19Z">
        <w:r w:rsidR="009E357B" w:rsidRPr="7B69D6C6" w:rsidDel="7B69D6C6">
          <w:rPr>
            <w:rFonts w:ascii="Arial Narrow" w:hAnsi="Arial Narrow"/>
            <w:b/>
            <w:bCs/>
            <w:sz w:val="22"/>
            <w:szCs w:val="22"/>
            <w:lang w:val="es-CO"/>
          </w:rPr>
          <w:delText>Verificación y certificación ex ante</w:delText>
        </w:r>
      </w:del>
      <w:ins w:id="2579" w:author="Usuario invitado" w:date="2026-05-26T21:05:00Z" w16du:dateUtc="2026-05-26T21:05:19Z">
        <w:r w:rsidRPr="7B69D6C6">
          <w:rPr>
            <w:rFonts w:ascii="Arial Narrow" w:hAnsi="Arial Narrow"/>
            <w:b/>
            <w:bCs/>
            <w:sz w:val="22"/>
            <w:szCs w:val="22"/>
            <w:lang w:val="es-CO"/>
          </w:rPr>
          <w:t xml:space="preserve"> Control fiscal y auditorías</w:t>
        </w:r>
      </w:ins>
    </w:p>
    <w:p w14:paraId="30516315" w14:textId="77777777" w:rsidR="009E357B" w:rsidRPr="00012D3F" w:rsidRDefault="009E357B" w:rsidP="009E357B">
      <w:pPr>
        <w:jc w:val="both"/>
        <w:rPr>
          <w:ins w:id="2580" w:author="Usuario invitado" w:date="2026-05-26T20:59:00Z" w16du:dateUtc="2026-05-26T20:59:27Z"/>
          <w:lang w:val="es-ES"/>
          <w:rPrChange w:id="2581" w:author="Gonzalo Castellanos" w:date="2026-05-29T12:04:00Z" w16du:dateUtc="2026-05-29T16:04:00Z">
            <w:rPr>
              <w:ins w:id="2582" w:author="Usuario invitado" w:date="2026-05-26T20:59:00Z" w16du:dateUtc="2026-05-26T20:59:27Z"/>
            </w:rPr>
          </w:rPrChange>
        </w:rPr>
      </w:pPr>
      <w:del w:id="2583" w:author="Usuario invitado" w:date="2026-05-26T21:05:00Z" w16du:dateUtc="2026-05-26T21:05:22Z">
        <w:r w:rsidRPr="7B69D6C6" w:rsidDel="7B69D6C6">
          <w:rPr>
            <w:rFonts w:ascii="Arial Narrow" w:hAnsi="Arial Narrow"/>
            <w:sz w:val="22"/>
            <w:szCs w:val="22"/>
            <w:lang w:val="es-CO"/>
          </w:rPr>
          <w:delText>El proceso de certificación se inicia con una revisión de requisitos mínimos y de completitud por parte de la Secretaría Técnica del CNBT. Esta etapa puede dar lugar a solicitudes de subsanación antes de que el proyecto ingrese a la evaluación técnica de fondo. La evaluación se apoya en el Documento de Tipologías de Proyectos de CTeI, que define criterios técnicos como novedad, creatividad, incertidumbre tecnológica, estructura sistemática y potencial de transferencia o reproducibilidad, así como la clasificación de los proyectos según niveles de madurez tecnológica</w:delText>
        </w:r>
      </w:del>
      <w:r>
        <w:rPr>
          <w:rFonts w:ascii="Arial Narrow" w:hAnsi="Arial Narrow"/>
          <w:sz w:val="22"/>
          <w:szCs w:val="22"/>
          <w:lang w:val="es-CO"/>
        </w:rPr>
        <w:t xml:space="preserve"> </w:t>
      </w:r>
      <w:sdt>
        <w:sdtPr>
          <w:rPr>
            <w:rFonts w:ascii="Arial Narrow" w:hAnsi="Arial Narrow"/>
            <w:sz w:val="22"/>
            <w:szCs w:val="22"/>
            <w:highlight w:val="yellow"/>
            <w:lang w:val="es-CO"/>
          </w:rPr>
          <w:id w:val="659435926"/>
          <w:citation/>
        </w:sdtPr>
        <w:sdtEndPr/>
        <w:sdtContent>
          <w:r w:rsidRPr="002435FB">
            <w:rPr>
              <w:rFonts w:ascii="Arial Narrow" w:hAnsi="Arial Narrow"/>
              <w:sz w:val="22"/>
              <w:szCs w:val="22"/>
              <w:highlight w:val="yellow"/>
              <w:lang w:val="es-CO"/>
            </w:rPr>
            <w:fldChar w:fldCharType="begin"/>
          </w:r>
          <w:r w:rsidRPr="002435FB">
            <w:rPr>
              <w:rFonts w:ascii="Arial Narrow" w:hAnsi="Arial Narrow"/>
              <w:sz w:val="22"/>
              <w:szCs w:val="22"/>
              <w:highlight w:val="yellow"/>
              <w:lang w:val="es-CO"/>
            </w:rPr>
            <w:instrText xml:space="preserve"> CITATION Exp251 \l 1033 </w:instrText>
          </w:r>
          <w:r w:rsidRPr="002435FB">
            <w:rPr>
              <w:rFonts w:ascii="Arial Narrow" w:hAnsi="Arial Narrow"/>
              <w:sz w:val="22"/>
              <w:szCs w:val="22"/>
              <w:highlight w:val="yellow"/>
              <w:lang w:val="es-CO"/>
            </w:rPr>
            <w:fldChar w:fldCharType="separate"/>
          </w:r>
          <w:r w:rsidRPr="0095440B">
            <w:rPr>
              <w:rFonts w:ascii="Arial Narrow" w:hAnsi="Arial Narrow"/>
              <w:noProof/>
              <w:sz w:val="22"/>
              <w:szCs w:val="22"/>
              <w:highlight w:val="yellow"/>
              <w:lang w:val="es-CO"/>
            </w:rPr>
            <w:t>(Expertos, 2025)</w:t>
          </w:r>
          <w:r w:rsidRPr="002435FB">
            <w:rPr>
              <w:rFonts w:ascii="Arial Narrow" w:hAnsi="Arial Narrow"/>
              <w:sz w:val="22"/>
              <w:szCs w:val="22"/>
              <w:highlight w:val="yellow"/>
              <w:lang w:val="es-CO"/>
            </w:rPr>
            <w:fldChar w:fldCharType="end"/>
          </w:r>
        </w:sdtContent>
      </w:sdt>
      <w:r w:rsidRPr="002435FB">
        <w:rPr>
          <w:rFonts w:ascii="Arial Narrow" w:hAnsi="Arial Narrow"/>
          <w:sz w:val="22"/>
          <w:szCs w:val="22"/>
          <w:highlight w:val="yellow"/>
          <w:lang w:val="es-CO"/>
        </w:rPr>
        <w:t>.</w:t>
      </w:r>
    </w:p>
    <w:p w14:paraId="47430110" w14:textId="77BE1275" w:rsidR="7B69D6C6" w:rsidRDefault="7B69D6C6" w:rsidP="7B69D6C6">
      <w:pPr>
        <w:jc w:val="both"/>
        <w:rPr>
          <w:rFonts w:ascii="Arial Narrow" w:hAnsi="Arial Narrow"/>
          <w:sz w:val="22"/>
          <w:szCs w:val="22"/>
          <w:highlight w:val="yellow"/>
          <w:lang w:val="es-CO"/>
        </w:rPr>
      </w:pPr>
    </w:p>
    <w:p w14:paraId="7E55D394" w14:textId="67B2AE07" w:rsidR="7B69D6C6" w:rsidRPr="00012D3F" w:rsidRDefault="7B69D6C6" w:rsidP="7B69D6C6">
      <w:pPr>
        <w:jc w:val="both"/>
        <w:rPr>
          <w:ins w:id="2584" w:author="Usuario invitado" w:date="2026-05-26T21:05:00Z" w16du:dateUtc="2026-05-26T21:05:24Z"/>
          <w:lang w:val="es-ES"/>
          <w:rPrChange w:id="2585" w:author="Gonzalo Castellanos" w:date="2026-05-29T12:04:00Z" w16du:dateUtc="2026-05-29T16:04:00Z">
            <w:rPr>
              <w:ins w:id="2586" w:author="Usuario invitado" w:date="2026-05-26T21:05:00Z" w16du:dateUtc="2026-05-26T21:05:24Z"/>
            </w:rPr>
          </w:rPrChange>
        </w:rPr>
      </w:pPr>
      <w:del w:id="2587" w:author="Usuario invitado" w:date="2026-05-26T21:05:00Z" w16du:dateUtc="2026-05-26T21:05:20Z">
        <w:r w:rsidRPr="7B69D6C6" w:rsidDel="7B69D6C6">
          <w:rPr>
            <w:rFonts w:ascii="Arial Narrow" w:hAnsi="Arial Narrow"/>
            <w:sz w:val="22"/>
            <w:szCs w:val="22"/>
            <w:lang w:val="es-CO"/>
          </w:rPr>
          <w:delText>Con base en esta evaluación, la Secretaría Técnica elabora una recomendación técnica que es presentada al CNBT. La decisión final se adopta en sesión plenaria del Consejo, que aprueba o rechaza el proyecto y define el monto máximo de inversión certificada, pudiendo autorizarlo total o parcialmente. Esta decisión se formaliza mediante un acto administrativo de preaprobación, que notifica a la empresa el cupo máximo elegible para el beneficio y constituye el marco habilitante para la ejecución del proyecto.</w:delText>
        </w:r>
      </w:del>
    </w:p>
    <w:p w14:paraId="58670345" w14:textId="355C2F73" w:rsidR="7B69D6C6" w:rsidRDefault="7B69D6C6" w:rsidP="7B69D6C6">
      <w:pPr>
        <w:jc w:val="both"/>
        <w:rPr>
          <w:ins w:id="2588" w:author="Usuario invitado" w:date="2026-05-26T21:05:00Z" w16du:dateUtc="2026-05-26T21:05:10Z"/>
          <w:rFonts w:ascii="Arial Narrow" w:hAnsi="Arial Narrow"/>
          <w:sz w:val="22"/>
          <w:szCs w:val="22"/>
          <w:lang w:val="es-CO"/>
        </w:rPr>
      </w:pPr>
    </w:p>
    <w:p w14:paraId="17D6E551" w14:textId="539AA249" w:rsidR="7B69D6C6" w:rsidRDefault="7B69D6C6">
      <w:pPr>
        <w:jc w:val="both"/>
        <w:rPr>
          <w:ins w:id="2589" w:author="Usuario invitado" w:date="2026-05-26T21:05:00Z" w16du:dateUtc="2026-05-26T21:05:25Z"/>
          <w:rFonts w:ascii="Arial Narrow" w:eastAsia="Arial Narrow" w:hAnsi="Arial Narrow" w:cs="Arial Narrow"/>
          <w:color w:val="303030"/>
          <w:lang w:val="es-CO"/>
          <w:rPrChange w:id="2590" w:author="Usuario invitado" w:date="2026-05-26T21:05:00Z">
            <w:rPr>
              <w:ins w:id="2591" w:author="Usuario invitado" w:date="2026-05-26T21:05:00Z" w16du:dateUtc="2026-05-26T21:05:25Z"/>
              <w:rFonts w:ascii="Arial Narrow" w:eastAsia="Arial Narrow" w:hAnsi="Arial Narrow" w:cs="Arial Narrow"/>
              <w:b/>
              <w:bCs/>
              <w:color w:val="303030"/>
              <w:lang w:val="es-CO"/>
            </w:rPr>
          </w:rPrChange>
        </w:rPr>
        <w:pPrChange w:id="2592" w:author="Usuario invitado" w:date="2026-05-26T21:05:00Z">
          <w:pPr/>
        </w:pPrChange>
      </w:pPr>
      <w:ins w:id="2593" w:author="Usuario invitado" w:date="2026-05-26T21:05:00Z" w16du:dateUtc="2026-05-26T21:05:10Z">
        <w:r w:rsidRPr="7B69D6C6">
          <w:rPr>
            <w:rFonts w:ascii="Arial Narrow" w:eastAsia="Arial Narrow" w:hAnsi="Arial Narrow" w:cs="Arial Narrow"/>
            <w:color w:val="303030"/>
            <w:lang w:val="es-CO"/>
          </w:rPr>
          <w:t xml:space="preserve">El sistema de control del incentivo en Colombia se fundamenta en un modelo de seguimiento concurrente y ex post, donde la </w:t>
        </w:r>
        <w:r w:rsidRPr="7B69D6C6">
          <w:rPr>
            <w:rFonts w:ascii="Arial Narrow" w:eastAsia="Arial Narrow" w:hAnsi="Arial Narrow" w:cs="Arial Narrow"/>
            <w:color w:val="303030"/>
            <w:lang w:val="es-CO"/>
            <w:rPrChange w:id="2594" w:author="Usuario invitado" w:date="2026-05-26T21:05:00Z" w16du:dateUtc="2026-05-26T21:05:28Z">
              <w:rPr>
                <w:rFonts w:ascii="Arial Narrow" w:eastAsia="Arial Narrow" w:hAnsi="Arial Narrow" w:cs="Arial Narrow"/>
                <w:b/>
                <w:bCs/>
                <w:color w:val="303030"/>
                <w:lang w:val="es-CO"/>
              </w:rPr>
            </w:rPrChange>
          </w:rPr>
          <w:t>Secretaría Técnica del CNBT (MinCiencias</w:t>
        </w:r>
        <w:r w:rsidRPr="7B69D6C6">
          <w:rPr>
            <w:rFonts w:ascii="Arial Narrow" w:eastAsia="Arial Narrow" w:hAnsi="Arial Narrow" w:cs="Arial Narrow"/>
            <w:color w:val="303030"/>
            <w:lang w:val="es-CO"/>
          </w:rPr>
          <w:t>) lidera la verificación técnica, mientras que la DIAN supervisa el cumplimiento fiscal.</w:t>
        </w:r>
      </w:ins>
    </w:p>
    <w:p w14:paraId="6C5EFC60" w14:textId="32556939" w:rsidR="7B69D6C6" w:rsidRDefault="7B69D6C6" w:rsidP="7B69D6C6">
      <w:pPr>
        <w:jc w:val="both"/>
        <w:rPr>
          <w:ins w:id="2595" w:author="Usuario invitado" w:date="2026-05-26T21:05:00Z" w16du:dateUtc="2026-05-26T21:05:10Z"/>
          <w:rFonts w:ascii="Arial Narrow" w:eastAsia="Arial Narrow" w:hAnsi="Arial Narrow" w:cs="Arial Narrow"/>
          <w:color w:val="303030"/>
          <w:lang w:val="es-CO"/>
        </w:rPr>
      </w:pPr>
    </w:p>
    <w:p w14:paraId="5A34E33A" w14:textId="5375AEBC" w:rsidR="7B69D6C6" w:rsidRPr="00012D3F" w:rsidRDefault="7B69D6C6">
      <w:pPr>
        <w:jc w:val="both"/>
        <w:rPr>
          <w:ins w:id="2596" w:author="Usuario invitado" w:date="2026-05-26T21:05:00Z" w16du:dateUtc="2026-05-26T21:05:38Z"/>
          <w:lang w:val="es-ES"/>
          <w:rPrChange w:id="2597" w:author="Gonzalo Castellanos" w:date="2026-05-29T12:04:00Z" w16du:dateUtc="2026-05-29T16:04:00Z">
            <w:rPr>
              <w:ins w:id="2598" w:author="Usuario invitado" w:date="2026-05-26T21:05:00Z" w16du:dateUtc="2026-05-26T21:05:38Z"/>
            </w:rPr>
          </w:rPrChange>
        </w:rPr>
        <w:pPrChange w:id="2599" w:author="Usuario invitado" w:date="2026-05-26T21:05:00Z">
          <w:pPr/>
        </w:pPrChange>
      </w:pPr>
      <w:ins w:id="2600" w:author="Usuario invitado" w:date="2026-05-26T21:05:00Z" w16du:dateUtc="2026-05-26T21:05:10Z">
        <w:r w:rsidRPr="7B69D6C6">
          <w:rPr>
            <w:rFonts w:ascii="Arial Narrow" w:eastAsia="Arial Narrow" w:hAnsi="Arial Narrow" w:cs="Arial Narrow"/>
            <w:color w:val="303030"/>
            <w:lang w:val="es-CO"/>
          </w:rPr>
          <w:t>Una vez emitido el acto administrativo de preaprobación, el proyecto entra en una fase de seguimiento técnico y financiero. Las empresas beneficiarias tienen la obligación de presentar informes anuales de ejecución que detallen el avance de las actividades y la inversión presupuestal efectiva. Un requisito estructural es que dichos informes cuenten con el aval de un actor reconocido por MinCiencias (como centros de investigación o universidades), quien actúa como supervisor técnico y certifica que lo ejecutado corresponde a actividades de CTeI. En los proyectos plurianuales, la aprobación de este informe es la condición necesaria para que el CNBT autorice el cupo fiscal de la siguiente vigencia.</w:t>
        </w:r>
      </w:ins>
    </w:p>
    <w:p w14:paraId="007423DF" w14:textId="4BB643AA" w:rsidR="7B69D6C6" w:rsidRDefault="7B69D6C6" w:rsidP="7B69D6C6">
      <w:pPr>
        <w:jc w:val="both"/>
        <w:rPr>
          <w:ins w:id="2601" w:author="Usuario invitado" w:date="2026-05-26T21:05:00Z" w16du:dateUtc="2026-05-26T21:05:10Z"/>
          <w:rFonts w:ascii="Arial Narrow" w:eastAsia="Arial Narrow" w:hAnsi="Arial Narrow" w:cs="Arial Narrow"/>
          <w:color w:val="303030"/>
          <w:lang w:val="es-CO"/>
        </w:rPr>
      </w:pPr>
    </w:p>
    <w:p w14:paraId="1BA8CFB0" w14:textId="1E584321" w:rsidR="7B69D6C6" w:rsidRPr="00012D3F" w:rsidRDefault="7B69D6C6">
      <w:pPr>
        <w:jc w:val="both"/>
        <w:rPr>
          <w:ins w:id="2602" w:author="Usuario invitado" w:date="2026-05-26T21:05:00Z" w16du:dateUtc="2026-05-26T21:05:37Z"/>
          <w:lang w:val="es-ES"/>
          <w:rPrChange w:id="2603" w:author="Gonzalo Castellanos" w:date="2026-05-29T12:04:00Z" w16du:dateUtc="2026-05-29T16:04:00Z">
            <w:rPr>
              <w:ins w:id="2604" w:author="Usuario invitado" w:date="2026-05-26T21:05:00Z" w16du:dateUtc="2026-05-26T21:05:37Z"/>
            </w:rPr>
          </w:rPrChange>
        </w:rPr>
        <w:pPrChange w:id="2605" w:author="Usuario invitado" w:date="2026-05-26T21:05:00Z">
          <w:pPr/>
        </w:pPrChange>
      </w:pPr>
      <w:ins w:id="2606" w:author="Usuario invitado" w:date="2026-05-26T21:05:00Z" w16du:dateUtc="2026-05-26T21:05:10Z">
        <w:r w:rsidRPr="7B69D6C6">
          <w:rPr>
            <w:rFonts w:ascii="Arial Narrow" w:eastAsia="Arial Narrow" w:hAnsi="Arial Narrow" w:cs="Arial Narrow"/>
            <w:color w:val="303030"/>
            <w:lang w:val="es-CO"/>
          </w:rPr>
          <w:t>Los plazos para estas rendiciones de cuentas son específicos: los proyectos acogidos al crédito fiscal deben radicar sus informes en el mes de enero, mientras que aquellos bajo deducción o descuento tienen plazo hasta el último día hábil de marzo.</w:t>
        </w:r>
      </w:ins>
    </w:p>
    <w:p w14:paraId="5FA3568C" w14:textId="08D28D04" w:rsidR="7B69D6C6" w:rsidRDefault="7B69D6C6" w:rsidP="7B69D6C6">
      <w:pPr>
        <w:jc w:val="both"/>
        <w:rPr>
          <w:ins w:id="2607" w:author="Usuario invitado" w:date="2026-05-26T21:05:00Z" w16du:dateUtc="2026-05-26T21:05:10Z"/>
          <w:rFonts w:ascii="Arial Narrow" w:eastAsia="Arial Narrow" w:hAnsi="Arial Narrow" w:cs="Arial Narrow"/>
          <w:color w:val="303030"/>
          <w:lang w:val="es-CO"/>
        </w:rPr>
      </w:pPr>
    </w:p>
    <w:p w14:paraId="5B5FC632" w14:textId="1C91A661" w:rsidR="7B69D6C6" w:rsidRDefault="7B69D6C6">
      <w:pPr>
        <w:jc w:val="both"/>
        <w:rPr>
          <w:ins w:id="2608" w:author="Usuario invitado" w:date="2026-05-26T21:05:00Z" w16du:dateUtc="2026-05-26T21:05:10Z"/>
          <w:rFonts w:ascii="Arial Narrow" w:eastAsia="Arial Narrow" w:hAnsi="Arial Narrow" w:cs="Arial Narrow"/>
          <w:color w:val="303030"/>
          <w:lang w:val="es-CO"/>
        </w:rPr>
        <w:pPrChange w:id="2609" w:author="Usuario invitado" w:date="2026-05-26T21:05:00Z">
          <w:pPr/>
        </w:pPrChange>
      </w:pPr>
      <w:ins w:id="2610" w:author="Usuario invitado" w:date="2026-05-26T21:05:00Z" w16du:dateUtc="2026-05-26T21:05:10Z">
        <w:r w:rsidRPr="7B69D6C6">
          <w:rPr>
            <w:rFonts w:ascii="Arial Narrow" w:eastAsia="Arial Narrow" w:hAnsi="Arial Narrow" w:cs="Arial Narrow"/>
            <w:color w:val="303030"/>
            <w:lang w:val="es-CO"/>
          </w:rPr>
          <w:t>Además del control documental, MinCiencias realiza visitas técnicas de verificación (aleatorias o por sospecha de inconsistencias) para constatar en campo la realidad de la ejecución, los resultados obtenidos y la idoneidad del equipo investigador. Si se identifican incumplimientos, falta de evidencias o gastos atípicos, el Ministerio solicita aclaraciones; de no subsanarse, el CNBT tiene la facultad de cancelar el beneficio otorgado.</w:t>
        </w:r>
      </w:ins>
    </w:p>
    <w:p w14:paraId="37527437" w14:textId="43A7787D" w:rsidR="7B69D6C6" w:rsidRDefault="7B69D6C6">
      <w:pPr>
        <w:jc w:val="both"/>
        <w:rPr>
          <w:ins w:id="2611" w:author="Usuario invitado" w:date="2026-05-26T20:59:00Z" w16du:dateUtc="2026-05-26T20:59:28Z"/>
          <w:rFonts w:ascii="Arial Narrow" w:eastAsia="Arial Narrow" w:hAnsi="Arial Narrow" w:cs="Arial Narrow"/>
          <w:color w:val="303030"/>
          <w:lang w:val="es-CO"/>
        </w:rPr>
        <w:pPrChange w:id="2612" w:author="Usuario invitado" w:date="2026-05-26T21:05:00Z">
          <w:pPr/>
        </w:pPrChange>
      </w:pPr>
      <w:ins w:id="2613" w:author="Usuario invitado" w:date="2026-05-26T21:05:00Z" w16du:dateUtc="2026-05-26T21:05:10Z">
        <w:r w:rsidRPr="7B69D6C6">
          <w:rPr>
            <w:rFonts w:ascii="Arial Narrow" w:eastAsia="Arial Narrow" w:hAnsi="Arial Narrow" w:cs="Arial Narrow"/>
            <w:color w:val="303030"/>
            <w:lang w:val="es-CO"/>
          </w:rPr>
          <w:t>La fiscalización tributaria final recae en la Dirección de Impuestos y Aduanas Nacionales (DIAN). MinCiencias remite periódicamente a la autoridad fiscal el listado de cupos asignados y el estado de cumplimiento de los informes anuales. Con esta base, la DIAN verifica en la declaración de renta que los beneficios aplicados por la empresa coincidan con los montos certificados técnicamente. Si se detectan discrepancias o el uso de beneficios sin informe de ejecución aprobado, la DIAN procede a las acciones de cobro, sanciones e intereses por el impuesto dejado de pagar.</w:t>
        </w:r>
      </w:ins>
    </w:p>
    <w:p w14:paraId="61311A9E" w14:textId="43792452" w:rsidR="7B69D6C6" w:rsidRDefault="7B69D6C6" w:rsidP="7B69D6C6">
      <w:pPr>
        <w:jc w:val="both"/>
        <w:rPr>
          <w:rFonts w:ascii="Arial Narrow" w:hAnsi="Arial Narrow"/>
          <w:sz w:val="22"/>
          <w:szCs w:val="22"/>
          <w:lang w:val="es-CO"/>
        </w:rPr>
      </w:pPr>
    </w:p>
    <w:p w14:paraId="2F79114A" w14:textId="0E266DD1" w:rsidR="009E357B" w:rsidRPr="00012D3F" w:rsidRDefault="7B69D6C6" w:rsidP="009E357B">
      <w:pPr>
        <w:jc w:val="both"/>
        <w:rPr>
          <w:ins w:id="2614" w:author="Usuario invitado" w:date="2026-05-26T21:06:00Z" w16du:dateUtc="2026-05-26T21:06:42Z"/>
          <w:lang w:val="es-ES"/>
          <w:rPrChange w:id="2615" w:author="Gonzalo Castellanos" w:date="2026-05-29T12:04:00Z" w16du:dateUtc="2026-05-29T16:04:00Z">
            <w:rPr>
              <w:ins w:id="2616" w:author="Usuario invitado" w:date="2026-05-26T21:06:00Z" w16du:dateUtc="2026-05-26T21:06:42Z"/>
            </w:rPr>
          </w:rPrChange>
        </w:rPr>
      </w:pPr>
      <w:r w:rsidRPr="7B69D6C6">
        <w:rPr>
          <w:rFonts w:ascii="Arial Narrow" w:hAnsi="Arial Narrow"/>
          <w:b/>
          <w:bCs/>
          <w:sz w:val="22"/>
          <w:szCs w:val="22"/>
          <w:lang w:val="es-CO"/>
        </w:rPr>
        <w:t xml:space="preserve">3.4. Monitoreo y </w:t>
      </w:r>
      <w:del w:id="2617" w:author="Usuario invitado" w:date="2026-05-26T21:06:00Z" w16du:dateUtc="2026-05-26T21:06:39Z">
        <w:r w:rsidR="009E357B" w:rsidRPr="7B69D6C6" w:rsidDel="7B69D6C6">
          <w:rPr>
            <w:rFonts w:ascii="Arial Narrow" w:hAnsi="Arial Narrow"/>
            <w:b/>
            <w:bCs/>
            <w:sz w:val="22"/>
            <w:szCs w:val="22"/>
            <w:lang w:val="es-CO"/>
          </w:rPr>
          <w:delText xml:space="preserve">control ex </w:delText>
        </w:r>
        <w:commentRangeStart w:id="2618"/>
        <w:r w:rsidR="009E357B" w:rsidRPr="7B69D6C6" w:rsidDel="7B69D6C6">
          <w:rPr>
            <w:rFonts w:ascii="Arial Narrow" w:hAnsi="Arial Narrow"/>
            <w:b/>
            <w:bCs/>
            <w:sz w:val="22"/>
            <w:szCs w:val="22"/>
            <w:lang w:val="es-CO"/>
          </w:rPr>
          <w:delText>post</w:delText>
        </w:r>
      </w:del>
      <w:ins w:id="2619" w:author="Usuario invitado" w:date="2026-05-26T21:06:00Z" w16du:dateUtc="2026-05-26T21:06:40Z">
        <w:r w:rsidRPr="7B69D6C6">
          <w:rPr>
            <w:rFonts w:ascii="Arial Narrow" w:hAnsi="Arial Narrow"/>
            <w:b/>
            <w:bCs/>
            <w:sz w:val="22"/>
            <w:szCs w:val="22"/>
            <w:lang w:val="es-CO"/>
          </w:rPr>
          <w:t>evaluación</w:t>
        </w:r>
      </w:ins>
      <w:commentRangeEnd w:id="2618"/>
      <w:r w:rsidR="009E357B" w:rsidRPr="00012D3F">
        <w:rPr>
          <w:rStyle w:val="CommentReference"/>
          <w:sz w:val="24"/>
          <w:szCs w:val="24"/>
          <w:lang w:val="es-ES"/>
          <w:rPrChange w:id="2620" w:author="Gonzalo Castellanos" w:date="2026-05-29T12:04:00Z" w16du:dateUtc="2026-05-29T16:04:00Z">
            <w:rPr>
              <w:rStyle w:val="CommentReference"/>
              <w:sz w:val="24"/>
              <w:szCs w:val="24"/>
            </w:rPr>
          </w:rPrChange>
        </w:rPr>
        <w:commentReference w:id="2618"/>
      </w:r>
    </w:p>
    <w:p w14:paraId="0604F601" w14:textId="10A80718" w:rsidR="7B69D6C6" w:rsidRDefault="7B69D6C6" w:rsidP="7B69D6C6">
      <w:pPr>
        <w:jc w:val="both"/>
        <w:rPr>
          <w:rFonts w:ascii="Arial Narrow" w:hAnsi="Arial Narrow"/>
          <w:b/>
          <w:bCs/>
          <w:sz w:val="22"/>
          <w:szCs w:val="22"/>
          <w:lang w:val="es-CO"/>
        </w:rPr>
      </w:pPr>
    </w:p>
    <w:p w14:paraId="2AC974DD" w14:textId="44D672CD" w:rsidR="7B69D6C6" w:rsidRDefault="7B69D6C6" w:rsidP="7B69D6C6">
      <w:pPr>
        <w:jc w:val="both"/>
        <w:rPr>
          <w:del w:id="2621" w:author="Usuario invitado" w:date="2026-05-26T21:08:00Z" w16du:dateUtc="2026-05-26T21:08:14Z"/>
          <w:rFonts w:ascii="Arial Narrow" w:hAnsi="Arial Narrow"/>
          <w:sz w:val="22"/>
          <w:szCs w:val="22"/>
          <w:lang w:val="es-CO"/>
        </w:rPr>
      </w:pPr>
      <w:del w:id="2622" w:author="Usuario invitado" w:date="2026-05-26T21:08:00Z" w16du:dateUtc="2026-05-26T21:08:14Z">
        <w:r w:rsidRPr="7B69D6C6" w:rsidDel="7B69D6C6">
          <w:rPr>
            <w:rFonts w:ascii="Arial Narrow" w:hAnsi="Arial Narrow"/>
            <w:sz w:val="22"/>
            <w:szCs w:val="22"/>
            <w:lang w:val="es-CO"/>
          </w:rPr>
          <w:delText>Una vez certificado, el proyecto entra en una fase de seguimiento técnico y financiero a cargo de la Secretaría Técnica del CNBT. Las empresas beneficiarias deben presentar informes periódicos que detallan el avance parcial o final de las actividades y la ejecución presupuestal, los cuales deben estar avalados por un actor reconocido por MinCiencias. En el caso de proyectos plurianuales, este seguimiento tiene carácter anual y condiciona la autorización del beneficio correspondiente a cada vigencia. Durante esta fase pueden requerirse evaluaciones técnicas adicionales y procesos de subsanación ex post, orientados a verificar la coherencia entre lo aprobado y lo efectivamente ejecutado.</w:delText>
        </w:r>
      </w:del>
    </w:p>
    <w:p w14:paraId="3FA84B9E" w14:textId="31647B5C" w:rsidR="7B69D6C6" w:rsidRDefault="7B69D6C6" w:rsidP="7B69D6C6">
      <w:pPr>
        <w:jc w:val="both"/>
        <w:rPr>
          <w:del w:id="2623" w:author="Usuario invitado" w:date="2026-05-26T21:08:00Z" w16du:dateUtc="2026-05-26T21:08:14Z"/>
          <w:rFonts w:ascii="Arial Narrow" w:hAnsi="Arial Narrow"/>
          <w:sz w:val="22"/>
          <w:szCs w:val="22"/>
          <w:lang w:val="es-CO"/>
        </w:rPr>
      </w:pPr>
      <w:del w:id="2624" w:author="Usuario invitado" w:date="2026-05-26T21:08:00Z" w16du:dateUtc="2026-05-26T21:08:14Z">
        <w:r w:rsidRPr="7B69D6C6" w:rsidDel="7B69D6C6">
          <w:rPr>
            <w:rFonts w:ascii="Arial Narrow" w:hAnsi="Arial Narrow"/>
            <w:sz w:val="22"/>
            <w:szCs w:val="22"/>
            <w:lang w:val="es-CO"/>
          </w:rPr>
          <w:delText>La Secretaría Técnica cuenta con la facultad de solicitar información adicional y realizar verificaciones para constatar la coherencia entre lo aprobado y lo ejecutado. En caso de identificarse inconsistencias o incumplimientos, se procede a ajustar o cancelar el beneficio otorgado y se informa a la DIAN para las acciones tributarias correspondientes.</w:delText>
        </w:r>
      </w:del>
    </w:p>
    <w:p w14:paraId="5FD5FEA3" w14:textId="625EB606" w:rsidR="7B69D6C6" w:rsidRDefault="7B69D6C6" w:rsidP="7B69D6C6">
      <w:pPr>
        <w:jc w:val="both"/>
        <w:rPr>
          <w:del w:id="2625" w:author="Usuario invitado" w:date="2026-05-26T21:08:00Z" w16du:dateUtc="2026-05-26T21:08:14Z"/>
          <w:rFonts w:ascii="Arial Narrow" w:hAnsi="Arial Narrow"/>
          <w:sz w:val="22"/>
          <w:szCs w:val="22"/>
          <w:lang w:val="es-CO"/>
        </w:rPr>
      </w:pPr>
      <w:del w:id="2626" w:author="Usuario invitado" w:date="2026-05-26T21:08:00Z" w16du:dateUtc="2026-05-26T21:08:14Z">
        <w:r w:rsidRPr="7B69D6C6" w:rsidDel="7B69D6C6">
          <w:rPr>
            <w:rFonts w:ascii="Arial Narrow" w:hAnsi="Arial Narrow"/>
            <w:sz w:val="22"/>
            <w:szCs w:val="22"/>
            <w:lang w:val="es-CO"/>
          </w:rPr>
          <w:delText>Como parte del cierre del ciclo operativo, el MinCiencias consolida la información agregada sobre los proyectos certificados, los montos aprobados y el uso del beneficio, la cual es compartida con la DIAN para efectos de fiscalización y seguimiento del costo fiscal del instrumento.</w:delText>
        </w:r>
      </w:del>
    </w:p>
    <w:p w14:paraId="697E5689" w14:textId="56E517E8" w:rsidR="7B69D6C6" w:rsidRPr="00012D3F" w:rsidRDefault="7B69D6C6" w:rsidP="7B69D6C6">
      <w:pPr>
        <w:jc w:val="both"/>
        <w:rPr>
          <w:ins w:id="2627" w:author="Usuario invitado" w:date="2026-05-26T21:08:00Z" w16du:dateUtc="2026-05-26T21:08:39Z"/>
          <w:lang w:val="es-ES"/>
          <w:rPrChange w:id="2628" w:author="Gonzalo Castellanos" w:date="2026-05-29T12:04:00Z" w16du:dateUtc="2026-05-29T16:04:00Z">
            <w:rPr>
              <w:ins w:id="2629" w:author="Usuario invitado" w:date="2026-05-26T21:08:00Z" w16du:dateUtc="2026-05-26T21:08:39Z"/>
            </w:rPr>
          </w:rPrChange>
        </w:rPr>
      </w:pPr>
      <w:del w:id="2630" w:author="Usuario invitado" w:date="2026-05-26T21:08:00Z" w16du:dateUtc="2026-05-26T21:08:14Z">
        <w:r w:rsidRPr="7B69D6C6" w:rsidDel="7B69D6C6">
          <w:rPr>
            <w:rFonts w:ascii="Arial Narrow" w:hAnsi="Arial Narrow"/>
            <w:sz w:val="22"/>
            <w:szCs w:val="22"/>
            <w:lang w:val="es-CO"/>
          </w:rPr>
          <w:delText>La aplicación efectiva del incentivo se realiza en la declaración de impuestos del contribuyente. La DIAN verifica ex post que los beneficios aplicados correspondan a proyectos certificados y a los montos autorizados, con base en la información remitida por MinCiencias. En términos de capacidades operativas, la gestión del instrumento se apoya en el SIGP como plataforma central de registro y seguimiento; no obstante, las entrevistas institucionales identifican desafíos asociados a la complejidad del proceso, la carga administrativa para las empresas, la rotación de personal técnico y limitaciones en el uso de herramientas analíticas avanzadas para el seguimiento agregado del instrumento.</w:delText>
        </w:r>
      </w:del>
      <w:ins w:id="2631" w:author="Usuario invitado" w:date="2026-05-26T21:08:00Z" w16du:dateUtc="2026-05-26T21:08:14Z">
        <w:r w:rsidRPr="7B69D6C6">
          <w:rPr>
            <w:rFonts w:ascii="Arial Narrow" w:eastAsia="Arial Narrow" w:hAnsi="Arial Narrow" w:cs="Arial Narrow"/>
            <w:color w:val="303030"/>
            <w:lang w:val="es-CO"/>
          </w:rPr>
          <w:t xml:space="preserve"> El monitoreo de los beneficios tributarios en Colombia ha transitado de un seguimiento puramente administrativo hacia una exigencia de </w:t>
        </w:r>
        <w:r w:rsidRPr="7B69D6C6">
          <w:rPr>
            <w:rFonts w:ascii="Arial Narrow" w:eastAsia="Arial Narrow" w:hAnsi="Arial Narrow" w:cs="Arial Narrow"/>
            <w:color w:val="303030"/>
            <w:lang w:val="es-CO"/>
            <w:rPrChange w:id="2632" w:author="Usuario invitado" w:date="2026-05-26T21:08:00Z" w16du:dateUtc="2026-05-26T21:08:20Z">
              <w:rPr>
                <w:rFonts w:ascii="Arial Narrow" w:eastAsia="Arial Narrow" w:hAnsi="Arial Narrow" w:cs="Arial Narrow"/>
                <w:b/>
                <w:bCs/>
                <w:color w:val="303030"/>
                <w:lang w:val="es-CO"/>
              </w:rPr>
            </w:rPrChange>
          </w:rPr>
          <w:t>evaluación de impacto vinculante</w:t>
        </w:r>
        <w:r w:rsidRPr="7B69D6C6">
          <w:rPr>
            <w:rFonts w:ascii="Arial Narrow" w:eastAsia="Arial Narrow" w:hAnsi="Arial Narrow" w:cs="Arial Narrow"/>
            <w:color w:val="303030"/>
            <w:lang w:val="es-CO"/>
          </w:rPr>
          <w:t xml:space="preserve">. MinCiencias, en su rol de Secretaría Técnica del CNBT, consolida la información de proyectos y montos aprobados, compartiéndola con la </w:t>
        </w:r>
        <w:r w:rsidRPr="7B69D6C6">
          <w:rPr>
            <w:rFonts w:ascii="Arial Narrow" w:eastAsia="Arial Narrow" w:hAnsi="Arial Narrow" w:cs="Arial Narrow"/>
            <w:color w:val="303030"/>
            <w:lang w:val="es-CO"/>
            <w:rPrChange w:id="2633" w:author="Usuario invitado" w:date="2026-05-26T21:08:00Z" w16du:dateUtc="2026-05-26T21:08:20Z">
              <w:rPr>
                <w:rFonts w:ascii="Arial Narrow" w:eastAsia="Arial Narrow" w:hAnsi="Arial Narrow" w:cs="Arial Narrow"/>
                <w:b/>
                <w:bCs/>
                <w:color w:val="303030"/>
                <w:lang w:val="es-CO"/>
              </w:rPr>
            </w:rPrChange>
          </w:rPr>
          <w:t>DIAN</w:t>
        </w:r>
        <w:r w:rsidRPr="7B69D6C6">
          <w:rPr>
            <w:rFonts w:ascii="Arial Narrow" w:eastAsia="Arial Narrow" w:hAnsi="Arial Narrow" w:cs="Arial Narrow"/>
            <w:color w:val="303030"/>
            <w:lang w:val="es-CO"/>
          </w:rPr>
          <w:t xml:space="preserve"> para el control del costo fiscal. Sin embargo, a partir de la reforma de 2022, el </w:t>
        </w:r>
        <w:r w:rsidRPr="7B69D6C6">
          <w:rPr>
            <w:rFonts w:ascii="Arial Narrow" w:eastAsia="Arial Narrow" w:hAnsi="Arial Narrow" w:cs="Arial Narrow"/>
            <w:color w:val="303030"/>
            <w:lang w:val="es-CO"/>
            <w:rPrChange w:id="2634" w:author="Usuario invitado" w:date="2026-05-26T21:08:00Z" w16du:dateUtc="2026-05-26T21:08:20Z">
              <w:rPr>
                <w:rFonts w:ascii="Arial Narrow" w:eastAsia="Arial Narrow" w:hAnsi="Arial Narrow" w:cs="Arial Narrow"/>
                <w:b/>
                <w:bCs/>
                <w:color w:val="303030"/>
                <w:lang w:val="es-CO"/>
              </w:rPr>
            </w:rPrChange>
          </w:rPr>
          <w:t>CONFIS</w:t>
        </w:r>
        <w:r w:rsidRPr="7B69D6C6">
          <w:rPr>
            <w:rFonts w:ascii="Arial Narrow" w:eastAsia="Arial Narrow" w:hAnsi="Arial Narrow" w:cs="Arial Narrow"/>
            <w:color w:val="303030"/>
            <w:lang w:val="es-CO"/>
          </w:rPr>
          <w:t xml:space="preserve"> ha condicionado la aprobación de nuevos cupos fiscales a la presentación de estudios técnicos que demuestren la efectividad del incentivo en variables macroeconómicas.</w:t>
        </w:r>
      </w:ins>
    </w:p>
    <w:p w14:paraId="7C8F2BDB" w14:textId="1362036F" w:rsidR="7B69D6C6" w:rsidRDefault="7B69D6C6" w:rsidP="7B69D6C6">
      <w:pPr>
        <w:jc w:val="both"/>
        <w:rPr>
          <w:ins w:id="2635" w:author="Usuario invitado" w:date="2026-05-26T21:08:00Z" w16du:dateUtc="2026-05-26T21:08:14Z"/>
          <w:rFonts w:ascii="Arial Narrow" w:eastAsia="Arial Narrow" w:hAnsi="Arial Narrow" w:cs="Arial Narrow"/>
          <w:color w:val="303030"/>
          <w:lang w:val="es-CO"/>
        </w:rPr>
      </w:pPr>
    </w:p>
    <w:p w14:paraId="41AFF7DB" w14:textId="58CE5FB4" w:rsidR="7B69D6C6" w:rsidRPr="00012D3F" w:rsidRDefault="7B69D6C6">
      <w:pPr>
        <w:jc w:val="both"/>
        <w:rPr>
          <w:ins w:id="2636" w:author="Usuario invitado" w:date="2026-05-26T21:08:00Z" w16du:dateUtc="2026-05-26T21:08:38Z"/>
          <w:lang w:val="es-ES"/>
          <w:rPrChange w:id="2637" w:author="Gonzalo Castellanos" w:date="2026-05-29T12:04:00Z" w16du:dateUtc="2026-05-29T16:04:00Z">
            <w:rPr>
              <w:ins w:id="2638" w:author="Usuario invitado" w:date="2026-05-26T21:08:00Z" w16du:dateUtc="2026-05-26T21:08:38Z"/>
            </w:rPr>
          </w:rPrChange>
        </w:rPr>
        <w:pPrChange w:id="2639" w:author="Usuario invitado" w:date="2026-05-26T21:08:00Z">
          <w:pPr/>
        </w:pPrChange>
      </w:pPr>
      <w:ins w:id="2640" w:author="Usuario invitado" w:date="2026-05-26T21:08:00Z" w16du:dateUtc="2026-05-26T21:08:14Z">
        <w:r w:rsidRPr="7B69D6C6">
          <w:rPr>
            <w:rFonts w:ascii="Arial Narrow" w:eastAsia="Arial Narrow" w:hAnsi="Arial Narrow" w:cs="Arial Narrow"/>
            <w:color w:val="303030"/>
            <w:lang w:val="es-CO"/>
          </w:rPr>
          <w:t xml:space="preserve">En el ámbito operativo, la gestión se centraliza en el </w:t>
        </w:r>
        <w:r w:rsidRPr="7B69D6C6">
          <w:rPr>
            <w:rFonts w:ascii="Arial Narrow" w:eastAsia="Arial Narrow" w:hAnsi="Arial Narrow" w:cs="Arial Narrow"/>
            <w:color w:val="303030"/>
            <w:lang w:val="es-CO"/>
            <w:rPrChange w:id="2641" w:author="Usuario invitado" w:date="2026-05-26T21:08:00Z" w16du:dateUtc="2026-05-26T21:08:20Z">
              <w:rPr>
                <w:rFonts w:ascii="Arial Narrow" w:eastAsia="Arial Narrow" w:hAnsi="Arial Narrow" w:cs="Arial Narrow"/>
                <w:b/>
                <w:bCs/>
                <w:color w:val="303030"/>
                <w:lang w:val="es-CO"/>
              </w:rPr>
            </w:rPrChange>
          </w:rPr>
          <w:t>Sistema Integrado de Gestión de Proyectos (SIGP)</w:t>
        </w:r>
        <w:r w:rsidRPr="7B69D6C6">
          <w:rPr>
            <w:rFonts w:ascii="Arial Narrow" w:eastAsia="Arial Narrow" w:hAnsi="Arial Narrow" w:cs="Arial Narrow"/>
            <w:color w:val="303030"/>
            <w:lang w:val="es-CO"/>
          </w:rPr>
          <w:t xml:space="preserve">. Si bien esta plataforma organiza el avance técnico y financiero, las instancias institucionales reconocen que el monitoreo actual es predominantemente </w:t>
        </w:r>
        <w:r w:rsidRPr="7B69D6C6">
          <w:rPr>
            <w:rFonts w:ascii="Arial Narrow" w:eastAsia="Arial Narrow" w:hAnsi="Arial Narrow" w:cs="Arial Narrow"/>
            <w:color w:val="303030"/>
            <w:lang w:val="es-CO"/>
            <w:rPrChange w:id="2642" w:author="Usuario invitado" w:date="2026-05-26T21:08:00Z" w16du:dateUtc="2026-05-26T21:08:20Z">
              <w:rPr>
                <w:rFonts w:ascii="Arial Narrow" w:eastAsia="Arial Narrow" w:hAnsi="Arial Narrow" w:cs="Arial Narrow"/>
                <w:b/>
                <w:bCs/>
                <w:color w:val="303030"/>
                <w:lang w:val="es-CO"/>
              </w:rPr>
            </w:rPrChange>
          </w:rPr>
          <w:t>manual ("caso a caso")</w:t>
        </w:r>
        <w:r w:rsidRPr="7B69D6C6">
          <w:rPr>
            <w:rFonts w:ascii="Arial Narrow" w:eastAsia="Arial Narrow" w:hAnsi="Arial Narrow" w:cs="Arial Narrow"/>
            <w:color w:val="303030"/>
            <w:lang w:val="es-CO"/>
          </w:rPr>
          <w:t xml:space="preserve">, lo que limita la capacidad de realizar análisis de datos en tiempo real para la toma de decisiones estratégicas. Un avance relevante ha sido la nominación de este instrumento para convertirse en una </w:t>
        </w:r>
        <w:r w:rsidRPr="7B69D6C6">
          <w:rPr>
            <w:rFonts w:ascii="Arial Narrow" w:eastAsia="Arial Narrow" w:hAnsi="Arial Narrow" w:cs="Arial Narrow"/>
            <w:color w:val="303030"/>
            <w:lang w:val="es-CO"/>
            <w:rPrChange w:id="2643" w:author="Usuario invitado" w:date="2026-05-26T21:08:00Z" w16du:dateUtc="2026-05-26T21:08:20Z">
              <w:rPr>
                <w:rFonts w:ascii="Arial Narrow" w:eastAsia="Arial Narrow" w:hAnsi="Arial Narrow" w:cs="Arial Narrow"/>
                <w:b/>
                <w:bCs/>
                <w:color w:val="303030"/>
                <w:lang w:val="es-CO"/>
              </w:rPr>
            </w:rPrChange>
          </w:rPr>
          <w:t>operación estadística formal</w:t>
        </w:r>
        <w:r w:rsidRPr="7B69D6C6">
          <w:rPr>
            <w:rFonts w:ascii="Arial Narrow" w:eastAsia="Arial Narrow" w:hAnsi="Arial Narrow" w:cs="Arial Narrow"/>
            <w:color w:val="303030"/>
            <w:lang w:val="es-CO"/>
          </w:rPr>
          <w:t>, lo que busca estandarizar la recolección de indicadores de impacto.</w:t>
        </w:r>
      </w:ins>
    </w:p>
    <w:p w14:paraId="48FAC1F9" w14:textId="13EF9E40" w:rsidR="7B69D6C6" w:rsidRDefault="7B69D6C6" w:rsidP="7B69D6C6">
      <w:pPr>
        <w:jc w:val="both"/>
        <w:rPr>
          <w:ins w:id="2644" w:author="Usuario invitado" w:date="2026-05-26T21:08:00Z" w16du:dateUtc="2026-05-26T21:08:14Z"/>
          <w:rFonts w:ascii="Arial Narrow" w:eastAsia="Arial Narrow" w:hAnsi="Arial Narrow" w:cs="Arial Narrow"/>
          <w:color w:val="303030"/>
          <w:lang w:val="es-CO"/>
        </w:rPr>
      </w:pPr>
    </w:p>
    <w:p w14:paraId="15FDAF34" w14:textId="35F882FC" w:rsidR="7B69D6C6" w:rsidRDefault="7B69D6C6">
      <w:pPr>
        <w:jc w:val="both"/>
        <w:rPr>
          <w:ins w:id="2645" w:author="Usuario invitado" w:date="2026-05-26T21:08:00Z" w16du:dateUtc="2026-05-26T21:08:14Z"/>
          <w:rFonts w:ascii="Arial Narrow" w:eastAsia="Arial Narrow" w:hAnsi="Arial Narrow" w:cs="Arial Narrow"/>
          <w:color w:val="303030"/>
          <w:lang w:val="es-CO"/>
        </w:rPr>
        <w:pPrChange w:id="2646" w:author="Usuario invitado" w:date="2026-05-26T21:08:00Z">
          <w:pPr/>
        </w:pPrChange>
      </w:pPr>
      <w:ins w:id="2647" w:author="Usuario invitado" w:date="2026-05-26T21:08:00Z" w16du:dateUtc="2026-05-26T21:08:14Z">
        <w:r w:rsidRPr="7B69D6C6">
          <w:rPr>
            <w:rFonts w:ascii="Arial Narrow" w:eastAsia="Arial Narrow" w:hAnsi="Arial Narrow" w:cs="Arial Narrow"/>
            <w:color w:val="303030"/>
            <w:lang w:val="es-CO"/>
          </w:rPr>
          <w:t>No obstante, la evaluación estratégica enfrenta retos críticos identificados en las entrevistas:</w:t>
        </w:r>
      </w:ins>
    </w:p>
    <w:p w14:paraId="5B3AAFEC" w14:textId="1A04E73C" w:rsidR="7B69D6C6" w:rsidRDefault="7B69D6C6">
      <w:pPr>
        <w:pStyle w:val="ListParagraph"/>
        <w:numPr>
          <w:ilvl w:val="0"/>
          <w:numId w:val="1"/>
        </w:numPr>
        <w:shd w:val="clear" w:color="auto" w:fill="FFFFFF" w:themeFill="background1"/>
        <w:jc w:val="both"/>
        <w:rPr>
          <w:ins w:id="2648" w:author="Usuario invitado" w:date="2026-05-26T21:08:00Z" w16du:dateUtc="2026-05-26T21:08:14Z"/>
          <w:rFonts w:ascii="Arial Narrow" w:eastAsia="Arial Narrow" w:hAnsi="Arial Narrow" w:cs="Arial Narrow"/>
          <w:color w:val="303030"/>
          <w:lang w:val="es-CO"/>
        </w:rPr>
        <w:pPrChange w:id="2649" w:author="Usuario invitado" w:date="2026-05-26T21:08:00Z">
          <w:pPr/>
        </w:pPrChange>
      </w:pPr>
      <w:ins w:id="2650" w:author="Usuario invitado" w:date="2026-05-26T21:08:00Z" w16du:dateUtc="2026-05-26T21:08:14Z">
        <w:r w:rsidRPr="7B69D6C6">
          <w:rPr>
            <w:rFonts w:ascii="Arial Narrow" w:eastAsia="Arial Narrow" w:hAnsi="Arial Narrow" w:cs="Arial Narrow"/>
            <w:color w:val="303030"/>
            <w:lang w:val="es-CO"/>
            <w:rPrChange w:id="2651" w:author="Usuario invitado" w:date="2026-05-26T21:08:00Z" w16du:dateUtc="2026-05-26T21:08:20Z">
              <w:rPr>
                <w:rFonts w:ascii="Arial Narrow" w:eastAsia="Arial Narrow" w:hAnsi="Arial Narrow" w:cs="Arial Narrow"/>
                <w:b/>
                <w:bCs/>
                <w:color w:val="303030"/>
                <w:lang w:val="es-CO"/>
              </w:rPr>
            </w:rPrChange>
          </w:rPr>
          <w:t>Acceso a la Información:</w:t>
        </w:r>
        <w:r w:rsidRPr="7B69D6C6">
          <w:rPr>
            <w:rFonts w:ascii="Arial Narrow" w:eastAsia="Arial Narrow" w:hAnsi="Arial Narrow" w:cs="Arial Narrow"/>
            <w:color w:val="303030"/>
            <w:lang w:val="es-CO"/>
          </w:rPr>
          <w:t xml:space="preserve"> Persisten barreras para el cruce de microdatos no anonimizados entre MinCiencias, la DIAN y el DANE, lo que dificulta medir con precisión impactos en </w:t>
        </w:r>
        <w:r w:rsidRPr="7B69D6C6">
          <w:rPr>
            <w:rFonts w:ascii="Arial Narrow" w:eastAsia="Arial Narrow" w:hAnsi="Arial Narrow" w:cs="Arial Narrow"/>
            <w:color w:val="303030"/>
            <w:lang w:val="es-CO"/>
            <w:rPrChange w:id="2652" w:author="Usuario invitado" w:date="2026-05-26T21:08:00Z" w16du:dateUtc="2026-05-26T21:08:20Z">
              <w:rPr>
                <w:rFonts w:ascii="Arial Narrow" w:eastAsia="Arial Narrow" w:hAnsi="Arial Narrow" w:cs="Arial Narrow"/>
                <w:b/>
                <w:bCs/>
                <w:color w:val="303030"/>
                <w:lang w:val="es-CO"/>
              </w:rPr>
            </w:rPrChange>
          </w:rPr>
          <w:t>productividad y ventas</w:t>
        </w:r>
        <w:r w:rsidRPr="7B69D6C6">
          <w:rPr>
            <w:rFonts w:ascii="Arial Narrow" w:eastAsia="Arial Narrow" w:hAnsi="Arial Narrow" w:cs="Arial Narrow"/>
            <w:color w:val="303030"/>
            <w:lang w:val="es-CO"/>
          </w:rPr>
          <w:t>.</w:t>
        </w:r>
      </w:ins>
    </w:p>
    <w:p w14:paraId="72982310" w14:textId="61B012E0" w:rsidR="7B69D6C6" w:rsidRDefault="7B69D6C6">
      <w:pPr>
        <w:pStyle w:val="ListParagraph"/>
        <w:numPr>
          <w:ilvl w:val="0"/>
          <w:numId w:val="1"/>
        </w:numPr>
        <w:shd w:val="clear" w:color="auto" w:fill="FFFFFF" w:themeFill="background1"/>
        <w:jc w:val="both"/>
        <w:rPr>
          <w:ins w:id="2653" w:author="Usuario invitado" w:date="2026-05-26T21:08:00Z" w16du:dateUtc="2026-05-26T21:08:14Z"/>
          <w:rFonts w:ascii="Arial Narrow" w:eastAsia="Arial Narrow" w:hAnsi="Arial Narrow" w:cs="Arial Narrow"/>
          <w:color w:val="303030"/>
          <w:lang w:val="es-CO"/>
        </w:rPr>
        <w:pPrChange w:id="2654" w:author="Usuario invitado" w:date="2026-05-26T21:08:00Z">
          <w:pPr/>
        </w:pPrChange>
      </w:pPr>
      <w:ins w:id="2655" w:author="Usuario invitado" w:date="2026-05-26T21:08:00Z" w16du:dateUtc="2026-05-26T21:08:14Z">
        <w:r w:rsidRPr="7B69D6C6">
          <w:rPr>
            <w:rFonts w:ascii="Arial Narrow" w:eastAsia="Arial Narrow" w:hAnsi="Arial Narrow" w:cs="Arial Narrow"/>
            <w:color w:val="303030"/>
            <w:lang w:val="es-CO"/>
            <w:rPrChange w:id="2656" w:author="Usuario invitado" w:date="2026-05-26T21:08:00Z" w16du:dateUtc="2026-05-26T21:08:20Z">
              <w:rPr>
                <w:rFonts w:ascii="Arial Narrow" w:eastAsia="Arial Narrow" w:hAnsi="Arial Narrow" w:cs="Arial Narrow"/>
                <w:b/>
                <w:bCs/>
                <w:color w:val="303030"/>
                <w:lang w:val="es-CO"/>
              </w:rPr>
            </w:rPrChange>
          </w:rPr>
          <w:t>Capacidad Institucional:</w:t>
        </w:r>
        <w:r w:rsidRPr="7B69D6C6">
          <w:rPr>
            <w:rFonts w:ascii="Arial Narrow" w:eastAsia="Arial Narrow" w:hAnsi="Arial Narrow" w:cs="Arial Narrow"/>
            <w:color w:val="303030"/>
            <w:lang w:val="es-CO"/>
          </w:rPr>
          <w:t xml:space="preserve"> La alta </w:t>
        </w:r>
        <w:r w:rsidRPr="7B69D6C6">
          <w:rPr>
            <w:rFonts w:ascii="Arial Narrow" w:eastAsia="Arial Narrow" w:hAnsi="Arial Narrow" w:cs="Arial Narrow"/>
            <w:color w:val="303030"/>
            <w:lang w:val="es-CO"/>
            <w:rPrChange w:id="2657" w:author="Usuario invitado" w:date="2026-05-26T21:08:00Z" w16du:dateUtc="2026-05-26T21:08:20Z">
              <w:rPr>
                <w:rFonts w:ascii="Arial Narrow" w:eastAsia="Arial Narrow" w:hAnsi="Arial Narrow" w:cs="Arial Narrow"/>
                <w:b/>
                <w:bCs/>
                <w:color w:val="303030"/>
                <w:lang w:val="es-CO"/>
              </w:rPr>
            </w:rPrChange>
          </w:rPr>
          <w:t>rotación de personal</w:t>
        </w:r>
        <w:r w:rsidRPr="7B69D6C6">
          <w:rPr>
            <w:rFonts w:ascii="Arial Narrow" w:eastAsia="Arial Narrow" w:hAnsi="Arial Narrow" w:cs="Arial Narrow"/>
            <w:color w:val="303030"/>
            <w:lang w:val="es-CO"/>
          </w:rPr>
          <w:t xml:space="preserve"> técnico y de los propios consejeros del CNBT genera una pérdida de "gestión del conocimiento", obligando a constantes curvas de aprendizaje que retrasan las evaluaciones de largo plazo.</w:t>
        </w:r>
      </w:ins>
    </w:p>
    <w:p w14:paraId="3C0E50F8" w14:textId="49F73826" w:rsidR="7B69D6C6" w:rsidRDefault="7B69D6C6">
      <w:pPr>
        <w:pStyle w:val="ListParagraph"/>
        <w:numPr>
          <w:ilvl w:val="0"/>
          <w:numId w:val="1"/>
        </w:numPr>
        <w:shd w:val="clear" w:color="auto" w:fill="FFFFFF" w:themeFill="background1"/>
        <w:jc w:val="both"/>
        <w:rPr>
          <w:ins w:id="2658" w:author="Usuario invitado" w:date="2026-05-26T21:08:00Z" w16du:dateUtc="2026-05-26T21:08:26Z"/>
          <w:rFonts w:ascii="Arial Narrow" w:eastAsia="Arial Narrow" w:hAnsi="Arial Narrow" w:cs="Arial Narrow"/>
          <w:color w:val="303030"/>
          <w:lang w:val="es-CO"/>
        </w:rPr>
        <w:pPrChange w:id="2659" w:author="Usuario invitado" w:date="2026-05-26T21:08:00Z">
          <w:pPr/>
        </w:pPrChange>
      </w:pPr>
      <w:ins w:id="2660" w:author="Usuario invitado" w:date="2026-05-26T21:08:00Z" w16du:dateUtc="2026-05-26T21:08:14Z">
        <w:r w:rsidRPr="7B69D6C6">
          <w:rPr>
            <w:rFonts w:ascii="Arial Narrow" w:eastAsia="Arial Narrow" w:hAnsi="Arial Narrow" w:cs="Arial Narrow"/>
            <w:color w:val="303030"/>
            <w:lang w:val="es-CO"/>
            <w:rPrChange w:id="2661" w:author="Usuario invitado" w:date="2026-05-26T21:08:00Z" w16du:dateUtc="2026-05-26T21:08:20Z">
              <w:rPr>
                <w:rFonts w:ascii="Arial Narrow" w:eastAsia="Arial Narrow" w:hAnsi="Arial Narrow" w:cs="Arial Narrow"/>
                <w:b/>
                <w:bCs/>
                <w:color w:val="303030"/>
                <w:lang w:val="es-CO"/>
              </w:rPr>
            </w:rPrChange>
          </w:rPr>
          <w:t>Focalización Estratégica:</w:t>
        </w:r>
        <w:r w:rsidRPr="7B69D6C6">
          <w:rPr>
            <w:rFonts w:ascii="Arial Narrow" w:eastAsia="Arial Narrow" w:hAnsi="Arial Narrow" w:cs="Arial Narrow"/>
            <w:color w:val="303030"/>
            <w:lang w:val="es-CO"/>
          </w:rPr>
          <w:t xml:space="preserve"> Evaluaciones recientes (DNP, 2025) sugieren que el enfoque masivo en proyectos de </w:t>
        </w:r>
        <w:r w:rsidRPr="7B69D6C6">
          <w:rPr>
            <w:rFonts w:ascii="Arial Narrow" w:eastAsia="Arial Narrow" w:hAnsi="Arial Narrow" w:cs="Arial Narrow"/>
            <w:color w:val="303030"/>
            <w:lang w:val="es-CO"/>
            <w:rPrChange w:id="2662" w:author="Usuario invitado" w:date="2026-05-26T21:08:00Z" w16du:dateUtc="2026-05-26T21:08:20Z">
              <w:rPr>
                <w:rFonts w:ascii="Arial Narrow" w:eastAsia="Arial Narrow" w:hAnsi="Arial Narrow" w:cs="Arial Narrow"/>
                <w:b/>
                <w:bCs/>
                <w:color w:val="303030"/>
                <w:lang w:val="es-CO"/>
              </w:rPr>
            </w:rPrChange>
          </w:rPr>
          <w:t>innovación (80%)</w:t>
        </w:r>
        <w:r w:rsidRPr="7B69D6C6">
          <w:rPr>
            <w:rFonts w:ascii="Arial Narrow" w:eastAsia="Arial Narrow" w:hAnsi="Arial Narrow" w:cs="Arial Narrow"/>
            <w:color w:val="303030"/>
            <w:lang w:val="es-CO"/>
          </w:rPr>
          <w:t xml:space="preserve"> frente a los de </w:t>
        </w:r>
        <w:r w:rsidRPr="7B69D6C6">
          <w:rPr>
            <w:rFonts w:ascii="Arial Narrow" w:eastAsia="Arial Narrow" w:hAnsi="Arial Narrow" w:cs="Arial Narrow"/>
            <w:color w:val="303030"/>
            <w:lang w:val="es-CO"/>
            <w:rPrChange w:id="2663" w:author="Usuario invitado" w:date="2026-05-26T21:08:00Z" w16du:dateUtc="2026-05-26T21:08:20Z">
              <w:rPr>
                <w:rFonts w:ascii="Arial Narrow" w:eastAsia="Arial Narrow" w:hAnsi="Arial Narrow" w:cs="Arial Narrow"/>
                <w:b/>
                <w:bCs/>
                <w:color w:val="303030"/>
                <w:lang w:val="es-CO"/>
              </w:rPr>
            </w:rPrChange>
          </w:rPr>
          <w:t>I+D (20%)</w:t>
        </w:r>
        <w:r w:rsidRPr="7B69D6C6">
          <w:rPr>
            <w:rFonts w:ascii="Arial Narrow" w:eastAsia="Arial Narrow" w:hAnsi="Arial Narrow" w:cs="Arial Narrow"/>
            <w:color w:val="303030"/>
            <w:lang w:val="es-CO"/>
          </w:rPr>
          <w:t xml:space="preserve"> podría estar generando problemas de </w:t>
        </w:r>
        <w:r w:rsidRPr="7B69D6C6">
          <w:rPr>
            <w:rFonts w:ascii="Arial Narrow" w:eastAsia="Arial Narrow" w:hAnsi="Arial Narrow" w:cs="Arial Narrow"/>
            <w:i/>
            <w:iCs/>
            <w:color w:val="303030"/>
            <w:lang w:val="es-CO"/>
          </w:rPr>
          <w:t>crowding-out</w:t>
        </w:r>
        <w:r w:rsidRPr="7B69D6C6">
          <w:rPr>
            <w:rFonts w:ascii="Arial Narrow" w:eastAsia="Arial Narrow" w:hAnsi="Arial Narrow" w:cs="Arial Narrow"/>
            <w:color w:val="303030"/>
            <w:lang w:val="es-CO"/>
          </w:rPr>
          <w:t xml:space="preserve"> (sustitución de inversión privada que se habría hecho de todos modos), lo que exige un rediseño del monitoreo para priorizar actividades de mayor riesgo tecnológico.</w:t>
        </w:r>
      </w:ins>
    </w:p>
    <w:p w14:paraId="3FD3E188" w14:textId="1AE53F52" w:rsidR="7B69D6C6" w:rsidRDefault="7B69D6C6" w:rsidP="7B69D6C6">
      <w:pPr>
        <w:shd w:val="clear" w:color="auto" w:fill="FFFFFF" w:themeFill="background1"/>
        <w:jc w:val="both"/>
        <w:rPr>
          <w:ins w:id="2664" w:author="Usuario invitado" w:date="2026-05-26T21:08:00Z" w16du:dateUtc="2026-05-26T21:08:34Z"/>
          <w:rFonts w:ascii="Arial Narrow" w:eastAsia="Arial Narrow" w:hAnsi="Arial Narrow" w:cs="Arial Narrow"/>
          <w:color w:val="303030"/>
          <w:lang w:val="es-CO"/>
        </w:rPr>
      </w:pPr>
    </w:p>
    <w:p w14:paraId="0C56C761" w14:textId="4C9F6F41" w:rsidR="7B69D6C6" w:rsidRDefault="7B69D6C6">
      <w:pPr>
        <w:shd w:val="clear" w:color="auto" w:fill="FFFFFF" w:themeFill="background1"/>
        <w:jc w:val="both"/>
        <w:rPr>
          <w:ins w:id="2665" w:author="Usuario invitado" w:date="2026-05-26T21:08:00Z" w16du:dateUtc="2026-05-26T21:08:14Z"/>
          <w:rFonts w:ascii="Arial Narrow" w:eastAsia="Arial Narrow" w:hAnsi="Arial Narrow" w:cs="Arial Narrow"/>
          <w:color w:val="303030"/>
          <w:lang w:val="es-CO"/>
        </w:rPr>
        <w:pPrChange w:id="2666" w:author="Usuario invitado" w:date="2026-05-26T21:08:00Z">
          <w:pPr/>
        </w:pPrChange>
      </w:pPr>
      <w:ins w:id="2667" w:author="Usuario invitado" w:date="2026-05-26T21:08:00Z" w16du:dateUtc="2026-05-26T21:08:14Z">
        <w:r w:rsidRPr="7B69D6C6">
          <w:rPr>
            <w:rFonts w:ascii="Arial Narrow" w:eastAsia="Arial Narrow" w:hAnsi="Arial Narrow" w:cs="Arial Narrow"/>
            <w:color w:val="303030"/>
            <w:lang w:val="es-CO"/>
          </w:rPr>
          <w:t xml:space="preserve">Finalmente, el sistema busca alinearse con las </w:t>
        </w:r>
        <w:r w:rsidRPr="7B69D6C6">
          <w:rPr>
            <w:rFonts w:ascii="Arial Narrow" w:eastAsia="Arial Narrow" w:hAnsi="Arial Narrow" w:cs="Arial Narrow"/>
            <w:color w:val="303030"/>
            <w:lang w:val="es-CO"/>
            <w:rPrChange w:id="2668" w:author="Usuario invitado" w:date="2026-05-26T21:08:00Z" w16du:dateUtc="2026-05-26T21:08:20Z">
              <w:rPr>
                <w:rFonts w:ascii="Arial Narrow" w:eastAsia="Arial Narrow" w:hAnsi="Arial Narrow" w:cs="Arial Narrow"/>
                <w:b/>
                <w:bCs/>
                <w:color w:val="303030"/>
                <w:lang w:val="es-CO"/>
              </w:rPr>
            </w:rPrChange>
          </w:rPr>
          <w:t>Políticas de Investigación e Innovación Orientadas por Misiones (PIIOM)</w:t>
        </w:r>
      </w:ins>
      <w:ins w:id="2669" w:author="Usuario invitado" w:date="2026-05-26T21:08:00Z" w16du:dateUtc="2026-05-26T21:08:31Z">
        <w:r w:rsidRPr="7B69D6C6">
          <w:rPr>
            <w:rFonts w:ascii="Arial Narrow" w:eastAsia="Arial Narrow" w:hAnsi="Arial Narrow" w:cs="Arial Narrow"/>
            <w:color w:val="303030"/>
            <w:lang w:val="es-CO"/>
          </w:rPr>
          <w:t>, integrando nuevos indicadores sobre niveles de madurez tecnológica (TRL) y contribución a retos nacionales, con el fin de transformar el incentivo en una herramienta de desarrollo productivo más allá del ahorro fiscal.</w:t>
        </w:r>
      </w:ins>
    </w:p>
    <w:p w14:paraId="76FB8857" w14:textId="2474808D" w:rsidR="7B69D6C6" w:rsidRPr="00012D3F" w:rsidRDefault="7B69D6C6">
      <w:pPr>
        <w:jc w:val="both"/>
        <w:rPr>
          <w:ins w:id="2670" w:author="Usuario invitado" w:date="2026-05-26T21:08:00Z" w16du:dateUtc="2026-05-26T21:08:14Z"/>
          <w:lang w:val="es-ES"/>
          <w:rPrChange w:id="2671" w:author="Gonzalo Castellanos" w:date="2026-05-29T12:04:00Z" w16du:dateUtc="2026-05-29T16:04:00Z">
            <w:rPr>
              <w:ins w:id="2672" w:author="Usuario invitado" w:date="2026-05-26T21:08:00Z" w16du:dateUtc="2026-05-26T21:08:14Z"/>
            </w:rPr>
          </w:rPrChange>
        </w:rPr>
        <w:pPrChange w:id="2673" w:author="Usuario invitado" w:date="2026-05-26T21:08:00Z">
          <w:pPr/>
        </w:pPrChange>
      </w:pPr>
    </w:p>
    <w:p w14:paraId="1E6B1CDD" w14:textId="7BA98340" w:rsidR="7B69D6C6" w:rsidRDefault="7B69D6C6" w:rsidP="7B69D6C6">
      <w:pPr>
        <w:jc w:val="both"/>
        <w:rPr>
          <w:ins w:id="2674" w:author="Usuario invitado" w:date="2026-05-26T20:59:00Z" w16du:dateUtc="2026-05-26T20:59:33Z"/>
          <w:rFonts w:ascii="Arial Narrow" w:hAnsi="Arial Narrow"/>
          <w:sz w:val="22"/>
          <w:szCs w:val="22"/>
          <w:lang w:val="es-CO"/>
        </w:rPr>
      </w:pPr>
    </w:p>
    <w:p w14:paraId="7F5D7C56" w14:textId="1E39D630" w:rsidR="7B69D6C6" w:rsidRDefault="7B69D6C6" w:rsidP="7B69D6C6">
      <w:pPr>
        <w:jc w:val="both"/>
        <w:rPr>
          <w:rFonts w:ascii="Arial Narrow" w:hAnsi="Arial Narrow"/>
          <w:sz w:val="22"/>
          <w:szCs w:val="22"/>
          <w:lang w:val="es-CO"/>
        </w:rPr>
      </w:pPr>
    </w:p>
    <w:p w14:paraId="63B1EC8D" w14:textId="77777777" w:rsidR="009E357B" w:rsidRDefault="009E357B" w:rsidP="009E357B">
      <w:pPr>
        <w:jc w:val="center"/>
        <w:rPr>
          <w:rFonts w:ascii="Arial Narrow" w:hAnsi="Arial Narrow"/>
          <w:b/>
          <w:bCs/>
          <w:noProof/>
          <w:sz w:val="22"/>
          <w:szCs w:val="22"/>
          <w:lang w:val="es-CO"/>
        </w:rPr>
      </w:pPr>
      <w:r w:rsidRPr="00776B47">
        <w:rPr>
          <w:rFonts w:ascii="Arial Narrow" w:hAnsi="Arial Narrow"/>
          <w:b/>
          <w:bCs/>
          <w:sz w:val="22"/>
          <w:szCs w:val="22"/>
          <w:lang w:val="es-CO"/>
        </w:rPr>
        <w:t>Gráfico 1. Procedimiento de aplicación del Beneficio Tributario</w:t>
      </w:r>
    </w:p>
    <w:p w14:paraId="3BCCD5DC" w14:textId="4E775F96" w:rsidR="009E357B" w:rsidRDefault="009E357B" w:rsidP="009E357B">
      <w:pPr>
        <w:jc w:val="both"/>
        <w:rPr>
          <w:rFonts w:ascii="Arial Narrow" w:hAnsi="Arial Narrow"/>
          <w:b/>
          <w:bCs/>
          <w:sz w:val="22"/>
          <w:szCs w:val="22"/>
          <w:lang w:val="es-CO"/>
        </w:rPr>
      </w:pPr>
      <w:ins w:id="2675" w:author="Usuario invitado" w:date="2026-05-26T20:59:00Z" w16du:dateUtc="2026-05-26T20:59:53Z">
        <w:r>
          <w:rPr>
            <w:noProof/>
          </w:rPr>
          <w:drawing>
            <wp:inline distT="0" distB="0" distL="0" distR="0" wp14:anchorId="32183973" wp14:editId="58257D42">
              <wp:extent cx="5943600" cy="2790825"/>
              <wp:effectExtent l="0" t="0" r="0" b="0"/>
              <wp:docPr id="470439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9296" name="Picture 470439296"/>
                      <pic:cNvPicPr/>
                    </pic:nvPicPr>
                    <pic:blipFill>
                      <a:blip r:embed="rId25">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ins>
      <w:del w:id="2676" w:author="Usuario invitado" w:date="2026-05-26T20:59:00Z" w16du:dateUtc="2026-05-26T20:59:35Z">
        <w:r>
          <w:rPr>
            <w:noProof/>
          </w:rPr>
          <w:drawing>
            <wp:inline distT="0" distB="0" distL="0" distR="0" wp14:anchorId="460C6ECA" wp14:editId="5B85F62D">
              <wp:extent cx="5943600" cy="2633980"/>
              <wp:effectExtent l="0" t="0" r="0" b="0"/>
              <wp:docPr id="138436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8469" name="Picture 13843684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633980"/>
                      </a:xfrm>
                      <a:prstGeom prst="rect">
                        <a:avLst/>
                      </a:prstGeom>
                    </pic:spPr>
                  </pic:pic>
                </a:graphicData>
              </a:graphic>
            </wp:inline>
          </w:drawing>
        </w:r>
      </w:del>
    </w:p>
    <w:p w14:paraId="3C351D55" w14:textId="77777777" w:rsidR="009E357B" w:rsidRPr="001E37A3" w:rsidRDefault="009E357B" w:rsidP="009E357B">
      <w:pPr>
        <w:jc w:val="center"/>
        <w:rPr>
          <w:rFonts w:ascii="Arial Narrow" w:hAnsi="Arial Narrow"/>
          <w:sz w:val="16"/>
          <w:szCs w:val="16"/>
          <w:lang w:val="es-CO"/>
        </w:rPr>
      </w:pPr>
      <w:r w:rsidRPr="001E37A3">
        <w:rPr>
          <w:rFonts w:ascii="Arial Narrow" w:hAnsi="Arial Narrow"/>
          <w:sz w:val="16"/>
          <w:szCs w:val="16"/>
          <w:lang w:val="es-CO"/>
        </w:rPr>
        <w:t xml:space="preserve">Fuente: Elaboración propia con base en entrevistas recolectadas </w:t>
      </w:r>
      <w:r>
        <w:rPr>
          <w:rFonts w:ascii="Arial Narrow" w:hAnsi="Arial Narrow"/>
          <w:sz w:val="16"/>
          <w:szCs w:val="16"/>
          <w:lang w:val="es-CO"/>
        </w:rPr>
        <w:t>y</w:t>
      </w:r>
      <w:r w:rsidRPr="001E37A3">
        <w:rPr>
          <w:rFonts w:ascii="Arial Narrow" w:hAnsi="Arial Narrow"/>
          <w:sz w:val="16"/>
          <w:szCs w:val="16"/>
          <w:lang w:val="es-CO"/>
        </w:rPr>
        <w:t xml:space="preserve"> </w:t>
      </w:r>
      <w:sdt>
        <w:sdtPr>
          <w:rPr>
            <w:rFonts w:ascii="Arial Narrow" w:hAnsi="Arial Narrow"/>
            <w:sz w:val="16"/>
            <w:szCs w:val="16"/>
            <w:lang w:val="es-CO"/>
          </w:rPr>
          <w:id w:val="639619291"/>
          <w:citation/>
        </w:sdtPr>
        <w:sdtEndPr/>
        <w:sdtContent>
          <w:r>
            <w:rPr>
              <w:rFonts w:ascii="Arial Narrow" w:hAnsi="Arial Narrow"/>
              <w:sz w:val="16"/>
              <w:szCs w:val="16"/>
              <w:lang w:val="es-CO"/>
            </w:rPr>
            <w:fldChar w:fldCharType="begin"/>
          </w:r>
          <w:r w:rsidRPr="001E37A3">
            <w:rPr>
              <w:rFonts w:ascii="Arial Narrow" w:hAnsi="Arial Narrow"/>
              <w:sz w:val="16"/>
              <w:szCs w:val="16"/>
              <w:lang w:val="es-CO"/>
            </w:rPr>
            <w:instrText xml:space="preserve"> CITATION Min \l 1033 </w:instrText>
          </w:r>
          <w:r>
            <w:rPr>
              <w:rFonts w:ascii="Arial Narrow" w:hAnsi="Arial Narrow"/>
              <w:sz w:val="16"/>
              <w:szCs w:val="16"/>
              <w:lang w:val="es-CO"/>
            </w:rPr>
            <w:fldChar w:fldCharType="separate"/>
          </w:r>
          <w:r w:rsidRPr="0095440B">
            <w:rPr>
              <w:rFonts w:ascii="Arial Narrow" w:hAnsi="Arial Narrow"/>
              <w:noProof/>
              <w:sz w:val="16"/>
              <w:szCs w:val="16"/>
              <w:lang w:val="es-CO"/>
            </w:rPr>
            <w:t>(MinCiencias, Beneficios Tributarios en CTeI, s.f.)</w:t>
          </w:r>
          <w:r>
            <w:rPr>
              <w:rFonts w:ascii="Arial Narrow" w:hAnsi="Arial Narrow"/>
              <w:sz w:val="16"/>
              <w:szCs w:val="16"/>
              <w:lang w:val="es-CO"/>
            </w:rPr>
            <w:fldChar w:fldCharType="end"/>
          </w:r>
        </w:sdtContent>
      </w:sdt>
      <w:r w:rsidRPr="001E37A3">
        <w:rPr>
          <w:rFonts w:ascii="Arial Narrow" w:hAnsi="Arial Narrow"/>
          <w:sz w:val="16"/>
          <w:szCs w:val="16"/>
          <w:lang w:val="es-CO"/>
        </w:rPr>
        <w:t>.</w:t>
      </w:r>
    </w:p>
    <w:p w14:paraId="5CB3197F"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 xml:space="preserve">4. Evidencia y resultados </w:t>
      </w:r>
      <w:commentRangeStart w:id="2677"/>
      <w:r w:rsidRPr="00776B47">
        <w:rPr>
          <w:rFonts w:ascii="Arial Narrow" w:hAnsi="Arial Narrow"/>
          <w:b/>
          <w:bCs/>
          <w:sz w:val="22"/>
          <w:szCs w:val="22"/>
          <w:lang w:val="es-CO"/>
        </w:rPr>
        <w:t>observados</w:t>
      </w:r>
      <w:commentRangeEnd w:id="2677"/>
      <w:r w:rsidR="00E22433" w:rsidRPr="00776B47">
        <w:rPr>
          <w:rStyle w:val="CommentReference"/>
          <w:rFonts w:ascii="Arial Narrow" w:hAnsi="Arial Narrow"/>
          <w:b/>
          <w:bCs/>
          <w:sz w:val="22"/>
          <w:szCs w:val="22"/>
          <w:lang w:val="es-CO"/>
        </w:rPr>
        <w:commentReference w:id="2677"/>
      </w:r>
    </w:p>
    <w:p w14:paraId="5DE61240" w14:textId="77777777" w:rsidR="009E357B" w:rsidRPr="00012D3F" w:rsidRDefault="7B69D6C6" w:rsidP="009E357B">
      <w:pPr>
        <w:jc w:val="both"/>
        <w:rPr>
          <w:ins w:id="2678" w:author="Usuario invitado" w:date="2026-05-26T20:59:00Z" w16du:dateUtc="2026-05-26T20:59:59Z"/>
          <w:lang w:val="es-ES"/>
          <w:rPrChange w:id="2679" w:author="Gonzalo Castellanos" w:date="2026-05-29T12:04:00Z" w16du:dateUtc="2026-05-29T16:04:00Z">
            <w:rPr>
              <w:ins w:id="2680" w:author="Usuario invitado" w:date="2026-05-26T20:59:00Z" w16du:dateUtc="2026-05-26T20:59:59Z"/>
            </w:rPr>
          </w:rPrChange>
        </w:rPr>
      </w:pPr>
      <w:r w:rsidRPr="7B69D6C6">
        <w:rPr>
          <w:rFonts w:ascii="Arial Narrow" w:hAnsi="Arial Narrow"/>
          <w:b/>
          <w:bCs/>
          <w:sz w:val="22"/>
          <w:szCs w:val="22"/>
          <w:lang w:val="es-CO"/>
        </w:rPr>
        <w:t xml:space="preserve">4.1. Uso del </w:t>
      </w:r>
      <w:commentRangeStart w:id="2681"/>
      <w:commentRangeStart w:id="2682"/>
      <w:r w:rsidRPr="7B69D6C6">
        <w:rPr>
          <w:rFonts w:ascii="Arial Narrow" w:hAnsi="Arial Narrow"/>
          <w:b/>
          <w:bCs/>
          <w:sz w:val="22"/>
          <w:szCs w:val="22"/>
          <w:lang w:val="es-CO"/>
        </w:rPr>
        <w:t>instrumento</w:t>
      </w:r>
      <w:commentRangeEnd w:id="2681"/>
      <w:r w:rsidR="009E357B" w:rsidRPr="00012D3F">
        <w:rPr>
          <w:rStyle w:val="CommentReference"/>
          <w:sz w:val="24"/>
          <w:szCs w:val="24"/>
          <w:lang w:val="es-ES"/>
          <w:rPrChange w:id="2683" w:author="Gonzalo Castellanos" w:date="2026-05-29T12:04:00Z" w16du:dateUtc="2026-05-29T16:04:00Z">
            <w:rPr>
              <w:rStyle w:val="CommentReference"/>
              <w:sz w:val="24"/>
              <w:szCs w:val="24"/>
            </w:rPr>
          </w:rPrChange>
        </w:rPr>
        <w:commentReference w:id="2681"/>
      </w:r>
      <w:commentRangeEnd w:id="2682"/>
      <w:r w:rsidRPr="00012D3F">
        <w:rPr>
          <w:rStyle w:val="CommentReference"/>
          <w:sz w:val="24"/>
          <w:szCs w:val="24"/>
          <w:lang w:val="es-ES"/>
          <w:rPrChange w:id="2684" w:author="Gonzalo Castellanos" w:date="2026-05-29T12:04:00Z" w16du:dateUtc="2026-05-29T16:04:00Z">
            <w:rPr>
              <w:rStyle w:val="CommentReference"/>
              <w:sz w:val="24"/>
              <w:szCs w:val="24"/>
            </w:rPr>
          </w:rPrChange>
        </w:rPr>
        <w:commentReference w:id="2682"/>
      </w:r>
    </w:p>
    <w:p w14:paraId="329882C2" w14:textId="022FEB65" w:rsidR="7B69D6C6" w:rsidRDefault="7B69D6C6" w:rsidP="7B69D6C6">
      <w:pPr>
        <w:jc w:val="both"/>
        <w:rPr>
          <w:rFonts w:ascii="Arial Narrow" w:hAnsi="Arial Narrow"/>
          <w:b/>
          <w:bCs/>
          <w:sz w:val="22"/>
          <w:szCs w:val="22"/>
          <w:lang w:val="es-CO"/>
        </w:rPr>
      </w:pPr>
    </w:p>
    <w:p w14:paraId="5E56F76A" w14:textId="77777777" w:rsidR="009E357B" w:rsidRPr="00387E27" w:rsidRDefault="009E357B" w:rsidP="009E357B">
      <w:pPr>
        <w:jc w:val="both"/>
        <w:rPr>
          <w:rFonts w:ascii="Arial Narrow" w:hAnsi="Arial Narrow"/>
          <w:sz w:val="22"/>
          <w:szCs w:val="22"/>
          <w:lang w:val="es-CO"/>
        </w:rPr>
      </w:pPr>
      <w:r w:rsidRPr="00387E27">
        <w:rPr>
          <w:rFonts w:ascii="Arial Narrow" w:hAnsi="Arial Narrow"/>
          <w:sz w:val="22"/>
          <w:szCs w:val="22"/>
          <w:lang w:val="es-CO"/>
        </w:rPr>
        <w:t xml:space="preserve">El incentivo ha experimentado una expansión sostenida en términos de escala, cobertura y relevancia fiscal entre 2015 y 2023. De acuerdo con la </w:t>
      </w:r>
      <w:r>
        <w:rPr>
          <w:rFonts w:ascii="Arial Narrow" w:hAnsi="Arial Narrow"/>
          <w:sz w:val="22"/>
          <w:szCs w:val="22"/>
          <w:lang w:val="es-CO"/>
        </w:rPr>
        <w:t>información de convocatorias del MinCiencias</w:t>
      </w:r>
      <w:r w:rsidRPr="00387E27">
        <w:rPr>
          <w:rFonts w:ascii="Arial Narrow" w:hAnsi="Arial Narrow"/>
          <w:sz w:val="22"/>
          <w:szCs w:val="22"/>
          <w:lang w:val="es-CO"/>
        </w:rPr>
        <w:t>, en este período se certificaron 1.857 proyectos de I+D+i, reflejando la consolidación progresiva del instrumento como un mecanismo central de financiamiento público indirecto para la inversión privada en CTI</w:t>
      </w:r>
      <w:sdt>
        <w:sdtPr>
          <w:rPr>
            <w:rFonts w:ascii="Arial Narrow" w:hAnsi="Arial Narrow"/>
            <w:sz w:val="22"/>
            <w:szCs w:val="22"/>
            <w:lang w:val="es-CO"/>
          </w:rPr>
          <w:id w:val="-1226840752"/>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Minsf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(MinCiencias, s.f.)</w:t>
          </w:r>
          <w:r>
            <w:rPr>
              <w:rFonts w:ascii="Arial Narrow" w:hAnsi="Arial Narrow"/>
              <w:sz w:val="22"/>
              <w:szCs w:val="22"/>
              <w:lang w:val="es-CO"/>
            </w:rPr>
            <w:fldChar w:fldCharType="end"/>
          </w:r>
        </w:sdtContent>
      </w:sdt>
      <w:r w:rsidRPr="00387E27">
        <w:rPr>
          <w:rFonts w:ascii="Arial Narrow" w:hAnsi="Arial Narrow"/>
          <w:sz w:val="22"/>
          <w:szCs w:val="22"/>
          <w:lang w:val="es-CO"/>
        </w:rPr>
        <w:t>. Esta expansión se acompaña de un aumento significativo del cupo fiscal asignado, que pasó de aproximadamente COP $0,5 billones en 2015 (</w:t>
      </w:r>
      <w:r>
        <w:rPr>
          <w:rFonts w:ascii="Arial Narrow" w:hAnsi="Arial Narrow"/>
          <w:sz w:val="22"/>
          <w:szCs w:val="22"/>
          <w:lang w:val="es-CO"/>
        </w:rPr>
        <w:t>aprox.</w:t>
      </w:r>
      <w:r w:rsidRPr="00387E27">
        <w:rPr>
          <w:rFonts w:ascii="Arial Narrow" w:hAnsi="Arial Narrow"/>
          <w:sz w:val="22"/>
          <w:szCs w:val="22"/>
          <w:lang w:val="es-CO"/>
        </w:rPr>
        <w:t xml:space="preserve"> USD 135 millones) a COP $2,5 billones en 2023 (</w:t>
      </w:r>
      <w:r>
        <w:rPr>
          <w:rFonts w:ascii="Arial Narrow" w:hAnsi="Arial Narrow"/>
          <w:sz w:val="22"/>
          <w:szCs w:val="22"/>
          <w:lang w:val="es-CO"/>
        </w:rPr>
        <w:t>aprox.</w:t>
      </w:r>
      <w:r w:rsidRPr="00387E27">
        <w:rPr>
          <w:rFonts w:ascii="Arial Narrow" w:hAnsi="Arial Narrow"/>
          <w:sz w:val="22"/>
          <w:szCs w:val="22"/>
          <w:lang w:val="es-CO"/>
        </w:rPr>
        <w:t xml:space="preserve"> USD 676 millones), lo que representa un incremento cercano al 400% en términos nominales (DNP, 2023). En 2022, los beneficios tributarios representaron alrededor del 12,8% de la inversión nacional en I+D, lo que da cuenta del peso creciente del instrumento dentro del financiamiento total de estas actividades (DNP, 2023).</w:t>
      </w:r>
    </w:p>
    <w:p w14:paraId="495E995D" w14:textId="77777777" w:rsidR="009E357B" w:rsidRPr="00012D3F" w:rsidRDefault="009E357B" w:rsidP="009E357B">
      <w:pPr>
        <w:jc w:val="both"/>
        <w:rPr>
          <w:ins w:id="2685" w:author="Usuario invitado" w:date="2026-05-26T21:00:00Z" w16du:dateUtc="2026-05-26T21:00:04Z"/>
          <w:lang w:val="es-ES"/>
          <w:rPrChange w:id="2686" w:author="Gonzalo Castellanos" w:date="2026-05-29T12:04:00Z" w16du:dateUtc="2026-05-29T16:04:00Z">
            <w:rPr>
              <w:ins w:id="2687" w:author="Usuario invitado" w:date="2026-05-26T21:00:00Z" w16du:dateUtc="2026-05-26T21:00:04Z"/>
            </w:rPr>
          </w:rPrChange>
        </w:rPr>
      </w:pPr>
      <w:r w:rsidRPr="00387E27">
        <w:rPr>
          <w:rFonts w:ascii="Arial Narrow" w:hAnsi="Arial Narrow"/>
          <w:b/>
          <w:bCs/>
          <w:sz w:val="22"/>
          <w:szCs w:val="22"/>
          <w:lang w:val="es-CO"/>
        </w:rPr>
        <w:t>El uso del incentivo se encuentra concentrado en empresas de mayor tamaño, lo que refleja la importancia de las capacidades operativas y administrativas para acceder al instrumento.</w:t>
      </w:r>
      <w:r w:rsidRPr="00387E27">
        <w:rPr>
          <w:rFonts w:ascii="Arial Narrow" w:hAnsi="Arial Narrow"/>
          <w:sz w:val="22"/>
          <w:szCs w:val="22"/>
          <w:lang w:val="es-CO"/>
        </w:rPr>
        <w:t xml:space="preserve"> Según información de</w:t>
      </w:r>
      <w:r>
        <w:rPr>
          <w:rFonts w:ascii="Arial Narrow" w:hAnsi="Arial Narrow"/>
          <w:sz w:val="22"/>
          <w:szCs w:val="22"/>
          <w:lang w:val="es-CO"/>
        </w:rPr>
        <w:t xml:space="preserve"> la evaluación de impacto desarrollada por el DNP (2025)</w:t>
      </w:r>
      <w:r w:rsidRPr="00387E27">
        <w:rPr>
          <w:rFonts w:ascii="Arial Narrow" w:hAnsi="Arial Narrow"/>
          <w:sz w:val="22"/>
          <w:szCs w:val="22"/>
          <w:lang w:val="es-CO"/>
        </w:rPr>
        <w:t>, las grandes empresas concentran el 56,1% de las firmas beneficiarias, seguidas por las empresas medianas, con un 27,4%. En términos de estadísticas anuales, el panel analizado muestra que, en promedio, las empresas grandes representan el 46,9% del total de firmas usuarias del incentivo. Este patrón es consistente con la complejidad técnica y procedimental del instrumento y con los requisitos asociados a la formulación, certificación y seguimiento de proyectos de CTI</w:t>
      </w:r>
      <w:sdt>
        <w:sdtPr>
          <w:rPr>
            <w:rFonts w:ascii="Arial Narrow" w:hAnsi="Arial Narrow"/>
            <w:sz w:val="22"/>
            <w:szCs w:val="22"/>
            <w:lang w:val="es-CO"/>
          </w:rPr>
          <w:id w:val="1289248678"/>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2025)</w:t>
          </w:r>
          <w:r>
            <w:rPr>
              <w:rFonts w:ascii="Arial Narrow" w:hAnsi="Arial Narrow"/>
              <w:sz w:val="22"/>
              <w:szCs w:val="22"/>
              <w:lang w:val="es-CO"/>
            </w:rPr>
            <w:fldChar w:fldCharType="end"/>
          </w:r>
        </w:sdtContent>
      </w:sdt>
      <w:r w:rsidRPr="00387E27">
        <w:rPr>
          <w:rFonts w:ascii="Arial Narrow" w:hAnsi="Arial Narrow"/>
          <w:sz w:val="22"/>
          <w:szCs w:val="22"/>
          <w:lang w:val="es-CO"/>
        </w:rPr>
        <w:t>.</w:t>
      </w:r>
    </w:p>
    <w:p w14:paraId="7086E814" w14:textId="1B25B0EC" w:rsidR="7B69D6C6" w:rsidRDefault="7B69D6C6" w:rsidP="7B69D6C6">
      <w:pPr>
        <w:jc w:val="both"/>
        <w:rPr>
          <w:rFonts w:ascii="Arial Narrow" w:hAnsi="Arial Narrow"/>
          <w:sz w:val="22"/>
          <w:szCs w:val="22"/>
          <w:lang w:val="es-CO"/>
        </w:rPr>
      </w:pPr>
    </w:p>
    <w:p w14:paraId="4D2E684A" w14:textId="77777777" w:rsidR="009E357B" w:rsidRPr="00012D3F" w:rsidRDefault="7B69D6C6" w:rsidP="009E357B">
      <w:pPr>
        <w:jc w:val="both"/>
        <w:rPr>
          <w:ins w:id="2688" w:author="Usuario invitado" w:date="2026-05-26T21:00:00Z" w16du:dateUtc="2026-05-26T21:00:08Z"/>
          <w:lang w:val="es-ES"/>
          <w:rPrChange w:id="2689" w:author="Gonzalo Castellanos" w:date="2026-05-29T12:04:00Z" w16du:dateUtc="2026-05-29T16:04:00Z">
            <w:rPr>
              <w:ins w:id="2690" w:author="Usuario invitado" w:date="2026-05-26T21:00:00Z" w16du:dateUtc="2026-05-26T21:00:08Z"/>
            </w:rPr>
          </w:rPrChange>
        </w:rPr>
      </w:pPr>
      <w:r w:rsidRPr="7B69D6C6">
        <w:rPr>
          <w:rFonts w:ascii="Arial Narrow" w:hAnsi="Arial Narrow"/>
          <w:b/>
          <w:bCs/>
          <w:sz w:val="22"/>
          <w:szCs w:val="22"/>
          <w:lang w:val="es-CO"/>
        </w:rPr>
        <w:t>Desde una perspectiva sectorial y territorial, el uso del incentivo presenta una distribución heterogénea, con una clara concentración en determinados sectores económicos y en las principales áreas urbanas del país.</w:t>
      </w:r>
      <w:r w:rsidRPr="7B69D6C6">
        <w:rPr>
          <w:rFonts w:ascii="Arial Narrow" w:hAnsi="Arial Narrow"/>
          <w:sz w:val="22"/>
          <w:szCs w:val="22"/>
          <w:lang w:val="es-CO"/>
        </w:rPr>
        <w:t xml:space="preserve"> De acuerdo con el DNP (2025), el sector de industrias manufactureras concentra el 32,54% de las empresas beneficiarias, seguido por comercio (15,15%) e información y comunicaciones (14,36%). En términos geográficos, se observa una alta concentración territorial, dado que el 73,52% de las empresas beneficiarias se localizan en ciudades principales, lo que sugiere diferencias persistentes en capacidades empresariales, infraestructura y acceso a los instrumentos de CTI entre territorios.</w:t>
      </w:r>
    </w:p>
    <w:p w14:paraId="37FF994B" w14:textId="254B388F" w:rsidR="7B69D6C6" w:rsidRDefault="7B69D6C6" w:rsidP="7B69D6C6">
      <w:pPr>
        <w:jc w:val="both"/>
        <w:rPr>
          <w:rFonts w:ascii="Arial Narrow" w:hAnsi="Arial Narrow"/>
          <w:sz w:val="22"/>
          <w:szCs w:val="22"/>
          <w:lang w:val="es-CO"/>
        </w:rPr>
      </w:pPr>
    </w:p>
    <w:p w14:paraId="0863C11E" w14:textId="77777777" w:rsidR="009E357B" w:rsidRPr="00012D3F" w:rsidRDefault="009E357B" w:rsidP="009E357B">
      <w:pPr>
        <w:jc w:val="both"/>
        <w:rPr>
          <w:ins w:id="2691" w:author="Usuario invitado" w:date="2026-05-26T21:00:00Z" w16du:dateUtc="2026-05-26T21:00:11Z"/>
          <w:lang w:val="es-ES"/>
          <w:rPrChange w:id="2692" w:author="Gonzalo Castellanos" w:date="2026-05-29T12:04:00Z" w16du:dateUtc="2026-05-29T16:04:00Z">
            <w:rPr>
              <w:ins w:id="2693" w:author="Usuario invitado" w:date="2026-05-26T21:00:00Z" w16du:dateUtc="2026-05-26T21:00:11Z"/>
            </w:rPr>
          </w:rPrChange>
        </w:rPr>
      </w:pPr>
      <w:r w:rsidRPr="00B27E67">
        <w:rPr>
          <w:rFonts w:ascii="Arial Narrow" w:hAnsi="Arial Narrow"/>
          <w:b/>
          <w:bCs/>
          <w:sz w:val="22"/>
          <w:szCs w:val="22"/>
          <w:lang w:val="es-CO"/>
        </w:rPr>
        <w:t>Aunque la participación de las micro, pequeñas y medianas empresas ha sido históricamente limitada, la evidencia muestra un cambio de tendencia reciente en su acceso a los beneficios tributarios.</w:t>
      </w:r>
      <w:r w:rsidRPr="00B27E67">
        <w:rPr>
          <w:rFonts w:ascii="Arial Narrow" w:hAnsi="Arial Narrow"/>
          <w:sz w:val="22"/>
          <w:szCs w:val="22"/>
          <w:lang w:val="es-CO"/>
        </w:rPr>
        <w:t xml:space="preserve"> </w:t>
      </w:r>
      <w:r>
        <w:rPr>
          <w:rFonts w:ascii="Arial Narrow" w:hAnsi="Arial Narrow"/>
          <w:sz w:val="22"/>
          <w:szCs w:val="22"/>
          <w:lang w:val="es-CO"/>
        </w:rPr>
        <w:t>L</w:t>
      </w:r>
      <w:r w:rsidRPr="00B27E67">
        <w:rPr>
          <w:rFonts w:ascii="Arial Narrow" w:hAnsi="Arial Narrow"/>
          <w:sz w:val="22"/>
          <w:szCs w:val="22"/>
          <w:lang w:val="es-CO"/>
        </w:rPr>
        <w:t xml:space="preserve">as microempresas representan </w:t>
      </w:r>
      <w:r>
        <w:rPr>
          <w:rFonts w:ascii="Arial Narrow" w:hAnsi="Arial Narrow"/>
          <w:sz w:val="22"/>
          <w:szCs w:val="22"/>
          <w:lang w:val="es-CO"/>
        </w:rPr>
        <w:t>cerca d</w:t>
      </w:r>
      <w:r w:rsidRPr="00B27E67">
        <w:rPr>
          <w:rFonts w:ascii="Arial Narrow" w:hAnsi="Arial Narrow"/>
          <w:sz w:val="22"/>
          <w:szCs w:val="22"/>
          <w:lang w:val="es-CO"/>
        </w:rPr>
        <w:t>el 3,7% de los beneficiarios y las pequeñas empresas el 12,8%, lo que confirma una baja participación relativa en términos de número de firmas. No obstante, como resultado de disposiciones de priorización adoptadas a partir de 2021, la participación de las MiPymes en los recursos del programa ha aumentado de manera significativa, alcanzando aproximadamente el 30% del cupo aprobado en 2023, lo que evidencia una desconcentración parcial en la asignación de los recursos, aun cuando persisten barreras estructurales de acceso</w:t>
      </w:r>
      <w:sdt>
        <w:sdtPr>
          <w:rPr>
            <w:rFonts w:ascii="Arial Narrow" w:hAnsi="Arial Narrow"/>
            <w:sz w:val="22"/>
            <w:szCs w:val="22"/>
            <w:lang w:val="es-CO"/>
          </w:rPr>
          <w:id w:val="879599062"/>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DNP25 \t  \l 1033 </w:instrText>
          </w:r>
          <w:r>
            <w:rPr>
              <w:rFonts w:ascii="Arial Narrow" w:hAnsi="Arial Narrow"/>
              <w:sz w:val="22"/>
              <w:szCs w:val="22"/>
              <w:lang w:val="es-CO"/>
            </w:rPr>
            <w:fldChar w:fldCharType="separate"/>
          </w:r>
          <w:r>
            <w:rPr>
              <w:rFonts w:ascii="Arial Narrow" w:hAnsi="Arial Narrow"/>
              <w:noProof/>
              <w:sz w:val="22"/>
              <w:szCs w:val="22"/>
              <w:lang w:val="es-CO"/>
            </w:rPr>
            <w:t xml:space="preserve"> </w:t>
          </w:r>
          <w:r w:rsidRPr="0095440B">
            <w:rPr>
              <w:rFonts w:ascii="Arial Narrow" w:hAnsi="Arial Narrow"/>
              <w:noProof/>
              <w:sz w:val="22"/>
              <w:szCs w:val="22"/>
              <w:lang w:val="es-CO"/>
            </w:rPr>
            <w:t>(DNP, 2025)</w:t>
          </w:r>
          <w:r>
            <w:rPr>
              <w:rFonts w:ascii="Arial Narrow" w:hAnsi="Arial Narrow"/>
              <w:sz w:val="22"/>
              <w:szCs w:val="22"/>
              <w:lang w:val="es-CO"/>
            </w:rPr>
            <w:fldChar w:fldCharType="end"/>
          </w:r>
        </w:sdtContent>
      </w:sdt>
      <w:r w:rsidRPr="00B27E67">
        <w:rPr>
          <w:rFonts w:ascii="Arial Narrow" w:hAnsi="Arial Narrow"/>
          <w:sz w:val="22"/>
          <w:szCs w:val="22"/>
          <w:lang w:val="es-CO"/>
        </w:rPr>
        <w:t>.</w:t>
      </w:r>
    </w:p>
    <w:p w14:paraId="6CA7C0AC" w14:textId="1FF90D27" w:rsidR="7B69D6C6" w:rsidRDefault="7B69D6C6" w:rsidP="7B69D6C6">
      <w:pPr>
        <w:jc w:val="both"/>
        <w:rPr>
          <w:rFonts w:ascii="Arial Narrow" w:hAnsi="Arial Narrow"/>
          <w:sz w:val="22"/>
          <w:szCs w:val="22"/>
          <w:lang w:val="es-CO"/>
        </w:rPr>
      </w:pPr>
    </w:p>
    <w:p w14:paraId="75F45464" w14:textId="77777777" w:rsidR="009E357B" w:rsidRPr="00012D3F" w:rsidRDefault="009E357B" w:rsidP="009E357B">
      <w:pPr>
        <w:jc w:val="both"/>
        <w:rPr>
          <w:ins w:id="2694" w:author="Usuario invitado" w:date="2026-05-26T21:09:00Z" w16du:dateUtc="2026-05-26T21:09:06Z"/>
          <w:lang w:val="es-ES"/>
          <w:rPrChange w:id="2695" w:author="Gonzalo Castellanos" w:date="2026-05-29T12:04:00Z" w16du:dateUtc="2026-05-29T16:04:00Z">
            <w:rPr>
              <w:ins w:id="2696" w:author="Usuario invitado" w:date="2026-05-26T21:09:00Z" w16du:dateUtc="2026-05-26T21:09:06Z"/>
            </w:rPr>
          </w:rPrChange>
        </w:rPr>
      </w:pPr>
      <w:r w:rsidRPr="00B27E67">
        <w:rPr>
          <w:rFonts w:ascii="Arial Narrow" w:hAnsi="Arial Narrow"/>
          <w:b/>
          <w:bCs/>
          <w:sz w:val="22"/>
          <w:szCs w:val="22"/>
          <w:lang w:val="es-CO"/>
        </w:rPr>
        <w:t>El patrón de uso del incentivo se caracteriza además por una marcada concentración de los recursos en proyectos clasificados como de innovación, en detrimento de actividades de investigación y desarrollo</w:t>
      </w:r>
      <w:r>
        <w:rPr>
          <w:rFonts w:ascii="Arial Narrow" w:hAnsi="Arial Narrow"/>
          <w:b/>
          <w:bCs/>
          <w:sz w:val="22"/>
          <w:szCs w:val="22"/>
          <w:lang w:val="es-CO"/>
        </w:rPr>
        <w:t xml:space="preserve">. </w:t>
      </w:r>
      <w:r w:rsidRPr="00CD35A3">
        <w:rPr>
          <w:rFonts w:ascii="Arial Narrow" w:hAnsi="Arial Narrow"/>
          <w:sz w:val="22"/>
          <w:szCs w:val="22"/>
          <w:lang w:val="es-CO"/>
        </w:rPr>
        <w:t>Los proyectos de innovación (TRL 7–9) concentran aproximadamente el 80% de los recursos asignados, mientras que los proyectos de I+D (TRL 1–6) representan cerca del 20%. Esta composición ha variado de forma significativa a lo largo</w:t>
      </w:r>
      <w:r w:rsidRPr="00B27E67">
        <w:rPr>
          <w:rFonts w:ascii="Arial Narrow" w:hAnsi="Arial Narrow"/>
          <w:sz w:val="22"/>
          <w:szCs w:val="22"/>
          <w:lang w:val="es-CO"/>
        </w:rPr>
        <w:t xml:space="preserve"> del tiempo: en 2018, los proyectos de I+D representaban alrededor del 46% del cupo aprobado, proporción que se ha reducido de manera sostenida en los años posteriores</w:t>
      </w:r>
      <w:r>
        <w:rPr>
          <w:rFonts w:ascii="Arial Narrow" w:hAnsi="Arial Narrow"/>
          <w:sz w:val="22"/>
          <w:szCs w:val="22"/>
          <w:lang w:val="es-CO"/>
        </w:rPr>
        <w:t xml:space="preserve"> </w:t>
      </w:r>
      <w:sdt>
        <w:sdtPr>
          <w:rPr>
            <w:rFonts w:ascii="Arial Narrow" w:hAnsi="Arial Narrow"/>
            <w:sz w:val="22"/>
            <w:szCs w:val="22"/>
            <w:lang w:val="es-CO"/>
          </w:rPr>
          <w:id w:val="563764517"/>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DNP25 \t  \l 1033 </w:instrText>
          </w:r>
          <w:r>
            <w:rPr>
              <w:rFonts w:ascii="Arial Narrow" w:hAnsi="Arial Narrow"/>
              <w:sz w:val="22"/>
              <w:szCs w:val="22"/>
              <w:lang w:val="es-CO"/>
            </w:rPr>
            <w:fldChar w:fldCharType="separate"/>
          </w:r>
          <w:r w:rsidRPr="0095440B">
            <w:rPr>
              <w:rFonts w:ascii="Arial Narrow" w:hAnsi="Arial Narrow"/>
              <w:noProof/>
              <w:sz w:val="22"/>
              <w:szCs w:val="22"/>
              <w:lang w:val="es-CO"/>
            </w:rPr>
            <w:t>(DNP, 2025)</w:t>
          </w:r>
          <w:r>
            <w:rPr>
              <w:rFonts w:ascii="Arial Narrow" w:hAnsi="Arial Narrow"/>
              <w:sz w:val="22"/>
              <w:szCs w:val="22"/>
              <w:lang w:val="es-CO"/>
            </w:rPr>
            <w:fldChar w:fldCharType="end"/>
          </w:r>
        </w:sdtContent>
      </w:sdt>
      <w:r w:rsidRPr="00B27E67">
        <w:rPr>
          <w:rFonts w:ascii="Arial Narrow" w:hAnsi="Arial Narrow"/>
          <w:sz w:val="22"/>
          <w:szCs w:val="22"/>
          <w:lang w:val="es-CO"/>
        </w:rPr>
        <w:t>. Este rasgo distingue el perfil de utilización del incentivo en Colombia y resulta central para el análisis posterior de los resultados observables del instrumento.</w:t>
      </w:r>
    </w:p>
    <w:p w14:paraId="7EB63129" w14:textId="3F29218D" w:rsidR="7B69D6C6" w:rsidRDefault="7B69D6C6" w:rsidP="7B69D6C6">
      <w:pPr>
        <w:jc w:val="both"/>
        <w:rPr>
          <w:ins w:id="2697" w:author="Usuario invitado" w:date="2026-05-26T21:09:00Z" w16du:dateUtc="2026-05-26T21:09:07Z"/>
          <w:rFonts w:ascii="Arial Narrow" w:hAnsi="Arial Narrow"/>
          <w:sz w:val="22"/>
          <w:szCs w:val="22"/>
          <w:lang w:val="es-CO"/>
        </w:rPr>
      </w:pPr>
    </w:p>
    <w:p w14:paraId="2E6FEBE8" w14:textId="7DF23180" w:rsidR="7B69D6C6" w:rsidRDefault="7B69D6C6">
      <w:pPr>
        <w:jc w:val="both"/>
        <w:rPr>
          <w:ins w:id="2698" w:author="Usuario invitado" w:date="2026-05-26T21:09:00Z" w16du:dateUtc="2026-05-26T21:09:45Z"/>
          <w:rFonts w:ascii="Arial Narrow" w:eastAsia="Arial Narrow" w:hAnsi="Arial Narrow" w:cs="Arial Narrow"/>
          <w:color w:val="303030"/>
          <w:lang w:val="es-CO"/>
        </w:rPr>
        <w:pPrChange w:id="2699" w:author="Usuario invitado" w:date="2026-05-26T21:09:00Z">
          <w:pPr/>
        </w:pPrChange>
      </w:pPr>
      <w:ins w:id="2700" w:author="Usuario invitado" w:date="2026-05-26T21:09:00Z" w16du:dateUtc="2026-05-26T21:09:45Z">
        <w:r w:rsidRPr="7B69D6C6">
          <w:rPr>
            <w:rFonts w:ascii="Arial Narrow" w:eastAsia="Arial Narrow" w:hAnsi="Arial Narrow" w:cs="Arial Narrow"/>
            <w:color w:val="303030"/>
            <w:lang w:val="es-CO"/>
          </w:rPr>
          <w:t>Por último, un hito crítico en la trayectoria reciente del instrumento en Colombia es la ausencia de nuevas convocatorias desde el año 2023 para el ingreso de proyectos inéditos al sistema. Esta parálisis operativa se originó a partir de la reforma de 2022, que trasladó la competencia de fijar el cupo fiscal al CONFIS, organismo que condicionó la aprobación de nuevos recursos a la presentación de una evaluación de impacto vinculante. Las dificultades técnicas para acceder a microdatos administrativos de la DIAN y el DANE impidieron concluir un estudio robusto a tiempo, lo que llevó al CONFIS a autorizar únicamente el cupo necesario para garantizar la continuidad de los proyectos plurianuales ya aprobados, bloqueando el acceso a nuevos beneficiarios durante todo el ejercicio.</w:t>
        </w:r>
      </w:ins>
      <w:ins w:id="2701" w:author="Usuario invitado" w:date="2026-05-26T21:10:00Z" w16du:dateUtc="2026-05-26T21:10:15Z">
        <w:r w:rsidRPr="7B69D6C6">
          <w:rPr>
            <w:rFonts w:ascii="Arial Narrow" w:eastAsia="Arial Narrow" w:hAnsi="Arial Narrow" w:cs="Arial Narrow"/>
            <w:color w:val="303030"/>
            <w:lang w:val="es-CO"/>
          </w:rPr>
          <w:t xml:space="preserve"> </w:t>
        </w:r>
      </w:ins>
      <w:ins w:id="2702" w:author="Usuario invitado" w:date="2026-05-26T21:09:00Z" w16du:dateUtc="2026-05-26T21:09:45Z">
        <w:r w:rsidRPr="7B69D6C6">
          <w:rPr>
            <w:rFonts w:ascii="Arial Narrow" w:eastAsia="Arial Narrow" w:hAnsi="Arial Narrow" w:cs="Arial Narrow"/>
            <w:color w:val="303030"/>
            <w:lang w:val="es-CO"/>
          </w:rPr>
          <w:t>Esta situación refuerza una de las lecciones transversales más importantes identificadas en el estudio: la necesidad de dotar de estabilidad y previsibilidad al diseño de los incentivos fiscales para que cumplan su función de estimular la inversión privada</w:t>
        </w:r>
      </w:ins>
    </w:p>
    <w:p w14:paraId="477936C4" w14:textId="4AB82C55" w:rsidR="7B69D6C6" w:rsidRDefault="7B69D6C6" w:rsidP="7B69D6C6">
      <w:pPr>
        <w:jc w:val="both"/>
        <w:rPr>
          <w:ins w:id="2703" w:author="Usuario invitado" w:date="2026-05-26T21:00:00Z" w16du:dateUtc="2026-05-26T21:00:13Z"/>
          <w:rFonts w:ascii="Arial Narrow" w:hAnsi="Arial Narrow"/>
          <w:sz w:val="22"/>
          <w:szCs w:val="22"/>
          <w:lang w:val="es-CO"/>
        </w:rPr>
      </w:pPr>
    </w:p>
    <w:p w14:paraId="020BDF4A" w14:textId="527A8760" w:rsidR="7B69D6C6" w:rsidRDefault="7B69D6C6" w:rsidP="7B69D6C6">
      <w:pPr>
        <w:jc w:val="both"/>
        <w:rPr>
          <w:rFonts w:ascii="Arial Narrow" w:hAnsi="Arial Narrow"/>
          <w:sz w:val="22"/>
          <w:szCs w:val="22"/>
          <w:lang w:val="es-CO"/>
        </w:rPr>
      </w:pPr>
    </w:p>
    <w:p w14:paraId="39567EE2"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4.2. Resultados observables según la evidencia empírica</w:t>
      </w:r>
    </w:p>
    <w:p w14:paraId="464E7600" w14:textId="77777777" w:rsidR="009E357B" w:rsidRPr="00012D3F" w:rsidRDefault="009E357B" w:rsidP="009E357B">
      <w:pPr>
        <w:jc w:val="both"/>
        <w:rPr>
          <w:ins w:id="2704" w:author="Usuario invitado" w:date="2026-05-26T21:00:00Z" w16du:dateUtc="2026-05-26T21:00:15Z"/>
          <w:lang w:val="es-ES"/>
          <w:rPrChange w:id="2705" w:author="Gonzalo Castellanos" w:date="2026-05-29T12:04:00Z" w16du:dateUtc="2026-05-29T16:04:00Z">
            <w:rPr>
              <w:ins w:id="2706" w:author="Usuario invitado" w:date="2026-05-26T21:00:00Z" w16du:dateUtc="2026-05-26T21:00:15Z"/>
            </w:rPr>
          </w:rPrChange>
        </w:rPr>
      </w:pPr>
      <w:r w:rsidRPr="00840A7D">
        <w:rPr>
          <w:rFonts w:ascii="Arial Narrow" w:hAnsi="Arial Narrow"/>
          <w:b/>
          <w:bCs/>
          <w:sz w:val="22"/>
          <w:szCs w:val="22"/>
          <w:lang w:val="es-CO"/>
        </w:rPr>
        <w:t>La evidencia empírica disponible para Colombia muestra que el incentivo tributario ha tenido efectos claros sobre la carga tributaria de las empresas beneficiarias, pero resultados más ambiguos sobre variables reales de desempeño económico e innovación.</w:t>
      </w:r>
      <w:r w:rsidRPr="00840A7D">
        <w:rPr>
          <w:rFonts w:ascii="Arial Narrow" w:hAnsi="Arial Narrow"/>
          <w:sz w:val="22"/>
          <w:szCs w:val="22"/>
          <w:lang w:val="es-CO"/>
        </w:rPr>
        <w:t xml:space="preserve"> La evaluación de impacto más reciente, realizada por el Departamento Nacional de Planeación para el período 2015–2023, utiliza una metodología de diferencias en diferencias con tratamiento escalonado para identificar efectos causales del programa. Los resultados indican una reducción del impuesto líquido pagado de entre 10% y 20% en las empresas beneficiarias, así como una disminución promedio de 4 puntos porcentuales en la tasa efectiva de tributación, confirmando que el instrumento cumple su objetivo inmediato de reducir el costo fiscal asociado a la inversión en CTI</w:t>
      </w:r>
      <w:r>
        <w:rPr>
          <w:rFonts w:ascii="Arial Narrow" w:hAnsi="Arial Narrow"/>
          <w:sz w:val="22"/>
          <w:szCs w:val="22"/>
          <w:lang w:val="es-CO"/>
        </w:rPr>
        <w:t xml:space="preserve"> </w:t>
      </w:r>
      <w:sdt>
        <w:sdtPr>
          <w:rPr>
            <w:rFonts w:ascii="Arial Narrow" w:hAnsi="Arial Narrow"/>
            <w:sz w:val="22"/>
            <w:szCs w:val="22"/>
            <w:lang w:val="es-CO"/>
          </w:rPr>
          <w:id w:val="-11307140"/>
          <w:citation/>
        </w:sdtPr>
        <w:sdtEndPr/>
        <w:sdtContent>
          <w:r>
            <w:rPr>
              <w:rFonts w:ascii="Arial Narrow" w:hAnsi="Arial Narrow"/>
              <w:sz w:val="22"/>
              <w:szCs w:val="22"/>
              <w:lang w:val="es-CO"/>
            </w:rPr>
            <w:fldChar w:fldCharType="begin"/>
          </w:r>
          <w:r>
            <w:rPr>
              <w:rFonts w:ascii="Arial Narrow" w:hAnsi="Arial Narrow"/>
              <w:sz w:val="22"/>
              <w:szCs w:val="22"/>
              <w:lang w:val="es-CO"/>
            </w:rPr>
            <w:instrText xml:space="preserve">CITATION DNP25 \t  \l 1033 </w:instrText>
          </w:r>
          <w:r>
            <w:rPr>
              <w:rFonts w:ascii="Arial Narrow" w:hAnsi="Arial Narrow"/>
              <w:sz w:val="22"/>
              <w:szCs w:val="22"/>
              <w:lang w:val="es-CO"/>
            </w:rPr>
            <w:fldChar w:fldCharType="separate"/>
          </w:r>
          <w:r w:rsidRPr="0095440B">
            <w:rPr>
              <w:rFonts w:ascii="Arial Narrow" w:hAnsi="Arial Narrow"/>
              <w:noProof/>
              <w:sz w:val="22"/>
              <w:szCs w:val="22"/>
              <w:lang w:val="es-CO"/>
            </w:rPr>
            <w:t>(DNP, 2025)</w:t>
          </w:r>
          <w:r>
            <w:rPr>
              <w:rFonts w:ascii="Arial Narrow" w:hAnsi="Arial Narrow"/>
              <w:sz w:val="22"/>
              <w:szCs w:val="22"/>
              <w:lang w:val="es-CO"/>
            </w:rPr>
            <w:fldChar w:fldCharType="end"/>
          </w:r>
        </w:sdtContent>
      </w:sdt>
      <w:r w:rsidRPr="00840A7D">
        <w:rPr>
          <w:rFonts w:ascii="Arial Narrow" w:hAnsi="Arial Narrow"/>
          <w:sz w:val="22"/>
          <w:szCs w:val="22"/>
          <w:lang w:val="es-CO"/>
        </w:rPr>
        <w:t>.</w:t>
      </w:r>
    </w:p>
    <w:p w14:paraId="7EEA6281" w14:textId="7A758325" w:rsidR="7B69D6C6" w:rsidRDefault="7B69D6C6" w:rsidP="7B69D6C6">
      <w:pPr>
        <w:jc w:val="both"/>
        <w:rPr>
          <w:rFonts w:ascii="Arial Narrow" w:hAnsi="Arial Narrow"/>
          <w:sz w:val="22"/>
          <w:szCs w:val="22"/>
          <w:lang w:val="es-CO"/>
        </w:rPr>
      </w:pPr>
    </w:p>
    <w:p w14:paraId="4B11A5EE" w14:textId="77777777" w:rsidR="009E357B" w:rsidRPr="00012D3F" w:rsidRDefault="7B69D6C6" w:rsidP="009E357B">
      <w:pPr>
        <w:jc w:val="both"/>
        <w:rPr>
          <w:ins w:id="2707" w:author="Usuario invitado" w:date="2026-05-26T21:00:00Z" w16du:dateUtc="2026-05-26T21:00:18Z"/>
          <w:lang w:val="es-ES"/>
          <w:rPrChange w:id="2708" w:author="Gonzalo Castellanos" w:date="2026-05-29T12:04:00Z" w16du:dateUtc="2026-05-29T16:04:00Z">
            <w:rPr>
              <w:ins w:id="2709" w:author="Usuario invitado" w:date="2026-05-26T21:00:00Z" w16du:dateUtc="2026-05-26T21:00:18Z"/>
            </w:rPr>
          </w:rPrChange>
        </w:rPr>
      </w:pPr>
      <w:r w:rsidRPr="7B69D6C6">
        <w:rPr>
          <w:rFonts w:ascii="Arial Narrow" w:hAnsi="Arial Narrow"/>
          <w:sz w:val="22"/>
          <w:szCs w:val="22"/>
          <w:lang w:val="es-CO"/>
        </w:rPr>
        <w:t>En contraste, los efectos sobre empleo, exportaciones y resultados innovadores medidos a través de patentes son limitados o heterogéneos. Según DNP (2025), no se encuentra evidencia estadísticamente significativa de impacto sobre el empleo formal ni sobre la probabilidad de exportar, y los coeficientes estimados para estas variables son negativos y no significativos. En el caso de las patentes solicitadas y otorgadas, el efecto agregado tampoco es significativo; sin embargo, el estudio identifica impactos positivos cuando el análisis se restringe a empresas ubicadas en ciudades principales, lo que sugiere que los efectos del incentivo dependen de condiciones territoriales y de capacidades preexistentes.</w:t>
      </w:r>
    </w:p>
    <w:p w14:paraId="417FABCD" w14:textId="6BCD56E6" w:rsidR="7B69D6C6" w:rsidRDefault="7B69D6C6" w:rsidP="7B69D6C6">
      <w:pPr>
        <w:jc w:val="both"/>
        <w:rPr>
          <w:rFonts w:ascii="Arial Narrow" w:hAnsi="Arial Narrow"/>
          <w:sz w:val="22"/>
          <w:szCs w:val="22"/>
          <w:lang w:val="es-CO"/>
        </w:rPr>
      </w:pPr>
    </w:p>
    <w:p w14:paraId="7F1783AF" w14:textId="77777777" w:rsidR="009E357B" w:rsidRPr="00012D3F" w:rsidRDefault="009E357B" w:rsidP="009E357B">
      <w:pPr>
        <w:jc w:val="both"/>
        <w:rPr>
          <w:ins w:id="2710" w:author="Usuario invitado" w:date="2026-05-26T21:00:00Z" w16du:dateUtc="2026-05-26T21:00:18Z"/>
          <w:lang w:val="es-ES"/>
          <w:rPrChange w:id="2711" w:author="Gonzalo Castellanos" w:date="2026-05-29T12:04:00Z" w16du:dateUtc="2026-05-29T16:04:00Z">
            <w:rPr>
              <w:ins w:id="2712" w:author="Usuario invitado" w:date="2026-05-26T21:00:00Z" w16du:dateUtc="2026-05-26T21:00:18Z"/>
            </w:rPr>
          </w:rPrChange>
        </w:rPr>
      </w:pPr>
      <w:r w:rsidRPr="00840A7D">
        <w:rPr>
          <w:rFonts w:ascii="Arial Narrow" w:hAnsi="Arial Narrow"/>
          <w:sz w:val="22"/>
          <w:szCs w:val="22"/>
          <w:lang w:val="es-CO"/>
        </w:rPr>
        <w:t xml:space="preserve">La evidencia para períodos anteriores sugiere impactos más favorables sobre productividad, empleo e innovación, aunque concentrados en sectores y tipos específicos de empresas. El estudio de Parra (2013), centrado en firmas manufactureras durante el período 2000–2010 y basado en Propensity Score Matching, encuentra que los beneficios tributarios incrementaron la productividad total de los factores (PTF) entre 4% y 16%, con efectos crecientes en el tiempo que superan el 20% en algunos años. Asimismo, se reportan aumentos en la productividad laboral de entre 5,8% y 10,9%, un impacto positivo sobre el empleo total cercano al 8%, y un incremento aproximado del 5% en la actividad exportadora. En términos de </w:t>
      </w:r>
      <w:r>
        <w:rPr>
          <w:rFonts w:ascii="Arial Narrow" w:hAnsi="Arial Narrow"/>
          <w:sz w:val="22"/>
          <w:szCs w:val="22"/>
          <w:lang w:val="es-CO"/>
        </w:rPr>
        <w:t>tipos de innovación</w:t>
      </w:r>
      <w:r w:rsidRPr="00840A7D">
        <w:rPr>
          <w:rFonts w:ascii="Arial Narrow" w:hAnsi="Arial Narrow"/>
          <w:sz w:val="22"/>
          <w:szCs w:val="22"/>
          <w:lang w:val="es-CO"/>
        </w:rPr>
        <w:t xml:space="preserve">, el incentivo aumentó la innovación de producto entre 10% y 34% y el desarrollo de tecnologías entre 5% y 7% </w:t>
      </w:r>
      <w:sdt>
        <w:sdtPr>
          <w:rPr>
            <w:rFonts w:ascii="Arial Narrow" w:hAnsi="Arial Narrow"/>
            <w:sz w:val="22"/>
            <w:szCs w:val="22"/>
            <w:lang w:val="es-CO"/>
          </w:rPr>
          <w:id w:val="-766464937"/>
          <w:citation/>
        </w:sdtPr>
        <w:sdtEndPr/>
        <w:sdtContent>
          <w:r>
            <w:rPr>
              <w:rFonts w:ascii="Arial Narrow" w:hAnsi="Arial Narrow"/>
              <w:sz w:val="22"/>
              <w:szCs w:val="22"/>
              <w:lang w:val="es-CO"/>
            </w:rPr>
            <w:fldChar w:fldCharType="begin"/>
          </w:r>
          <w:r w:rsidRPr="00DD5FB2">
            <w:rPr>
              <w:rFonts w:ascii="Arial Narrow" w:hAnsi="Arial Narrow"/>
              <w:sz w:val="22"/>
              <w:szCs w:val="22"/>
              <w:lang w:val="es-CO"/>
            </w:rPr>
            <w:instrText xml:space="preserve"> CITATION Par131 \l 1033 </w:instrText>
          </w:r>
          <w:r>
            <w:rPr>
              <w:rFonts w:ascii="Arial Narrow" w:hAnsi="Arial Narrow"/>
              <w:sz w:val="22"/>
              <w:szCs w:val="22"/>
              <w:lang w:val="es-CO"/>
            </w:rPr>
            <w:fldChar w:fldCharType="separate"/>
          </w:r>
          <w:r w:rsidRPr="0095440B">
            <w:rPr>
              <w:rFonts w:ascii="Arial Narrow" w:hAnsi="Arial Narrow"/>
              <w:noProof/>
              <w:sz w:val="22"/>
              <w:szCs w:val="22"/>
              <w:lang w:val="es-CO"/>
            </w:rPr>
            <w:t>(Parra, 2013)</w:t>
          </w:r>
          <w:r>
            <w:rPr>
              <w:rFonts w:ascii="Arial Narrow" w:hAnsi="Arial Narrow"/>
              <w:sz w:val="22"/>
              <w:szCs w:val="22"/>
              <w:lang w:val="es-CO"/>
            </w:rPr>
            <w:fldChar w:fldCharType="end"/>
          </w:r>
        </w:sdtContent>
      </w:sdt>
      <w:r w:rsidRPr="00840A7D">
        <w:rPr>
          <w:rFonts w:ascii="Arial Narrow" w:hAnsi="Arial Narrow"/>
          <w:sz w:val="22"/>
          <w:szCs w:val="22"/>
          <w:lang w:val="es-CO"/>
        </w:rPr>
        <w:t>.</w:t>
      </w:r>
    </w:p>
    <w:p w14:paraId="53C7E14D" w14:textId="7A5AFB0E" w:rsidR="7B69D6C6" w:rsidRDefault="7B69D6C6" w:rsidP="7B69D6C6">
      <w:pPr>
        <w:jc w:val="both"/>
        <w:rPr>
          <w:rFonts w:ascii="Arial Narrow" w:hAnsi="Arial Narrow"/>
          <w:sz w:val="22"/>
          <w:szCs w:val="22"/>
          <w:lang w:val="es-CO"/>
        </w:rPr>
      </w:pPr>
    </w:p>
    <w:p w14:paraId="4423C3D0" w14:textId="77777777" w:rsidR="009E357B" w:rsidRPr="00012D3F" w:rsidRDefault="7B69D6C6" w:rsidP="009E357B">
      <w:pPr>
        <w:jc w:val="both"/>
        <w:rPr>
          <w:ins w:id="2713" w:author="Usuario invitado" w:date="2026-05-26T21:00:00Z" w16du:dateUtc="2026-05-26T21:00:20Z"/>
          <w:lang w:val="es-ES"/>
          <w:rPrChange w:id="2714" w:author="Gonzalo Castellanos" w:date="2026-05-29T12:04:00Z" w16du:dateUtc="2026-05-29T16:04:00Z">
            <w:rPr>
              <w:ins w:id="2715" w:author="Usuario invitado" w:date="2026-05-26T21:00:00Z" w16du:dateUtc="2026-05-26T21:00:20Z"/>
            </w:rPr>
          </w:rPrChange>
        </w:rPr>
      </w:pPr>
      <w:r w:rsidRPr="7B69D6C6">
        <w:rPr>
          <w:rFonts w:ascii="Arial Narrow" w:hAnsi="Arial Narrow"/>
          <w:sz w:val="22"/>
          <w:szCs w:val="22"/>
          <w:lang w:val="es-CO"/>
        </w:rPr>
        <w:t>Estos impactos positivos se concentran mayoritariamente en empresas de mayor tamaño, lo que plantea interrogantes sobre la focalización del instrumento. El mismo estudio señala que, hacia 2010, el 84,2% de las empresas beneficiarias correspondían a grandes firmas, lo que sugiere que los efectos estimados reflejan principalmente el comportamiento de empresas con mayores capacidades operativas y financieras. Este patrón es consistente con la evidencia más reciente sobre la distribución del uso del incentivo y refuerza la importancia de analizar los resultados diferenciados por tamaño empresarial.</w:t>
      </w:r>
    </w:p>
    <w:p w14:paraId="70C10672" w14:textId="2464BB1A" w:rsidR="7B69D6C6" w:rsidRDefault="7B69D6C6" w:rsidP="7B69D6C6">
      <w:pPr>
        <w:jc w:val="both"/>
        <w:rPr>
          <w:rFonts w:ascii="Arial Narrow" w:hAnsi="Arial Narrow"/>
          <w:sz w:val="22"/>
          <w:szCs w:val="22"/>
          <w:lang w:val="es-CO"/>
        </w:rPr>
      </w:pPr>
    </w:p>
    <w:p w14:paraId="2B1BEA57" w14:textId="77777777" w:rsidR="009E357B" w:rsidRPr="00012D3F" w:rsidRDefault="7B69D6C6" w:rsidP="009E357B">
      <w:pPr>
        <w:jc w:val="both"/>
        <w:rPr>
          <w:ins w:id="2716" w:author="Usuario invitado" w:date="2026-05-26T21:00:00Z" w16du:dateUtc="2026-05-26T21:00:21Z"/>
          <w:lang w:val="es-ES"/>
          <w:rPrChange w:id="2717" w:author="Gonzalo Castellanos" w:date="2026-05-29T12:04:00Z" w16du:dateUtc="2026-05-29T16:04:00Z">
            <w:rPr>
              <w:ins w:id="2718" w:author="Usuario invitado" w:date="2026-05-26T21:00:00Z" w16du:dateUtc="2026-05-26T21:00:21Z"/>
            </w:rPr>
          </w:rPrChange>
        </w:rPr>
      </w:pPr>
      <w:r w:rsidRPr="7B69D6C6">
        <w:rPr>
          <w:rFonts w:ascii="Arial Narrow" w:hAnsi="Arial Narrow"/>
          <w:sz w:val="22"/>
          <w:szCs w:val="22"/>
          <w:lang w:val="es-CO"/>
        </w:rPr>
        <w:t>Desde una perspectiva estructural, la evidencia indica que el incentivo reduce el costo efectivo de invertir en I+D, pero que la respuesta de las empresas depende del tipo de firma. El documento de Parra (2013), que aplica un enfoque estructural de demanda de insumos, estima que las firmas manufactureras colombianas aumentarían su inversión en I+D en 1,43% por cada 1% de reducción en el precio efectivo de la inversión inducida por el incentivo. En el caso de las pymes, esta sensibilidad es mayor, con una elasticidad estimada de 2, lo que sugiere un mayor potencial de respuesta si se reducen barreras de acceso. No obstante, el estudio también resalta que Colombia presenta una de las participaciones más bajas de la I+D dentro del gasto total en innovación, con apenas 0,8%, mientras que el 81,2% del gasto se concentra en adquisición de maquinaria y equipo, lo que limita el impacto del incentivo sobre actividades intensivas en generación de conocimiento.</w:t>
      </w:r>
    </w:p>
    <w:p w14:paraId="7A1F2DE8" w14:textId="11FC09B7" w:rsidR="7B69D6C6" w:rsidRDefault="7B69D6C6" w:rsidP="7B69D6C6">
      <w:pPr>
        <w:jc w:val="both"/>
        <w:rPr>
          <w:rFonts w:ascii="Arial Narrow" w:hAnsi="Arial Narrow"/>
          <w:sz w:val="22"/>
          <w:szCs w:val="22"/>
          <w:lang w:val="es-CO"/>
        </w:rPr>
      </w:pPr>
    </w:p>
    <w:p w14:paraId="68F9D508" w14:textId="77777777" w:rsidR="009E357B" w:rsidRPr="00012D3F" w:rsidRDefault="7B69D6C6" w:rsidP="009E357B">
      <w:pPr>
        <w:jc w:val="both"/>
        <w:rPr>
          <w:ins w:id="2719" w:author="Usuario invitado" w:date="2026-05-26T21:00:00Z" w16du:dateUtc="2026-05-26T21:00:21Z"/>
          <w:lang w:val="es-ES"/>
          <w:rPrChange w:id="2720" w:author="Gonzalo Castellanos" w:date="2026-05-29T12:04:00Z" w16du:dateUtc="2026-05-29T16:04:00Z">
            <w:rPr>
              <w:ins w:id="2721" w:author="Usuario invitado" w:date="2026-05-26T21:00:00Z" w16du:dateUtc="2026-05-26T21:00:21Z"/>
            </w:rPr>
          </w:rPrChange>
        </w:rPr>
      </w:pPr>
      <w:r w:rsidRPr="7B69D6C6">
        <w:rPr>
          <w:rFonts w:ascii="Arial Narrow" w:hAnsi="Arial Narrow"/>
          <w:sz w:val="22"/>
          <w:szCs w:val="22"/>
          <w:lang w:val="es-CO"/>
        </w:rPr>
        <w:t>En conjunto, los estudios coinciden en identificar vacíos de diseño y evaluación que condicionan la efectividad agregada del instrumento. DNP (2025) concluye que el programa presenta una falla de focalización, dado que aproximadamente el 80% de los recursos se destina a proyectos de innovación (TRL 7–9), los cuales no suelen enfrentar fallas de apropiabilidad significativas, abriendo la posibilidad de un efecto de “crowding out”. De manera complementaria, el trabajo de Parra (2013) y el DNP subrayan la necesidad de evaluar con mayor precisión la adicionalidad del instrumento, su impacto en startups y empresas sin utilidades, la integración de información entre MinCiencias y la DIAN para estimar el costo fiscal real, el mecanismo de acceso vía centros de investigación, y la conveniencia de un mayor enfoque en actividades de I+D (TRL 1–6) acompañado de análisis sistemáticos de costo-beneficio frente a la renuncia fiscal.</w:t>
      </w:r>
    </w:p>
    <w:p w14:paraId="4EC09D9C" w14:textId="0AB68B43" w:rsidR="7B69D6C6" w:rsidRDefault="7B69D6C6" w:rsidP="7B69D6C6">
      <w:pPr>
        <w:jc w:val="both"/>
        <w:rPr>
          <w:rFonts w:ascii="Arial Narrow" w:hAnsi="Arial Narrow"/>
          <w:sz w:val="22"/>
          <w:szCs w:val="22"/>
          <w:lang w:val="es-CO"/>
        </w:rPr>
      </w:pPr>
    </w:p>
    <w:p w14:paraId="536E9468" w14:textId="77777777" w:rsidR="009E357B" w:rsidRPr="00012D3F" w:rsidRDefault="7B69D6C6" w:rsidP="009E357B">
      <w:pPr>
        <w:jc w:val="both"/>
        <w:rPr>
          <w:ins w:id="2722" w:author="Usuario invitado" w:date="2026-05-26T21:00:00Z" w16du:dateUtc="2026-05-26T21:00:24Z"/>
          <w:lang w:val="es-ES"/>
          <w:rPrChange w:id="2723" w:author="Gonzalo Castellanos" w:date="2026-05-29T12:04:00Z" w16du:dateUtc="2026-05-29T16:04:00Z">
            <w:rPr>
              <w:ins w:id="2724" w:author="Usuario invitado" w:date="2026-05-26T21:00:00Z" w16du:dateUtc="2026-05-26T21:00:24Z"/>
            </w:rPr>
          </w:rPrChange>
        </w:rPr>
      </w:pPr>
      <w:r w:rsidRPr="7B69D6C6">
        <w:rPr>
          <w:rFonts w:ascii="Arial Narrow" w:hAnsi="Arial Narrow"/>
          <w:b/>
          <w:bCs/>
          <w:sz w:val="22"/>
          <w:szCs w:val="22"/>
          <w:lang w:val="es-CO"/>
        </w:rPr>
        <w:t>Estos resultados contrastan con las metas estratégicas originalmente definidas en los documentos CONPES que fundamentaron el fortalecimiento del incentivo tributario.</w:t>
      </w:r>
      <w:r w:rsidRPr="7B69D6C6">
        <w:rPr>
          <w:rFonts w:ascii="Arial Narrow" w:hAnsi="Arial Narrow"/>
          <w:sz w:val="22"/>
          <w:szCs w:val="22"/>
          <w:lang w:val="es-CO"/>
        </w:rPr>
        <w:t xml:space="preserve"> En particular, se esperaba que el instrumento contribuyera a elevar la inversión nacional en actividades de ciencia, tecnología e innovación hasta el 1% del PIB, con una mayor participación del sector privado. Sin embargo, pese a la expansión del instrumento y a su creciente peso fiscal, la inversión en I+D en Colombia se sitúa actualmente alrededor del 0,3% del PIB, lo que indica que este objetivo no ha sido alcanzado. Este contraste sugiere que, si bien el incentivo ha generado alivios tributarios efectivos y algunos impactos microeconómicos en contextos específicos, su contribución agregada al cierre de la brecha estructural de inversión en I+D ha sido limitada en relación con las metas de política originalmente planteadas.</w:t>
      </w:r>
    </w:p>
    <w:p w14:paraId="46710DDA" w14:textId="5807C248" w:rsidR="7B69D6C6" w:rsidRDefault="7B69D6C6" w:rsidP="7B69D6C6">
      <w:pPr>
        <w:jc w:val="both"/>
        <w:rPr>
          <w:rFonts w:ascii="Arial Narrow" w:hAnsi="Arial Narrow"/>
          <w:sz w:val="22"/>
          <w:szCs w:val="22"/>
          <w:lang w:val="es-CO"/>
        </w:rPr>
      </w:pPr>
    </w:p>
    <w:p w14:paraId="54404753" w14:textId="77777777" w:rsidR="009E357B" w:rsidRPr="00776B47" w:rsidRDefault="009E357B" w:rsidP="009E357B">
      <w:pPr>
        <w:jc w:val="both"/>
        <w:rPr>
          <w:rFonts w:ascii="Arial Narrow" w:hAnsi="Arial Narrow"/>
          <w:b/>
          <w:bCs/>
          <w:sz w:val="22"/>
          <w:szCs w:val="22"/>
          <w:lang w:val="es-CO"/>
        </w:rPr>
      </w:pPr>
      <w:r w:rsidRPr="00776B47">
        <w:rPr>
          <w:rFonts w:ascii="Arial Narrow" w:hAnsi="Arial Narrow"/>
          <w:b/>
          <w:bCs/>
          <w:sz w:val="22"/>
          <w:szCs w:val="22"/>
          <w:lang w:val="es-CO"/>
        </w:rPr>
        <w:t>5. Lecciones e implicaciones de política pública</w:t>
      </w:r>
    </w:p>
    <w:p w14:paraId="40FD2A6C" w14:textId="77777777" w:rsidR="009E357B" w:rsidRPr="00012D3F" w:rsidRDefault="7B69D6C6" w:rsidP="009E357B">
      <w:pPr>
        <w:jc w:val="both"/>
        <w:rPr>
          <w:ins w:id="2725" w:author="Usuario invitado" w:date="2026-05-26T21:00:00Z" w16du:dateUtc="2026-05-26T21:00:25Z"/>
          <w:lang w:val="es-ES"/>
          <w:rPrChange w:id="2726" w:author="Gonzalo Castellanos" w:date="2026-05-29T12:04:00Z" w16du:dateUtc="2026-05-29T16:04:00Z">
            <w:rPr>
              <w:ins w:id="2727" w:author="Usuario invitado" w:date="2026-05-26T21:00:00Z" w16du:dateUtc="2026-05-26T21:00:25Z"/>
            </w:rPr>
          </w:rPrChange>
        </w:rPr>
      </w:pPr>
      <w:r w:rsidRPr="7B69D6C6">
        <w:rPr>
          <w:rFonts w:ascii="Arial Narrow" w:hAnsi="Arial Narrow"/>
          <w:sz w:val="22"/>
          <w:szCs w:val="22"/>
          <w:lang w:val="es-CO"/>
        </w:rPr>
        <w:t>La experiencia colombiana con los beneficios tributarios a la ciencia, tecnología e innovación muestra que este instrumento ha adquirido un rol central dentro del portafolio de políticas de CTI, pero con una definición funcional que combina objetivos de investigación, desarrollo e innovación de manera amplia.</w:t>
      </w:r>
    </w:p>
    <w:p w14:paraId="387CD228" w14:textId="26CF7387" w:rsidR="7B69D6C6" w:rsidRDefault="7B69D6C6" w:rsidP="7B69D6C6">
      <w:pPr>
        <w:jc w:val="both"/>
        <w:rPr>
          <w:rFonts w:ascii="Arial Narrow" w:hAnsi="Arial Narrow"/>
          <w:sz w:val="22"/>
          <w:szCs w:val="22"/>
          <w:lang w:val="es-CO"/>
        </w:rPr>
      </w:pPr>
    </w:p>
    <w:p w14:paraId="4B5140F5" w14:textId="77777777" w:rsidR="009E357B" w:rsidRPr="00012D3F" w:rsidRDefault="7B69D6C6" w:rsidP="009E357B">
      <w:pPr>
        <w:jc w:val="both"/>
        <w:rPr>
          <w:ins w:id="2728" w:author="Usuario invitado" w:date="2026-05-26T21:00:00Z" w16du:dateUtc="2026-05-26T21:00:26Z"/>
          <w:lang w:val="es-ES"/>
          <w:rPrChange w:id="2729" w:author="Gonzalo Castellanos" w:date="2026-05-29T12:04:00Z" w16du:dateUtc="2026-05-29T16:04:00Z">
            <w:rPr>
              <w:ins w:id="2730" w:author="Usuario invitado" w:date="2026-05-26T21:00:00Z" w16du:dateUtc="2026-05-26T21:00:26Z"/>
            </w:rPr>
          </w:rPrChange>
        </w:rPr>
      </w:pPr>
      <w:r w:rsidRPr="7B69D6C6">
        <w:rPr>
          <w:rFonts w:ascii="Arial Narrow" w:hAnsi="Arial Narrow"/>
          <w:sz w:val="22"/>
          <w:szCs w:val="22"/>
          <w:lang w:val="es-CO"/>
        </w:rPr>
        <w:t>Desde su fortalecimiento normativo a partir de 2016, el incentivo fue concebido como un mecanismo para estimular la inversión privada mediante la reducción del costo fiscal asociado a proyectos de CTeI, en un contexto de baja inversión empresarial y restricciones estructurales de financiamiento. Esta amplitud en el alcance ha permitido una rápida expansión del uso del instrumento, pero también ha introducido tensiones entre su justificación económica original, corregir fallas de mercado en I+D, y los resultados efectivamente financiados.</w:t>
      </w:r>
    </w:p>
    <w:p w14:paraId="0569783F" w14:textId="57DBD792" w:rsidR="7B69D6C6" w:rsidRDefault="7B69D6C6" w:rsidP="7B69D6C6">
      <w:pPr>
        <w:jc w:val="both"/>
        <w:rPr>
          <w:rFonts w:ascii="Arial Narrow" w:hAnsi="Arial Narrow"/>
          <w:sz w:val="22"/>
          <w:szCs w:val="22"/>
          <w:lang w:val="es-CO"/>
        </w:rPr>
      </w:pPr>
    </w:p>
    <w:p w14:paraId="0735DB09" w14:textId="77777777" w:rsidR="009E357B" w:rsidRPr="00012D3F" w:rsidRDefault="7B69D6C6" w:rsidP="009E357B">
      <w:pPr>
        <w:jc w:val="both"/>
        <w:rPr>
          <w:ins w:id="2731" w:author="Usuario invitado" w:date="2026-05-26T21:00:00Z" w16du:dateUtc="2026-05-26T21:00:27Z"/>
          <w:lang w:val="es-ES"/>
          <w:rPrChange w:id="2732" w:author="Gonzalo Castellanos" w:date="2026-05-29T12:04:00Z" w16du:dateUtc="2026-05-29T16:04:00Z">
            <w:rPr>
              <w:ins w:id="2733" w:author="Usuario invitado" w:date="2026-05-26T21:00:00Z" w16du:dateUtc="2026-05-26T21:00:27Z"/>
            </w:rPr>
          </w:rPrChange>
        </w:rPr>
      </w:pPr>
      <w:r w:rsidRPr="7B69D6C6">
        <w:rPr>
          <w:rFonts w:ascii="Arial Narrow" w:hAnsi="Arial Narrow"/>
          <w:b/>
          <w:bCs/>
          <w:sz w:val="22"/>
          <w:szCs w:val="22"/>
          <w:lang w:val="es-CO"/>
        </w:rPr>
        <w:t xml:space="preserve">Un aprendizaje central es la importancia del documento de Tipologías de Proyectos como ancla técnica y fuente de seguridad jurídica del instrumento. </w:t>
      </w:r>
      <w:r w:rsidRPr="7B69D6C6">
        <w:rPr>
          <w:rFonts w:ascii="Arial Narrow" w:hAnsi="Arial Narrow"/>
          <w:sz w:val="22"/>
          <w:szCs w:val="22"/>
          <w:lang w:val="es-CO"/>
        </w:rPr>
        <w:t>Este documento ha cumplido un rol clave al traducir los principios de los manuales internacionales de Oslo y Frascati en criterios operativos aplicables al contexto colombiano, reduciendo la discrecionalidad en la evaluación y asegurando un lenguaje común entre evaluadores, consejeros y empresas. De acuerdo con las entrevistas a expertos realizadas por el BID y FI Group, su existencia ha sido determinante para evitar interpretaciones excesivamente amplias de la innovación y para dotar al proceso de calificación de mayor previsibilidad. En este sentido, el Documento de Tipologías no solo cumple una función técnica, sino que se ha convertido en un componente estructural de gobernanza del incentivo.</w:t>
      </w:r>
    </w:p>
    <w:p w14:paraId="144C9BA3" w14:textId="010BB167" w:rsidR="7B69D6C6" w:rsidRDefault="7B69D6C6" w:rsidP="7B69D6C6">
      <w:pPr>
        <w:jc w:val="both"/>
        <w:rPr>
          <w:rFonts w:ascii="Arial Narrow" w:hAnsi="Arial Narrow"/>
          <w:sz w:val="22"/>
          <w:szCs w:val="22"/>
          <w:lang w:val="es-CO"/>
        </w:rPr>
      </w:pPr>
    </w:p>
    <w:p w14:paraId="3820AE8E" w14:textId="77777777" w:rsidR="009E357B" w:rsidRPr="00012D3F" w:rsidRDefault="009E357B" w:rsidP="009E357B">
      <w:pPr>
        <w:jc w:val="both"/>
        <w:rPr>
          <w:ins w:id="2734" w:author="Usuario invitado" w:date="2026-05-26T21:00:00Z" w16du:dateUtc="2026-05-26T21:00:28Z"/>
          <w:lang w:val="es-ES"/>
          <w:rPrChange w:id="2735" w:author="Gonzalo Castellanos" w:date="2026-05-29T12:04:00Z" w16du:dateUtc="2026-05-29T16:04:00Z">
            <w:rPr>
              <w:ins w:id="2736" w:author="Usuario invitado" w:date="2026-05-26T21:00:00Z" w16du:dateUtc="2026-05-26T21:00:28Z"/>
            </w:rPr>
          </w:rPrChange>
        </w:rPr>
      </w:pPr>
      <w:r w:rsidRPr="001951E4">
        <w:rPr>
          <w:rFonts w:ascii="Arial Narrow" w:hAnsi="Arial Narrow"/>
          <w:b/>
          <w:bCs/>
          <w:sz w:val="22"/>
          <w:szCs w:val="22"/>
          <w:lang w:val="es-CO"/>
        </w:rPr>
        <w:t xml:space="preserve">Al mismo tiempo, la experiencia acumulada revela una desalineación entre la lógica del instrumento y la composición efectiva de los proyectos financiados. </w:t>
      </w:r>
      <w:r w:rsidRPr="001951E4">
        <w:rPr>
          <w:rFonts w:ascii="Arial Narrow" w:hAnsi="Arial Narrow"/>
          <w:sz w:val="22"/>
          <w:szCs w:val="22"/>
          <w:lang w:val="es-CO"/>
        </w:rPr>
        <w:t>La evidencia muestra que una proporción mayoritaria de los recursos se ha concentrado en</w:t>
      </w:r>
      <w:r w:rsidRPr="00961F2D">
        <w:rPr>
          <w:rFonts w:ascii="Arial Narrow" w:hAnsi="Arial Narrow"/>
          <w:sz w:val="22"/>
          <w:szCs w:val="22"/>
          <w:lang w:val="es-CO"/>
        </w:rPr>
        <w:t xml:space="preserve"> proyectos de innovación ubicados en niveles altos de madurez tecnológica (TRL 7–9), mientras que las actividades de investigación y desarrollo (TRL 1–6) han perdido peso relativo. Esta configuración resulta problemática desde una perspectiva de política pública, en la medida en que las etapas cercanas al mercado suelen enfrentar menores problemas de apropiabilidad del </w:t>
      </w:r>
      <w:r w:rsidRPr="0095440B">
        <w:rPr>
          <w:rFonts w:ascii="Arial Narrow" w:hAnsi="Arial Narrow"/>
          <w:sz w:val="22"/>
          <w:szCs w:val="22"/>
          <w:highlight w:val="yellow"/>
          <w:lang w:val="es-CO"/>
        </w:rPr>
        <w:t xml:space="preserve">conocimiento </w:t>
      </w:r>
      <w:sdt>
        <w:sdtPr>
          <w:rPr>
            <w:rFonts w:ascii="Arial Narrow" w:hAnsi="Arial Narrow"/>
            <w:sz w:val="22"/>
            <w:szCs w:val="22"/>
            <w:highlight w:val="yellow"/>
            <w:lang w:val="es-CO"/>
          </w:rPr>
          <w:id w:val="1077017672"/>
          <w:citation/>
        </w:sdtPr>
        <w:sdtEndPr/>
        <w:sdtContent>
          <w:r w:rsidRPr="0095440B">
            <w:rPr>
              <w:rFonts w:ascii="Arial Narrow" w:hAnsi="Arial Narrow"/>
              <w:sz w:val="22"/>
              <w:szCs w:val="22"/>
              <w:highlight w:val="yellow"/>
              <w:lang w:val="es-CO"/>
            </w:rPr>
            <w:fldChar w:fldCharType="begin"/>
          </w:r>
          <w:r w:rsidRPr="0095440B">
            <w:rPr>
              <w:rFonts w:ascii="Arial Narrow" w:hAnsi="Arial Narrow"/>
              <w:sz w:val="22"/>
              <w:szCs w:val="22"/>
              <w:highlight w:val="yellow"/>
              <w:lang w:val="es-CO"/>
            </w:rPr>
            <w:instrText xml:space="preserve"> CITATION Exp251 \l 1033 </w:instrText>
          </w:r>
          <w:r w:rsidRPr="0095440B">
            <w:rPr>
              <w:rFonts w:ascii="Arial Narrow" w:hAnsi="Arial Narrow"/>
              <w:sz w:val="22"/>
              <w:szCs w:val="22"/>
              <w:highlight w:val="yellow"/>
              <w:lang w:val="es-CO"/>
            </w:rPr>
            <w:fldChar w:fldCharType="separate"/>
          </w:r>
          <w:r w:rsidRPr="0095440B">
            <w:rPr>
              <w:rFonts w:ascii="Arial Narrow" w:hAnsi="Arial Narrow"/>
              <w:noProof/>
              <w:sz w:val="22"/>
              <w:szCs w:val="22"/>
              <w:highlight w:val="yellow"/>
              <w:lang w:val="es-CO"/>
            </w:rPr>
            <w:t>(Expertos, 2025)</w:t>
          </w:r>
          <w:r w:rsidRPr="0095440B">
            <w:rPr>
              <w:rFonts w:ascii="Arial Narrow" w:hAnsi="Arial Narrow"/>
              <w:sz w:val="22"/>
              <w:szCs w:val="22"/>
              <w:highlight w:val="yellow"/>
              <w:lang w:val="es-CO"/>
            </w:rPr>
            <w:fldChar w:fldCharType="end"/>
          </w:r>
        </w:sdtContent>
      </w:sdt>
      <w:r w:rsidRPr="0095440B">
        <w:rPr>
          <w:rFonts w:ascii="Arial Narrow" w:hAnsi="Arial Narrow"/>
          <w:sz w:val="22"/>
          <w:szCs w:val="22"/>
          <w:highlight w:val="yellow"/>
          <w:lang w:val="es-CO"/>
        </w:rPr>
        <w:t>. Los</w:t>
      </w:r>
      <w:r w:rsidRPr="00961F2D">
        <w:rPr>
          <w:rFonts w:ascii="Arial Narrow" w:hAnsi="Arial Narrow"/>
          <w:sz w:val="22"/>
          <w:szCs w:val="22"/>
          <w:lang w:val="es-CO"/>
        </w:rPr>
        <w:t xml:space="preserve"> estudios de evaluación advierten que esta concentración incrementa el riesgo de crowding out, al subsidiar inversiones que las empresas probablemente habrían realizado en ausencia del beneficio, reduciendo la adicionalidad efectiva del instrumento.</w:t>
      </w:r>
    </w:p>
    <w:p w14:paraId="146BC6D5" w14:textId="3BBDD3CF" w:rsidR="7B69D6C6" w:rsidRDefault="7B69D6C6" w:rsidP="7B69D6C6">
      <w:pPr>
        <w:jc w:val="both"/>
        <w:rPr>
          <w:rFonts w:ascii="Arial Narrow" w:hAnsi="Arial Narrow"/>
          <w:sz w:val="22"/>
          <w:szCs w:val="22"/>
          <w:lang w:val="es-CO"/>
        </w:rPr>
      </w:pPr>
    </w:p>
    <w:p w14:paraId="58D53F99" w14:textId="77777777" w:rsidR="009E357B" w:rsidRPr="0024382F" w:rsidRDefault="009E357B" w:rsidP="009E357B">
      <w:pPr>
        <w:jc w:val="both"/>
        <w:rPr>
          <w:rFonts w:ascii="Arial Narrow" w:hAnsi="Arial Narrow"/>
          <w:sz w:val="22"/>
          <w:szCs w:val="22"/>
          <w:lang w:val="es-CO"/>
        </w:rPr>
      </w:pPr>
      <w:r w:rsidRPr="0024382F">
        <w:rPr>
          <w:rFonts w:ascii="Arial Narrow" w:hAnsi="Arial Narrow"/>
          <w:b/>
          <w:bCs/>
          <w:sz w:val="22"/>
          <w:szCs w:val="22"/>
          <w:lang w:val="es-CO"/>
        </w:rPr>
        <w:t xml:space="preserve">Una lección adicional se relaciona con la dinámica intertemporal de los proyectos plurianuales y su impacto sobre la composición del cupo fiscal. </w:t>
      </w:r>
      <w:r w:rsidRPr="0024382F">
        <w:rPr>
          <w:rFonts w:ascii="Arial Narrow" w:hAnsi="Arial Narrow"/>
          <w:sz w:val="22"/>
          <w:szCs w:val="22"/>
          <w:lang w:val="es-CO"/>
        </w:rPr>
        <w:t>La posibilidad de certificar proyectos plurianuales es coherente con la naturaleza de las actividades de CTI, que suelen requerir horizontes de ejecución de mediano y largo plazo. Sin embargo, la evidencia operativa muestra que, con el paso del tiempo, la acumulación de compromisos asociados a proyectos plurianuales ha absorbido una proporción creciente del cupo fiscal anual, reduciendo el espacio disponible para la aprobación de nuevos proyectos. Este efecto se ha visto amplificado por el hecho de que una parte significativa de los proyectos plurianuales se concentra en actividades de innovación en niveles altos de madurez tecnológica, más que en investigación y desarrollo. Como resultado, el instrumento tiende a reproducir una trayectoria en la que el cupo fiscal se destina crecientemente a sostener compromisos previos asociados a innovación incremental, lo que resulta poco consistente con el objetivo estratégico de incrementar la inversión privada en I+D y corregir fallas de mercado en etapas tempranas de generación de conocimiento.</w:t>
      </w:r>
    </w:p>
    <w:p w14:paraId="07F5AB66" w14:textId="77777777" w:rsidR="009E357B" w:rsidRPr="00012D3F" w:rsidRDefault="009E357B" w:rsidP="009E357B">
      <w:pPr>
        <w:jc w:val="both"/>
        <w:rPr>
          <w:ins w:id="2737" w:author="Usuario invitado" w:date="2026-05-26T21:00:00Z" w16du:dateUtc="2026-05-26T21:00:31Z"/>
          <w:lang w:val="es-ES"/>
          <w:rPrChange w:id="2738" w:author="Gonzalo Castellanos" w:date="2026-05-29T12:04:00Z" w16du:dateUtc="2026-05-29T16:04:00Z">
            <w:rPr>
              <w:ins w:id="2739" w:author="Usuario invitado" w:date="2026-05-26T21:00:00Z" w16du:dateUtc="2026-05-26T21:00:31Z"/>
            </w:rPr>
          </w:rPrChange>
        </w:rPr>
      </w:pPr>
      <w:r w:rsidRPr="00961F2D">
        <w:rPr>
          <w:rFonts w:ascii="Arial Narrow" w:hAnsi="Arial Narrow"/>
          <w:b/>
          <w:bCs/>
          <w:sz w:val="22"/>
          <w:szCs w:val="22"/>
          <w:lang w:val="es-CO"/>
        </w:rPr>
        <w:t xml:space="preserve">Desde el punto de vista operativo, la implementación del incentivo ha puesto en evidencia debilidades persistentes en la gestión del conocimiento institucional. </w:t>
      </w:r>
      <w:r w:rsidRPr="00961F2D">
        <w:rPr>
          <w:rFonts w:ascii="Arial Narrow" w:hAnsi="Arial Narrow"/>
          <w:sz w:val="22"/>
          <w:szCs w:val="22"/>
          <w:lang w:val="es-CO"/>
        </w:rPr>
        <w:t xml:space="preserve">La alta rotación de personal en </w:t>
      </w:r>
      <w:r>
        <w:rPr>
          <w:rFonts w:ascii="Arial Narrow" w:hAnsi="Arial Narrow"/>
          <w:sz w:val="22"/>
          <w:szCs w:val="22"/>
          <w:lang w:val="es-CO"/>
        </w:rPr>
        <w:t xml:space="preserve">la entidad que implementa y en el </w:t>
      </w:r>
      <w:r w:rsidRPr="00961F2D">
        <w:rPr>
          <w:rFonts w:ascii="Arial Narrow" w:hAnsi="Arial Narrow"/>
          <w:sz w:val="22"/>
          <w:szCs w:val="22"/>
          <w:lang w:val="es-CO"/>
        </w:rPr>
        <w:t xml:space="preserve">CNBT han limitado la acumulación de capacidades técnicas y la posibilidad de realizar seguimientos sistemáticos de largo </w:t>
      </w:r>
      <w:r w:rsidRPr="0095440B">
        <w:rPr>
          <w:rFonts w:ascii="Arial Narrow" w:hAnsi="Arial Narrow"/>
          <w:sz w:val="22"/>
          <w:szCs w:val="22"/>
          <w:highlight w:val="yellow"/>
          <w:lang w:val="es-CO"/>
        </w:rPr>
        <w:t xml:space="preserve">plazo </w:t>
      </w:r>
      <w:sdt>
        <w:sdtPr>
          <w:rPr>
            <w:rFonts w:ascii="Arial Narrow" w:hAnsi="Arial Narrow"/>
            <w:sz w:val="22"/>
            <w:szCs w:val="22"/>
            <w:highlight w:val="yellow"/>
            <w:lang w:val="es-CO"/>
          </w:rPr>
          <w:id w:val="460079071"/>
          <w:citation/>
        </w:sdtPr>
        <w:sdtEndPr/>
        <w:sdtContent>
          <w:r w:rsidRPr="0095440B">
            <w:rPr>
              <w:rFonts w:ascii="Arial Narrow" w:hAnsi="Arial Narrow"/>
              <w:sz w:val="22"/>
              <w:szCs w:val="22"/>
              <w:highlight w:val="yellow"/>
              <w:lang w:val="es-CO"/>
            </w:rPr>
            <w:fldChar w:fldCharType="begin"/>
          </w:r>
          <w:r w:rsidRPr="0095440B">
            <w:rPr>
              <w:rFonts w:ascii="Arial Narrow" w:hAnsi="Arial Narrow"/>
              <w:sz w:val="22"/>
              <w:szCs w:val="22"/>
              <w:highlight w:val="yellow"/>
              <w:lang w:val="es-CO"/>
            </w:rPr>
            <w:instrText xml:space="preserve"> CITATION Exp251 \l 1033 </w:instrText>
          </w:r>
          <w:r w:rsidRPr="0095440B">
            <w:rPr>
              <w:rFonts w:ascii="Arial Narrow" w:hAnsi="Arial Narrow"/>
              <w:sz w:val="22"/>
              <w:szCs w:val="22"/>
              <w:highlight w:val="yellow"/>
              <w:lang w:val="es-CO"/>
            </w:rPr>
            <w:fldChar w:fldCharType="separate"/>
          </w:r>
          <w:r w:rsidRPr="0095440B">
            <w:rPr>
              <w:rFonts w:ascii="Arial Narrow" w:hAnsi="Arial Narrow"/>
              <w:noProof/>
              <w:sz w:val="22"/>
              <w:szCs w:val="22"/>
              <w:highlight w:val="yellow"/>
              <w:lang w:val="es-CO"/>
            </w:rPr>
            <w:t>(Expertos, 2025)</w:t>
          </w:r>
          <w:r w:rsidRPr="0095440B">
            <w:rPr>
              <w:rFonts w:ascii="Arial Narrow" w:hAnsi="Arial Narrow"/>
              <w:sz w:val="22"/>
              <w:szCs w:val="22"/>
              <w:highlight w:val="yellow"/>
              <w:lang w:val="es-CO"/>
            </w:rPr>
            <w:fldChar w:fldCharType="end"/>
          </w:r>
        </w:sdtContent>
      </w:sdt>
      <w:r w:rsidRPr="00961F2D">
        <w:rPr>
          <w:rFonts w:ascii="Arial Narrow" w:hAnsi="Arial Narrow"/>
          <w:sz w:val="22"/>
          <w:szCs w:val="22"/>
          <w:lang w:val="es-CO"/>
        </w:rPr>
        <w:t>. Según las entrevistas, esto ha llevado a que el proceso funcione en gran medida como un ejercicio administrativo, centrado en la revisión manual de expedientes, más que como una herramienta estratégica para el aprendizaje de política pública. A ello se suma una articulación históricamente débil con la DIAN, que restringe la capacidad del Estado para verificar de manera integral el uso efectivo del beneficio y su costo fiscal agregado.</w:t>
      </w:r>
    </w:p>
    <w:p w14:paraId="547A9AFF" w14:textId="16D2DCA1" w:rsidR="7B69D6C6" w:rsidRDefault="7B69D6C6" w:rsidP="7B69D6C6">
      <w:pPr>
        <w:jc w:val="both"/>
        <w:rPr>
          <w:rFonts w:ascii="Arial Narrow" w:hAnsi="Arial Narrow"/>
          <w:sz w:val="22"/>
          <w:szCs w:val="22"/>
          <w:lang w:val="es-CO"/>
        </w:rPr>
      </w:pPr>
    </w:p>
    <w:p w14:paraId="76BD2139" w14:textId="77777777" w:rsidR="009E357B" w:rsidRPr="00012D3F" w:rsidRDefault="7B69D6C6" w:rsidP="009E357B">
      <w:pPr>
        <w:jc w:val="both"/>
        <w:rPr>
          <w:ins w:id="2740" w:author="Usuario invitado" w:date="2026-05-26T21:00:00Z" w16du:dateUtc="2026-05-26T21:00:32Z"/>
          <w:lang w:val="es-ES"/>
          <w:rPrChange w:id="2741" w:author="Gonzalo Castellanos" w:date="2026-05-29T12:04:00Z" w16du:dateUtc="2026-05-29T16:04:00Z">
            <w:rPr>
              <w:ins w:id="2742" w:author="Usuario invitado" w:date="2026-05-26T21:00:00Z" w16du:dateUtc="2026-05-26T21:00:32Z"/>
            </w:rPr>
          </w:rPrChange>
        </w:rPr>
      </w:pPr>
      <w:r w:rsidRPr="7B69D6C6">
        <w:rPr>
          <w:rFonts w:ascii="Arial Narrow" w:hAnsi="Arial Narrow"/>
          <w:b/>
          <w:bCs/>
          <w:sz w:val="22"/>
          <w:szCs w:val="22"/>
          <w:lang w:val="es-CO"/>
        </w:rPr>
        <w:t xml:space="preserve">La experiencia también muestra que, pese a los esfuerzos de priorización, persisten barreras de entrada significativas para las micro, pequeñas y medianas empresas. </w:t>
      </w:r>
      <w:r w:rsidRPr="7B69D6C6">
        <w:rPr>
          <w:rFonts w:ascii="Arial Narrow" w:hAnsi="Arial Narrow"/>
          <w:sz w:val="22"/>
          <w:szCs w:val="22"/>
          <w:lang w:val="es-CO"/>
        </w:rPr>
        <w:t>La complejidad técnica y administrativa del proceso de postulación ha incentivado el uso de consultores especializados, elevando los costos de acceso y reproduciendo asimetrías de información. Adicionalmente, el requisito de contar con el aval de un actor reconocido ha entrado en tensión: las entrevistas señalan que, en la práctica, muchos avales se han convertido en un trámite formal, con limitada supervisión técnica efectiva, y han generado conflictos de interés que reducen el número de expertos disponibles para evaluar proyectos. No obstante, las disposiciones de priorización adoptadas desde 2021 han permitido avances relevantes, reflejados en el aumento de la participación de las MiPymes hasta alcanzar el 30% del cupo aprobado en 2023.</w:t>
      </w:r>
    </w:p>
    <w:p w14:paraId="77B56816" w14:textId="738F7C70" w:rsidR="7B69D6C6" w:rsidRDefault="7B69D6C6" w:rsidP="7B69D6C6">
      <w:pPr>
        <w:jc w:val="both"/>
        <w:rPr>
          <w:rFonts w:ascii="Arial Narrow" w:hAnsi="Arial Narrow"/>
          <w:sz w:val="22"/>
          <w:szCs w:val="22"/>
          <w:lang w:val="es-CO"/>
        </w:rPr>
      </w:pPr>
    </w:p>
    <w:p w14:paraId="50B07840" w14:textId="77777777" w:rsidR="009E357B" w:rsidRPr="00012D3F" w:rsidRDefault="7B69D6C6" w:rsidP="009E357B">
      <w:pPr>
        <w:jc w:val="both"/>
        <w:rPr>
          <w:ins w:id="2743" w:author="Usuario invitado" w:date="2026-05-26T21:00:00Z" w16du:dateUtc="2026-05-26T21:00:33Z"/>
          <w:lang w:val="es-ES"/>
          <w:rPrChange w:id="2744" w:author="Gonzalo Castellanos" w:date="2026-05-29T12:04:00Z" w16du:dateUtc="2026-05-29T16:04:00Z">
            <w:rPr>
              <w:ins w:id="2745" w:author="Usuario invitado" w:date="2026-05-26T21:00:00Z" w16du:dateUtc="2026-05-26T21:00:33Z"/>
            </w:rPr>
          </w:rPrChange>
        </w:rPr>
      </w:pPr>
      <w:r w:rsidRPr="7B69D6C6">
        <w:rPr>
          <w:rFonts w:ascii="Arial Narrow" w:hAnsi="Arial Narrow"/>
          <w:b/>
          <w:bCs/>
          <w:sz w:val="22"/>
          <w:szCs w:val="22"/>
          <w:lang w:val="es-CO"/>
        </w:rPr>
        <w:t xml:space="preserve">Otra lección clave surge de la tensión entre la evaluación técnica de los proyectos y las decisiones de sostenibilidad fiscal. </w:t>
      </w:r>
      <w:r w:rsidRPr="7B69D6C6">
        <w:rPr>
          <w:rFonts w:ascii="Arial Narrow" w:hAnsi="Arial Narrow"/>
          <w:sz w:val="22"/>
          <w:szCs w:val="22"/>
          <w:lang w:val="es-CO"/>
        </w:rPr>
        <w:t>Mientras el CNBT opera bajo criterios científicos y tecnológicos para calificar la elegibilidad de las inversiones, la definición anual del cupo fiscal por parte del CONFIS responde a consideraciones macroeconómicas y de restricción presupuestal. Esta separación de lógicas genera incertidumbre jurídica para las empresas, especialmente aquellas con proyectos plurianuales, ya que la aprobación técnica no garantiza la disponibilidad futura de cupo. Al mismo tiempo, las fuentes destacan como fortaleza el funcionamiento del CNBT como instancia de concertación interinstitucional, que permite alinear visiones entre distintos ministerios y el DNP, y donde las decisiones suelen adoptarse por consenso, fortaleciendo la legitimidad del instrumento.</w:t>
      </w:r>
    </w:p>
    <w:p w14:paraId="5871782C" w14:textId="0DB568B8" w:rsidR="7B69D6C6" w:rsidRDefault="7B69D6C6" w:rsidP="7B69D6C6">
      <w:pPr>
        <w:jc w:val="both"/>
        <w:rPr>
          <w:rFonts w:ascii="Arial Narrow" w:hAnsi="Arial Narrow"/>
          <w:sz w:val="22"/>
          <w:szCs w:val="22"/>
          <w:lang w:val="es-CO"/>
        </w:rPr>
      </w:pPr>
    </w:p>
    <w:p w14:paraId="1D020259" w14:textId="77777777" w:rsidR="009E357B" w:rsidRPr="00051B2B" w:rsidRDefault="009E357B" w:rsidP="009E357B">
      <w:pPr>
        <w:jc w:val="both"/>
        <w:rPr>
          <w:rFonts w:ascii="Arial Narrow" w:hAnsi="Arial Narrow"/>
          <w:sz w:val="22"/>
          <w:szCs w:val="22"/>
          <w:lang w:val="es-CO"/>
        </w:rPr>
      </w:pPr>
      <w:r w:rsidRPr="00051B2B">
        <w:rPr>
          <w:rFonts w:ascii="Arial Narrow" w:hAnsi="Arial Narrow"/>
          <w:b/>
          <w:bCs/>
          <w:sz w:val="22"/>
          <w:szCs w:val="22"/>
          <w:lang w:val="es-CO"/>
        </w:rPr>
        <w:t xml:space="preserve">Finalmente, en una perspectiva de mediano plazo, la evidencia sugiere distinguir entre mejoras operativas inmediatas y ajustes más estructurales de diseño. </w:t>
      </w:r>
      <w:r w:rsidRPr="00051B2B">
        <w:rPr>
          <w:rFonts w:ascii="Arial Narrow" w:hAnsi="Arial Narrow"/>
          <w:sz w:val="22"/>
          <w:szCs w:val="22"/>
          <w:lang w:val="es-CO"/>
        </w:rPr>
        <w:t>Existen amplios márgenes para simplificar procesos, estandarizar criterios, fortalecer los sistemas de información y mejorar la coordinación interinstitucional sin requerir cambios legales. Al mismo tiempo, los resultados empíricos y el contraste con las metas del CONPES indican que una revisión más profunda del foco del instrumento</w:t>
      </w:r>
      <w:r>
        <w:rPr>
          <w:rFonts w:ascii="Arial Narrow" w:hAnsi="Arial Narrow"/>
          <w:sz w:val="22"/>
          <w:szCs w:val="22"/>
          <w:lang w:val="es-CO"/>
        </w:rPr>
        <w:t xml:space="preserve">, </w:t>
      </w:r>
      <w:r w:rsidRPr="00051B2B">
        <w:rPr>
          <w:rFonts w:ascii="Arial Narrow" w:hAnsi="Arial Narrow"/>
          <w:sz w:val="22"/>
          <w:szCs w:val="22"/>
          <w:lang w:val="es-CO"/>
        </w:rPr>
        <w:t>particularmente en relación con su énfasis en I+D frente a innovación incremental</w:t>
      </w:r>
      <w:r>
        <w:rPr>
          <w:rFonts w:ascii="Arial Narrow" w:hAnsi="Arial Narrow"/>
          <w:sz w:val="22"/>
          <w:szCs w:val="22"/>
          <w:lang w:val="es-CO"/>
        </w:rPr>
        <w:t>,</w:t>
      </w:r>
      <w:r w:rsidRPr="00051B2B">
        <w:rPr>
          <w:rFonts w:ascii="Arial Narrow" w:hAnsi="Arial Narrow"/>
          <w:sz w:val="22"/>
          <w:szCs w:val="22"/>
          <w:lang w:val="es-CO"/>
        </w:rPr>
        <w:t xml:space="preserve"> podría ser necesaria para aumentar su efectividad como herramienta de corrección de fallas de mercado y su contribución al cierre de la brecha estructural de inversión en investigación y desarrollo en Colombia.</w:t>
      </w:r>
    </w:p>
    <w:sdt>
      <w:sdtPr>
        <w:rPr>
          <w:rFonts w:ascii="Arial Narrow" w:eastAsiaTheme="minorEastAsia" w:hAnsi="Arial Narrow" w:cstheme="minorBidi"/>
          <w:color w:val="auto"/>
          <w:sz w:val="20"/>
          <w:szCs w:val="20"/>
        </w:rPr>
        <w:id w:val="-971817339"/>
        <w:docPartObj>
          <w:docPartGallery w:val="Bibliographies"/>
          <w:docPartUnique/>
        </w:docPartObj>
      </w:sdtPr>
      <w:sdtEndPr>
        <w:rPr>
          <w:sz w:val="22"/>
          <w:szCs w:val="22"/>
        </w:rPr>
      </w:sdtEndPr>
      <w:sdtContent>
        <w:p w14:paraId="7120D4AA" w14:textId="77777777" w:rsidR="009E357B" w:rsidRPr="0095440B" w:rsidRDefault="009E357B" w:rsidP="009E357B">
          <w:pPr>
            <w:pStyle w:val="Heading1"/>
            <w:rPr>
              <w:rFonts w:ascii="Arial Narrow" w:hAnsi="Arial Narrow"/>
              <w:sz w:val="22"/>
              <w:szCs w:val="22"/>
              <w:lang w:val="es-CO"/>
            </w:rPr>
          </w:pPr>
          <w:r w:rsidRPr="001951E4">
            <w:rPr>
              <w:rFonts w:ascii="Arial Narrow" w:hAnsi="Arial Narrow"/>
              <w:sz w:val="22"/>
              <w:szCs w:val="22"/>
              <w:lang w:val="es-CO"/>
            </w:rPr>
            <w:t>References</w:t>
          </w:r>
        </w:p>
        <w:sdt>
          <w:sdtPr>
            <w:rPr>
              <w:rFonts w:ascii="Arial Narrow" w:eastAsia="Times New Roman" w:hAnsi="Arial Narrow" w:cs="Times New Roman"/>
              <w:kern w:val="0"/>
              <w:sz w:val="22"/>
              <w:szCs w:val="22"/>
              <w14:ligatures w14:val="none"/>
            </w:rPr>
            <w:id w:val="-651758166"/>
            <w:bibliography/>
          </w:sdtPr>
          <w:sdtEndPr/>
          <w:sdtContent>
            <w:p w14:paraId="138B70C7" w14:textId="77777777" w:rsidR="009E357B" w:rsidRPr="0095440B" w:rsidRDefault="009E357B" w:rsidP="009E357B">
              <w:pPr>
                <w:pStyle w:val="Bibliography"/>
                <w:ind w:left="720" w:hanging="720"/>
                <w:rPr>
                  <w:rFonts w:ascii="Arial Narrow" w:hAnsi="Arial Narrow"/>
                  <w:noProof/>
                  <w:kern w:val="0"/>
                  <w:sz w:val="22"/>
                  <w:szCs w:val="22"/>
                  <w:lang w:val="es-CO"/>
                  <w14:ligatures w14:val="none"/>
                </w:rPr>
              </w:pPr>
              <w:r w:rsidRPr="0095440B">
                <w:rPr>
                  <w:rFonts w:ascii="Arial Narrow" w:hAnsi="Arial Narrow"/>
                  <w:sz w:val="22"/>
                  <w:szCs w:val="22"/>
                </w:rPr>
                <w:fldChar w:fldCharType="begin"/>
              </w:r>
              <w:r w:rsidRPr="0095440B">
                <w:rPr>
                  <w:rFonts w:ascii="Arial Narrow" w:hAnsi="Arial Narrow"/>
                  <w:sz w:val="22"/>
                  <w:szCs w:val="22"/>
                  <w:lang w:val="es-CO"/>
                </w:rPr>
                <w:instrText xml:space="preserve"> BIBLIOGRAPHY </w:instrText>
              </w:r>
              <w:r w:rsidRPr="0095440B">
                <w:rPr>
                  <w:rFonts w:ascii="Arial Narrow" w:hAnsi="Arial Narrow"/>
                  <w:sz w:val="22"/>
                  <w:szCs w:val="22"/>
                </w:rPr>
                <w:fldChar w:fldCharType="separate"/>
              </w:r>
              <w:r w:rsidRPr="0095440B">
                <w:rPr>
                  <w:rFonts w:ascii="Arial Narrow" w:hAnsi="Arial Narrow"/>
                  <w:noProof/>
                  <w:sz w:val="22"/>
                  <w:szCs w:val="22"/>
                  <w:lang w:val="es-CO"/>
                </w:rPr>
                <w:t xml:space="preserve">DNP, D. N. (2 de Julio de 2015). </w:t>
              </w:r>
              <w:r w:rsidRPr="0095440B">
                <w:rPr>
                  <w:rFonts w:ascii="Arial Narrow" w:hAnsi="Arial Narrow"/>
                  <w:i/>
                  <w:iCs/>
                  <w:noProof/>
                  <w:sz w:val="22"/>
                  <w:szCs w:val="22"/>
                  <w:lang w:val="es-CO"/>
                </w:rPr>
                <w:t>CONPES 3834.</w:t>
              </w:r>
              <w:r w:rsidRPr="0095440B">
                <w:rPr>
                  <w:rFonts w:ascii="Arial Narrow" w:hAnsi="Arial Narrow"/>
                  <w:noProof/>
                  <w:sz w:val="22"/>
                  <w:szCs w:val="22"/>
                  <w:lang w:val="es-CO"/>
                </w:rPr>
                <w:t xml:space="preserve"> Obtenido de LINEAMIENTOS DE POLÍTICA PARA ESTIMULAR LA INVERSIÓN PRIVADA EN CIENCIA, TECNOLOGÍA E INNOVACIÓN A TRAVÉS DE DEDUCCIONES TRIBUTARIAS: https://colaboracion.dnp.gov.co/CDT/Conpes/Econ%C3%B3micos/3834.pdf</w:t>
              </w:r>
            </w:p>
            <w:p w14:paraId="67722EE0"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DNP, D. N. (8 de Agosto de 2017). </w:t>
              </w:r>
              <w:r w:rsidRPr="0095440B">
                <w:rPr>
                  <w:rFonts w:ascii="Arial Narrow" w:hAnsi="Arial Narrow"/>
                  <w:i/>
                  <w:iCs/>
                  <w:noProof/>
                  <w:sz w:val="22"/>
                  <w:szCs w:val="22"/>
                  <w:lang w:val="es-CO"/>
                </w:rPr>
                <w:t>CONPES 3892.</w:t>
              </w:r>
              <w:r w:rsidRPr="0095440B">
                <w:rPr>
                  <w:rFonts w:ascii="Arial Narrow" w:hAnsi="Arial Narrow"/>
                  <w:noProof/>
                  <w:sz w:val="22"/>
                  <w:szCs w:val="22"/>
                  <w:lang w:val="es-CO"/>
                </w:rPr>
                <w:t xml:space="preserve"> Obtenido de ACTUALIZACIÓN DEL DOCUMENTO CONPES 3834 LINEAMIENTOS DE POLÍTICA PARA ESTIMULAR LA INVERSIÓN PRIVADA EN CIENCIA, TECNOLOGÍA E INNOVACIÓN A TRAVÉS DE DEDUCCIONES TRIBUTARIAS: https://colaboracion.dnp.gov.co/CDT/Conpes/Econ%C3%B3micos/3892.pdf</w:t>
              </w:r>
            </w:p>
            <w:p w14:paraId="227D2423"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DNP, D. N. (2025). </w:t>
              </w:r>
              <w:r w:rsidRPr="0095440B">
                <w:rPr>
                  <w:rFonts w:ascii="Arial Narrow" w:hAnsi="Arial Narrow"/>
                  <w:i/>
                  <w:iCs/>
                  <w:noProof/>
                  <w:sz w:val="22"/>
                  <w:szCs w:val="22"/>
                  <w:lang w:val="es-CO"/>
                </w:rPr>
                <w:t>Evaluación de Impacto del Programa de Beneficios Tributarios sobre el empleo, las patentes y las exportaciones.</w:t>
              </w:r>
              <w:r w:rsidRPr="0095440B">
                <w:rPr>
                  <w:rFonts w:ascii="Arial Narrow" w:hAnsi="Arial Narrow"/>
                  <w:noProof/>
                  <w:sz w:val="22"/>
                  <w:szCs w:val="22"/>
                  <w:lang w:val="es-CO"/>
                </w:rPr>
                <w:t xml:space="preserve"> Obtenido de https://colaboracion.dnp.gov.co/CDT/Sinergia/Documentos/Eval_impacto_beneficios_tributarios_inversiones_CTI_informe.pdf</w:t>
              </w:r>
            </w:p>
            <w:p w14:paraId="35E0279C"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Expertos. (2025). Entrevista Beneficios Tributarios. (B. I. Group, Entrevistador)</w:t>
              </w:r>
            </w:p>
            <w:p w14:paraId="735C5DCA"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MinCiencias, M. d. (2019). </w:t>
              </w:r>
              <w:r w:rsidRPr="0095440B">
                <w:rPr>
                  <w:rFonts w:ascii="Arial Narrow" w:hAnsi="Arial Narrow"/>
                  <w:i/>
                  <w:iCs/>
                  <w:noProof/>
                  <w:sz w:val="22"/>
                  <w:szCs w:val="22"/>
                  <w:lang w:val="es-CO"/>
                </w:rPr>
                <w:t>Acuerdo 22 Consejo Nacional de Beneficios Tributarios.</w:t>
              </w:r>
              <w:r w:rsidRPr="0095440B">
                <w:rPr>
                  <w:rFonts w:ascii="Arial Narrow" w:hAnsi="Arial Narrow"/>
                  <w:noProof/>
                  <w:sz w:val="22"/>
                  <w:szCs w:val="22"/>
                  <w:lang w:val="es-CO"/>
                </w:rPr>
                <w:t xml:space="preserve"> Obtenido de https://minciencias.gov.co/sites/default/files/ckeditor_files/Acuerdo%2022%20del%20CNBT.pdf</w:t>
              </w:r>
            </w:p>
            <w:p w14:paraId="39871195"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MinCiencias, M. d. (Mayo de 2025). </w:t>
              </w:r>
              <w:r w:rsidRPr="0095440B">
                <w:rPr>
                  <w:rFonts w:ascii="Arial Narrow" w:hAnsi="Arial Narrow"/>
                  <w:i/>
                  <w:iCs/>
                  <w:noProof/>
                  <w:sz w:val="22"/>
                  <w:szCs w:val="22"/>
                  <w:lang w:val="es-CO"/>
                </w:rPr>
                <w:t>Documento de Tipología de Proyectos de carácter científico, tecnológico o de innovación (Versión 8).</w:t>
              </w:r>
              <w:r w:rsidRPr="0095440B">
                <w:rPr>
                  <w:rFonts w:ascii="Arial Narrow" w:hAnsi="Arial Narrow"/>
                  <w:noProof/>
                  <w:sz w:val="22"/>
                  <w:szCs w:val="22"/>
                  <w:lang w:val="es-CO"/>
                </w:rPr>
                <w:t xml:space="preserve"> </w:t>
              </w:r>
            </w:p>
            <w:p w14:paraId="0DBA5D12"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MinCiencias, M. d. (s.f.). </w:t>
              </w:r>
              <w:r w:rsidRPr="0095440B">
                <w:rPr>
                  <w:rFonts w:ascii="Arial Narrow" w:hAnsi="Arial Narrow"/>
                  <w:i/>
                  <w:iCs/>
                  <w:noProof/>
                  <w:sz w:val="22"/>
                  <w:szCs w:val="22"/>
                  <w:lang w:val="es-CO"/>
                </w:rPr>
                <w:t>Beneficios Tributarios en CTeI.</w:t>
              </w:r>
              <w:r w:rsidRPr="0095440B">
                <w:rPr>
                  <w:rFonts w:ascii="Arial Narrow" w:hAnsi="Arial Narrow"/>
                  <w:noProof/>
                  <w:sz w:val="22"/>
                  <w:szCs w:val="22"/>
                  <w:lang w:val="es-CO"/>
                </w:rPr>
                <w:t xml:space="preserve"> Recuperado el 10 de 1 de 2026, de https://minciencias.gov.co/viceministerios/conocimiento/direccion_transferencia/beneficios-tributarios</w:t>
              </w:r>
            </w:p>
            <w:p w14:paraId="41912A25"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MinCiencias, M. d. (s.f.). </w:t>
              </w:r>
              <w:r w:rsidRPr="0095440B">
                <w:rPr>
                  <w:rFonts w:ascii="Arial Narrow" w:hAnsi="Arial Narrow"/>
                  <w:i/>
                  <w:iCs/>
                  <w:noProof/>
                  <w:sz w:val="22"/>
                  <w:szCs w:val="22"/>
                  <w:lang w:val="es-CO"/>
                </w:rPr>
                <w:t>Convocatorias MinCiencias.</w:t>
              </w:r>
              <w:r w:rsidRPr="0095440B">
                <w:rPr>
                  <w:rFonts w:ascii="Arial Narrow" w:hAnsi="Arial Narrow"/>
                  <w:noProof/>
                  <w:sz w:val="22"/>
                  <w:szCs w:val="22"/>
                  <w:lang w:val="es-CO"/>
                </w:rPr>
                <w:t xml:space="preserve"> Recuperado el Enero de 2025, de https://minciencias.gov.co/convocatorias/todas</w:t>
              </w:r>
            </w:p>
            <w:p w14:paraId="790AA687" w14:textId="77777777" w:rsidR="009E357B" w:rsidRPr="0095440B" w:rsidRDefault="009E357B" w:rsidP="009E357B">
              <w:pPr>
                <w:pStyle w:val="Bibliography"/>
                <w:ind w:left="720" w:hanging="720"/>
                <w:rPr>
                  <w:rFonts w:ascii="Arial Narrow" w:hAnsi="Arial Narrow"/>
                  <w:noProof/>
                  <w:sz w:val="22"/>
                  <w:szCs w:val="22"/>
                  <w:lang w:val="es-CO"/>
                </w:rPr>
              </w:pPr>
              <w:r w:rsidRPr="0095440B">
                <w:rPr>
                  <w:rFonts w:ascii="Arial Narrow" w:hAnsi="Arial Narrow"/>
                  <w:noProof/>
                  <w:sz w:val="22"/>
                  <w:szCs w:val="22"/>
                  <w:lang w:val="es-CO"/>
                </w:rPr>
                <w:t xml:space="preserve">Parra, M. (Marzo de 2013). </w:t>
              </w:r>
              <w:r w:rsidRPr="0095440B">
                <w:rPr>
                  <w:rFonts w:ascii="Arial Narrow" w:hAnsi="Arial Narrow"/>
                  <w:i/>
                  <w:iCs/>
                  <w:noProof/>
                  <w:sz w:val="22"/>
                  <w:szCs w:val="22"/>
                  <w:lang w:val="es-CO"/>
                </w:rPr>
                <w:t>RG-T1832 Consultoría Banco Interamericano de Desarrollo.</w:t>
              </w:r>
              <w:r w:rsidRPr="0095440B">
                <w:rPr>
                  <w:rFonts w:ascii="Arial Narrow" w:hAnsi="Arial Narrow"/>
                  <w:noProof/>
                  <w:sz w:val="22"/>
                  <w:szCs w:val="22"/>
                  <w:lang w:val="es-CO"/>
                </w:rPr>
                <w:t xml:space="preserve"> Obtenido de Exenciones fiscales para la I+D+i: Experiencias en América Latina y retos pendientes. Evaluación del caso colombiano.</w:t>
              </w:r>
            </w:p>
            <w:p w14:paraId="28A38820" w14:textId="77777777" w:rsidR="009E357B" w:rsidRPr="0095440B" w:rsidRDefault="009E357B" w:rsidP="009E357B">
              <w:pPr>
                <w:rPr>
                  <w:rFonts w:ascii="Arial Narrow" w:hAnsi="Arial Narrow"/>
                  <w:sz w:val="22"/>
                  <w:szCs w:val="22"/>
                </w:rPr>
              </w:pPr>
              <w:r w:rsidRPr="0095440B">
                <w:rPr>
                  <w:rFonts w:ascii="Arial Narrow" w:hAnsi="Arial Narrow"/>
                  <w:b/>
                  <w:bCs/>
                  <w:noProof/>
                  <w:sz w:val="22"/>
                  <w:szCs w:val="22"/>
                </w:rPr>
                <w:fldChar w:fldCharType="end"/>
              </w:r>
            </w:p>
          </w:sdtContent>
        </w:sdt>
      </w:sdtContent>
    </w:sdt>
    <w:p w14:paraId="24A9E980" w14:textId="77777777" w:rsidR="009E357B" w:rsidRPr="0095440B" w:rsidRDefault="009E357B" w:rsidP="009E357B">
      <w:pPr>
        <w:jc w:val="both"/>
        <w:rPr>
          <w:rFonts w:ascii="Arial Narrow" w:hAnsi="Arial Narrow"/>
          <w:sz w:val="22"/>
          <w:szCs w:val="22"/>
          <w:lang w:val="es-CO"/>
        </w:rPr>
      </w:pPr>
    </w:p>
    <w:p w14:paraId="256F9DFB" w14:textId="77777777" w:rsidR="009E357B" w:rsidRPr="0095440B" w:rsidRDefault="009E357B" w:rsidP="009E357B">
      <w:pPr>
        <w:jc w:val="both"/>
        <w:rPr>
          <w:rFonts w:ascii="Arial Narrow" w:hAnsi="Arial Narrow"/>
          <w:sz w:val="22"/>
          <w:szCs w:val="22"/>
          <w:lang w:val="es-CO"/>
        </w:rPr>
      </w:pPr>
    </w:p>
    <w:p w14:paraId="13623ED0" w14:textId="77777777" w:rsidR="00EA5E31" w:rsidRPr="001B043C" w:rsidRDefault="00EA5E31" w:rsidP="009105BD">
      <w:pPr>
        <w:rPr>
          <w:lang w:val="es-419"/>
        </w:rPr>
      </w:pPr>
    </w:p>
    <w:sectPr w:rsidR="00EA5E31" w:rsidRPr="001B043C">
      <w:headerReference w:type="default" r:id="rId2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stellanos Ramallo Gonzalo" w:date="2025-04-24T16:23:00Z" w:initials="GC">
    <w:p w14:paraId="337D22A3" w14:textId="77777777" w:rsidR="007E2B8B" w:rsidRDefault="007E2B8B" w:rsidP="007E2B8B">
      <w:pPr>
        <w:pStyle w:val="CommentText"/>
      </w:pPr>
      <w:r>
        <w:rPr>
          <w:rStyle w:val="CommentReference"/>
        </w:rPr>
        <w:annotationRef/>
      </w:r>
      <w:r>
        <w:rPr>
          <w:lang w:val="es-BO"/>
        </w:rPr>
        <w:t>Titulo TBD</w:t>
      </w:r>
    </w:p>
  </w:comment>
  <w:comment w:id="1" w:author="Stagno Izaguirre, Daniel Alejandro" w:date="2026-06-02T18:20:00Z" w:initials="DS">
    <w:p w14:paraId="6CE871ED" w14:textId="77777777" w:rsidR="00865D04" w:rsidRDefault="00865D04" w:rsidP="00865D04">
      <w:pPr>
        <w:pStyle w:val="CommentText"/>
      </w:pPr>
      <w:r>
        <w:rPr>
          <w:rStyle w:val="CommentReference"/>
        </w:rPr>
        <w:annotationRef/>
      </w:r>
      <w:r>
        <w:t>Una forma en la que podemos bypasear el tema de cuál fue el primer esquema de incentivos es que hablemos de varios, y enmarquemos esta discusión en que desde mediados del siglo xx, diversos países han implementado este tipo de esquemas para impulsar el avance científico y tecnológico, y a través de esto, el desarrollo económico.</w:t>
      </w:r>
    </w:p>
    <w:p w14:paraId="2C6786F6" w14:textId="77777777" w:rsidR="00865D04" w:rsidRDefault="00865D04" w:rsidP="00865D04">
      <w:pPr>
        <w:pStyle w:val="CommentText"/>
      </w:pPr>
    </w:p>
    <w:p w14:paraId="1AB15A92" w14:textId="77777777" w:rsidR="00865D04" w:rsidRDefault="00865D04" w:rsidP="00865D04">
      <w:pPr>
        <w:pStyle w:val="CommentText"/>
      </w:pPr>
      <w:r>
        <w:t xml:space="preserve">Los ejemplos más conocidos (según Claude): </w:t>
      </w:r>
    </w:p>
    <w:p w14:paraId="20EC464B" w14:textId="77777777" w:rsidR="00865D04" w:rsidRDefault="00865D04" w:rsidP="00865D04">
      <w:pPr>
        <w:pStyle w:val="CommentText"/>
      </w:pPr>
    </w:p>
    <w:p w14:paraId="23516804" w14:textId="77777777" w:rsidR="00865D04" w:rsidRDefault="00865D04" w:rsidP="00865D04">
      <w:pPr>
        <w:pStyle w:val="CommentText"/>
      </w:pPr>
      <w:r>
        <w:t xml:space="preserve">1. Canada — Tax Deduction for Scientific Research (1944) </w:t>
      </w:r>
    </w:p>
    <w:p w14:paraId="051020D9" w14:textId="77777777" w:rsidR="00865D04" w:rsidRDefault="00865D04" w:rsidP="00865D04">
      <w:pPr>
        <w:pStyle w:val="CommentText"/>
      </w:pPr>
      <w:r>
        <w:t xml:space="preserve">2. Japan — R&amp;D Tax Credit System (1967) </w:t>
      </w:r>
    </w:p>
    <w:p w14:paraId="56C8CB92" w14:textId="77777777" w:rsidR="00865D04" w:rsidRDefault="00865D04" w:rsidP="00865D04">
      <w:pPr>
        <w:pStyle w:val="CommentText"/>
      </w:pPr>
      <w:r>
        <w:t xml:space="preserve">3. United States — Investment Tax Credit &amp; Economic Recovery Tax Act (1962 / 1981) </w:t>
      </w:r>
    </w:p>
    <w:p w14:paraId="7036765B" w14:textId="77777777" w:rsidR="00865D04" w:rsidRDefault="00865D04" w:rsidP="00865D04">
      <w:pPr>
        <w:pStyle w:val="CommentText"/>
      </w:pPr>
      <w:r>
        <w:t xml:space="preserve">4. France — Crédit d'Impôt Recherche / CIR (1984) </w:t>
      </w:r>
    </w:p>
    <w:p w14:paraId="7467647C" w14:textId="77777777" w:rsidR="00865D04" w:rsidRDefault="00865D04" w:rsidP="00865D04">
      <w:pPr>
        <w:pStyle w:val="CommentText"/>
      </w:pPr>
      <w:r>
        <w:t xml:space="preserve">5. Australia — 150% R&amp;D Tax Concession (1985) </w:t>
      </w:r>
    </w:p>
    <w:p w14:paraId="3E71541C" w14:textId="77777777" w:rsidR="00865D04" w:rsidRDefault="00865D04" w:rsidP="00865D04">
      <w:pPr>
        <w:pStyle w:val="CommentText"/>
      </w:pPr>
    </w:p>
  </w:comment>
  <w:comment w:id="2" w:author="Stagno Izaguirre, Daniel Alejandro" w:date="2026-06-11T15:11:00Z" w:initials="DS">
    <w:p w14:paraId="5B8873B6" w14:textId="77777777" w:rsidR="002E13A9" w:rsidRDefault="001E70DB" w:rsidP="002E13A9">
      <w:pPr>
        <w:pStyle w:val="CommentText"/>
      </w:pPr>
      <w:r>
        <w:rPr>
          <w:rStyle w:val="CommentReference"/>
        </w:rPr>
        <w:annotationRef/>
      </w:r>
      <w:r w:rsidR="002E13A9">
        <w:t>Homogeneicemos el concepto que se usa en el estudio. Dado que es más común encontrarlos como incentivos fiscales para la I+D (+i), creo que sería lo más fácil de usar. Si prefieren mantener CTI, sugiero incorprar una nota a pie de página explicando esta selección y mencionando que se usará esta terminología en el resto del documento. La nota deberia estar en la primera mención de incentivos para CTI, que creo es esta.</w:t>
      </w:r>
    </w:p>
  </w:comment>
  <w:comment w:id="3" w:author="Stagno Izaguirre, Daniel Alejandro" w:date="2025-05-03T18:30:00Z" w:initials="DS">
    <w:p w14:paraId="1865193E" w14:textId="77777777" w:rsidR="00F079DB" w:rsidRDefault="00F079DB" w:rsidP="00F079DB">
      <w:pPr>
        <w:pStyle w:val="CommentText"/>
      </w:pPr>
      <w:r>
        <w:rPr>
          <w:rStyle w:val="CommentReference"/>
        </w:rPr>
        <w:annotationRef/>
      </w:r>
      <w:r>
        <w:t>Esto es interesante. Tenemos el dato desagregado por países y por tipología de instrumentos? Pudiese ser relevante para un gráfico de stacked bars o de tendencias.</w:t>
      </w:r>
    </w:p>
  </w:comment>
  <w:comment w:id="8" w:author="Stagno Izaguirre, Daniel Alejandro" w:date="2026-06-11T15:06:00Z" w:initials="DS">
    <w:p w14:paraId="38254D01" w14:textId="77777777" w:rsidR="00693E85" w:rsidRDefault="00693E85" w:rsidP="00693E85">
      <w:pPr>
        <w:pStyle w:val="CommentText"/>
      </w:pPr>
      <w:r>
        <w:rPr>
          <w:rStyle w:val="CommentReference"/>
        </w:rPr>
        <w:annotationRef/>
      </w:r>
      <w:r>
        <w:t xml:space="preserve">Incluir una nota al pie con una o dos oraciones sobre estas reformas. </w:t>
      </w:r>
    </w:p>
  </w:comment>
  <w:comment w:id="24" w:author="Stagno Izaguirre, Daniel Alejandro" w:date="2026-06-11T15:34:00Z" w:initials="DS">
    <w:p w14:paraId="075A9517" w14:textId="77777777" w:rsidR="00EB5AC9" w:rsidRDefault="00EB5AC9" w:rsidP="00EB5AC9">
      <w:pPr>
        <w:pStyle w:val="CommentText"/>
      </w:pPr>
      <w:r>
        <w:rPr>
          <w:rStyle w:val="CommentReference"/>
        </w:rPr>
        <w:annotationRef/>
      </w:r>
      <w:r>
        <w:t>Solo para innovación o nos referimos a la misma tipología de incentivos para CTI?</w:t>
      </w:r>
    </w:p>
  </w:comment>
  <w:comment w:id="35" w:author="Stagno Izaguirre, Daniel Alejandro" w:date="2026-06-11T15:36:00Z" w:initials="DS">
    <w:p w14:paraId="1317345F" w14:textId="77777777" w:rsidR="007B6983" w:rsidRDefault="007B6983" w:rsidP="007B6983">
      <w:pPr>
        <w:pStyle w:val="CommentText"/>
      </w:pPr>
      <w:r>
        <w:rPr>
          <w:rStyle w:val="CommentReference"/>
        </w:rPr>
        <w:annotationRef/>
      </w:r>
      <w:r>
        <w:t>Esta redacción sugiere que las intervenciones de financiamiento directo no complementan otras políticas de interés, lo cual no es necesariamente cierto. Sugiero eliminar o ajustar la redacción para que la idea sea más especifica.</w:t>
      </w:r>
    </w:p>
  </w:comment>
  <w:comment w:id="38" w:author="Stagno Izaguirre, Daniel Alejandro" w:date="2026-06-11T15:47:00Z" w:initials="DS">
    <w:p w14:paraId="6B16E7B3" w14:textId="77777777" w:rsidR="002D51E4" w:rsidRDefault="002D51E4" w:rsidP="002D51E4">
      <w:pPr>
        <w:pStyle w:val="CommentText"/>
      </w:pPr>
      <w:r>
        <w:rPr>
          <w:rStyle w:val="CommentReference"/>
        </w:rPr>
        <w:annotationRef/>
      </w:r>
      <w:r>
        <w:t xml:space="preserve">Ajustar un poco este punto para que sea más explícito, como los puntos 1 y 3. Básicamente queremos decir dificultades en acceso a financiamiento que enfrentan las empresas, particularmente las de menor escala, al acceder a financiamiento por las asimetrias de información sobre los resultados de investigación, tecnología, etc. </w:t>
      </w:r>
    </w:p>
  </w:comment>
  <w:comment w:id="47" w:author="Stagno Izaguirre, Daniel Alejandro" w:date="2026-06-11T15:57:00Z" w:initials="DS">
    <w:p w14:paraId="066AA0EC" w14:textId="77777777" w:rsidR="00D83679" w:rsidRDefault="00EF137F" w:rsidP="00D83679">
      <w:pPr>
        <w:pStyle w:val="CommentText"/>
      </w:pPr>
      <w:r>
        <w:rPr>
          <w:rStyle w:val="CommentReference"/>
        </w:rPr>
        <w:annotationRef/>
      </w:r>
      <w:r w:rsidR="00D83679">
        <w:t>Esta oración no es muy clara. Favor revisar. Creo que más que la madurez relativa (que realmente, dado que el estudio es comparativo con Europa, la madurez relativa es la de los mecanismos europeos), podemos hablar de la trayectoria o consolidación.</w:t>
      </w:r>
    </w:p>
  </w:comment>
  <w:comment w:id="77" w:author="Stagno Izaguirre, Daniel Alejandro" w:date="2026-06-11T16:18:00Z" w:initials="DS">
    <w:p w14:paraId="4F8899E0" w14:textId="77777777" w:rsidR="00E66976" w:rsidRDefault="00E66976" w:rsidP="00E66976">
      <w:pPr>
        <w:pStyle w:val="CommentText"/>
      </w:pPr>
      <w:r>
        <w:rPr>
          <w:rStyle w:val="CommentReference"/>
        </w:rPr>
        <w:annotationRef/>
      </w:r>
      <w:r>
        <w:t>Incluir fuentes para la tabla.</w:t>
      </w:r>
    </w:p>
  </w:comment>
  <w:comment w:id="78" w:author="Stagno Izaguirre, Daniel Alejandro" w:date="2026-06-11T16:17:00Z" w:initials="DS">
    <w:p w14:paraId="276358CB" w14:textId="77777777" w:rsidR="00E66976" w:rsidRDefault="00E66976" w:rsidP="00E66976">
      <w:pPr>
        <w:pStyle w:val="CommentText"/>
      </w:pPr>
      <w:r>
        <w:rPr>
          <w:rStyle w:val="CommentReference"/>
        </w:rPr>
        <w:annotationRef/>
      </w:r>
      <w:r>
        <w:t xml:space="preserve">Con base en la versión actual de los estudios de caso, algo que quieran ajustar de la tabla? </w:t>
      </w:r>
    </w:p>
  </w:comment>
  <w:comment w:id="92" w:author="Stagno Izaguirre, Daniel Alejandro" w:date="2026-06-02T17:40:00Z" w:initials="DS">
    <w:p w14:paraId="3F4E1D60" w14:textId="6DB58301" w:rsidR="003C6A97" w:rsidRDefault="003C6A97" w:rsidP="003C6A97">
      <w:pPr>
        <w:pStyle w:val="CommentText"/>
      </w:pPr>
      <w:r>
        <w:rPr>
          <w:rStyle w:val="CommentReference"/>
        </w:rPr>
        <w:annotationRef/>
      </w:r>
      <w:r>
        <w:fldChar w:fldCharType="begin"/>
      </w:r>
      <w:r>
        <w:instrText>HYPERLINK "mailto:GONZALOCA@iadb.org"</w:instrText>
      </w:r>
      <w:bookmarkStart w:id="93" w:name="_@_1BA3C01FAF96462396130B0FB1BE8256Z"/>
      <w:r>
        <w:fldChar w:fldCharType="separate"/>
      </w:r>
      <w:bookmarkEnd w:id="93"/>
      <w:r w:rsidRPr="003C6A97">
        <w:rPr>
          <w:rStyle w:val="Mention"/>
          <w:noProof/>
        </w:rPr>
        <w:t>@Castellanos Ramallo Gonzalo</w:t>
      </w:r>
      <w:r>
        <w:fldChar w:fldCharType="end"/>
      </w:r>
      <w:r>
        <w:t xml:space="preserve">  </w:t>
      </w:r>
      <w:r>
        <w:fldChar w:fldCharType="begin"/>
      </w:r>
      <w:r>
        <w:instrText>HYPERLINK "mailto:MORTIZMEDINA@IADB.ORG"</w:instrText>
      </w:r>
      <w:bookmarkStart w:id="94" w:name="_@_D4F71DEB0B384DB4986FFEE62306771AZ"/>
      <w:r>
        <w:fldChar w:fldCharType="separate"/>
      </w:r>
      <w:bookmarkEnd w:id="94"/>
      <w:r w:rsidRPr="003C6A97">
        <w:rPr>
          <w:rStyle w:val="Mention"/>
          <w:noProof/>
        </w:rPr>
        <w:t>@Ortiz Medina, Monica Lorena</w:t>
      </w:r>
      <w:r>
        <w:fldChar w:fldCharType="end"/>
      </w:r>
      <w:r>
        <w:t xml:space="preserve"> </w:t>
      </w:r>
    </w:p>
    <w:p w14:paraId="32C9BCE0" w14:textId="77777777" w:rsidR="003C6A97" w:rsidRDefault="003C6A97" w:rsidP="003C6A97">
      <w:pPr>
        <w:pStyle w:val="CommentText"/>
      </w:pPr>
    </w:p>
    <w:p w14:paraId="005F9E6B" w14:textId="77777777" w:rsidR="003C6A97" w:rsidRDefault="003C6A97" w:rsidP="003C6A97">
      <w:pPr>
        <w:pStyle w:val="CommentText"/>
      </w:pPr>
      <w:r>
        <w:t>Por fa, ajustemos para consistencia en todo el documento. Usemos un único término.  Entre ambos, me parece que incentivos fiscales es más común. Pero la que consideren mejor.</w:t>
      </w:r>
    </w:p>
    <w:p w14:paraId="6F4D1575" w14:textId="77777777" w:rsidR="003C6A97" w:rsidRDefault="003C6A97" w:rsidP="003C6A97">
      <w:pPr>
        <w:pStyle w:val="CommentText"/>
      </w:pPr>
    </w:p>
    <w:p w14:paraId="7B3D183F" w14:textId="77777777" w:rsidR="003C6A97" w:rsidRDefault="003C6A97" w:rsidP="003C6A97">
      <w:pPr>
        <w:pStyle w:val="CommentText"/>
      </w:pPr>
      <w:r>
        <w:t xml:space="preserve">Así mismo, homogenizar el uso de CTI vs I+D+I o I+D. </w:t>
      </w:r>
    </w:p>
    <w:p w14:paraId="71D822F1" w14:textId="77777777" w:rsidR="003C6A97" w:rsidRDefault="003C6A97" w:rsidP="003C6A97">
      <w:pPr>
        <w:pStyle w:val="CommentText"/>
      </w:pPr>
    </w:p>
    <w:p w14:paraId="2FC953D5" w14:textId="77777777" w:rsidR="003C6A97" w:rsidRDefault="003C6A97" w:rsidP="003C6A97">
      <w:pPr>
        <w:pStyle w:val="CommentText"/>
      </w:pPr>
      <w:r>
        <w:t>Puede que en la introducción sea relevante incluir una definición muy breve de la terminologia que se usa a lo largo del documento (imagino que estamos usando CTI porque en algunos casos es I+D y en otros es I+D+i)?</w:t>
      </w:r>
    </w:p>
  </w:comment>
  <w:comment w:id="101" w:author="Stagno Izaguirre, Daniel Alejandro" w:date="2026-06-11T16:43:00Z" w:initials="DS">
    <w:p w14:paraId="1A2306E1" w14:textId="77777777" w:rsidR="00754046" w:rsidRDefault="009D3F2F" w:rsidP="00754046">
      <w:pPr>
        <w:pStyle w:val="CommentText"/>
      </w:pPr>
      <w:r>
        <w:rPr>
          <w:rStyle w:val="CommentReference"/>
        </w:rPr>
        <w:annotationRef/>
      </w:r>
      <w:r w:rsidR="00754046">
        <w:t>No estoy convencido de que el Estado esté compartiendo el riesgo tecnológico con la empresa cuando esta recibe un incentivo. Esta impactando el costo relativo de la inversión, pero no impacta la probabilidad de ‘éxito’ de la inversión. Pudiésemos decir que están compartiendo el riesgo?  Conversemos este tema.</w:t>
      </w:r>
    </w:p>
    <w:p w14:paraId="4CCB95EB" w14:textId="77777777" w:rsidR="00754046" w:rsidRDefault="00754046" w:rsidP="00754046">
      <w:pPr>
        <w:pStyle w:val="CommentText"/>
      </w:pPr>
    </w:p>
    <w:p w14:paraId="210927A3" w14:textId="77777777" w:rsidR="00754046" w:rsidRDefault="00754046" w:rsidP="00754046">
      <w:pPr>
        <w:pStyle w:val="CommentText"/>
      </w:pPr>
      <w:r>
        <w:t>Por otro lado, creo que aún en el escenario de que sí compartan el riesgo, creo que va más allá del riesgo tecnológico (D+i), porque también se mitiga la incertidumbre intrínseca a la investigación (I). Sugeriría que sea el riesgo de invertir en actividades de I+D+i</w:t>
      </w:r>
    </w:p>
  </w:comment>
  <w:comment w:id="136" w:author="Stagno Izaguirre, Daniel Alejandro" w:date="2026-06-11T16:52:00Z" w:initials="DS">
    <w:p w14:paraId="4B21AC60" w14:textId="77777777" w:rsidR="00ED28BB" w:rsidRDefault="00ED28BB" w:rsidP="00ED28BB">
      <w:pPr>
        <w:pStyle w:val="CommentText"/>
      </w:pPr>
      <w:r>
        <w:rPr>
          <w:rStyle w:val="CommentReference"/>
        </w:rPr>
        <w:annotationRef/>
      </w:r>
      <w:r>
        <w:t>Los tipos de beneficiarios son homogéneos entre los países? Si no lo son, puede valer la pena incluirlo como un aspecto de divergencia.</w:t>
      </w:r>
    </w:p>
  </w:comment>
  <w:comment w:id="137" w:author="Stagno Izaguirre, Daniel Alejandro" w:date="2026-06-18T16:26:00Z" w:initials="DS">
    <w:p w14:paraId="7BE52634" w14:textId="77777777" w:rsidR="00703675" w:rsidRDefault="00703675" w:rsidP="00703675">
      <w:pPr>
        <w:pStyle w:val="CommentText"/>
      </w:pPr>
      <w:r>
        <w:rPr>
          <w:rStyle w:val="CommentReference"/>
        </w:rPr>
        <w:annotationRef/>
      </w:r>
      <w:r>
        <w:t>Sugiero que esto esté en el mismo orden que posteriormente se presenta el texto.</w:t>
      </w:r>
    </w:p>
  </w:comment>
  <w:comment w:id="162" w:author="Stagno Izaguirre, Daniel Alejandro" w:date="2026-06-11T17:02:00Z" w:initials="DS">
    <w:p w14:paraId="16019BA0" w14:textId="77777777" w:rsidR="00310B27" w:rsidRDefault="00310B27" w:rsidP="00310B27">
      <w:pPr>
        <w:pStyle w:val="CommentText"/>
      </w:pPr>
      <w:r>
        <w:rPr>
          <w:rStyle w:val="CommentReference"/>
        </w:rPr>
        <w:annotationRef/>
      </w:r>
      <w:r>
        <w:t>Dado que se menciona a “la literatura”, sugiero incluir nota a pie de página en la que se incluyan algunas referencias clave. Por ejemplo:</w:t>
      </w:r>
    </w:p>
    <w:p w14:paraId="56BBF58E" w14:textId="77777777" w:rsidR="00310B27" w:rsidRDefault="00310B27" w:rsidP="00310B27">
      <w:pPr>
        <w:pStyle w:val="CommentText"/>
      </w:pPr>
    </w:p>
    <w:p w14:paraId="03C83DC7" w14:textId="77777777" w:rsidR="00310B27" w:rsidRDefault="00310B27" w:rsidP="00310B27">
      <w:pPr>
        <w:pStyle w:val="CommentText"/>
      </w:pPr>
      <w:r>
        <w:t>Ver, por ejemplo, XXXX (200x) sobre xxx tema; YYYY (200x) sobre yyy tema.</w:t>
      </w:r>
    </w:p>
    <w:p w14:paraId="2A02D48C" w14:textId="77777777" w:rsidR="00310B27" w:rsidRDefault="00310B27" w:rsidP="00310B27">
      <w:pPr>
        <w:pStyle w:val="CommentText"/>
      </w:pPr>
    </w:p>
  </w:comment>
  <w:comment w:id="221" w:author="Stagno Izaguirre, Daniel Alejandro" w:date="2026-06-11T17:30:00Z" w:initials="DS">
    <w:p w14:paraId="282F10C1" w14:textId="77777777" w:rsidR="007C5FF9" w:rsidRDefault="007C5FF9" w:rsidP="007C5FF9">
      <w:pPr>
        <w:pStyle w:val="CommentText"/>
      </w:pPr>
      <w:r>
        <w:rPr>
          <w:rStyle w:val="CommentReference"/>
        </w:rPr>
        <w:annotationRef/>
      </w:r>
      <w:r>
        <w:t>Favor incluir un ejemplo básico para ilustrar el instrumento.</w:t>
      </w:r>
    </w:p>
  </w:comment>
  <w:comment w:id="225" w:author="Stagno Izaguirre, Daniel Alejandro" w:date="2026-06-16T17:55:00Z" w:initials="DS">
    <w:p w14:paraId="60FEDC3E" w14:textId="77777777" w:rsidR="00D14345" w:rsidRDefault="00D14345" w:rsidP="00D14345">
      <w:pPr>
        <w:pStyle w:val="CommentText"/>
      </w:pPr>
      <w:r>
        <w:rPr>
          <w:rStyle w:val="CommentReference"/>
        </w:rPr>
        <w:annotationRef/>
      </w:r>
      <w:r>
        <w:t>Esta sección describe como funciona en los distintos países, pero creo que se puede complementar con un par de oraciones explicando qué se busca con esto (por ejemplo, no es muy claro si hay alguna diferencia de fondo con las superdeducciones - se busca un cambio comportamental diferente?)</w:t>
      </w:r>
    </w:p>
  </w:comment>
  <w:comment w:id="228" w:author="Stagno Izaguirre, Daniel Alejandro" w:date="2026-06-16T17:53:00Z" w:initials="DS">
    <w:p w14:paraId="6D8B3D67" w14:textId="77777777" w:rsidR="0044777B" w:rsidRDefault="0044777B" w:rsidP="0044777B">
      <w:pPr>
        <w:pStyle w:val="CommentText"/>
      </w:pPr>
      <w:r>
        <w:rPr>
          <w:rStyle w:val="CommentReference"/>
        </w:rPr>
        <w:annotationRef/>
      </w:r>
      <w:r>
        <w:t>Simplificar redacción, es un poco difícil de entender.</w:t>
      </w:r>
    </w:p>
  </w:comment>
  <w:comment w:id="229" w:author="Stagno Izaguirre, Daniel Alejandro" w:date="2026-06-16T18:05:00Z" w:initials="DS">
    <w:p w14:paraId="530B95D9" w14:textId="77777777" w:rsidR="002B3B63" w:rsidRDefault="002B3B63" w:rsidP="002B3B63">
      <w:pPr>
        <w:pStyle w:val="CommentText"/>
      </w:pPr>
      <w:r>
        <w:rPr>
          <w:rStyle w:val="CommentReference"/>
        </w:rPr>
        <w:annotationRef/>
      </w:r>
      <w:r>
        <w:t>Sugiero complementar esta oración explicando un poco más la lógica, y qué es lo que se busca con la depreciación acelerada - igual que caso anterior, es un cambio comportamental distinto? Es más facil? Cuál es la diferencia fundamental o cuál es el factor por el cual se puede elegir este método en lugar del crédito.</w:t>
      </w:r>
    </w:p>
  </w:comment>
  <w:comment w:id="230" w:author="Stagno Izaguirre, Daniel Alejandro" w:date="2026-06-16T18:07:00Z" w:initials="DS">
    <w:p w14:paraId="4818459E" w14:textId="77777777" w:rsidR="002A2C85" w:rsidRDefault="002A2C85" w:rsidP="002A2C85">
      <w:pPr>
        <w:pStyle w:val="CommentText"/>
      </w:pPr>
      <w:r>
        <w:rPr>
          <w:rStyle w:val="CommentReference"/>
        </w:rPr>
        <w:annotationRef/>
      </w:r>
      <w:r>
        <w:t>Se puede ampliar un poco. Francia utiliza la depreciación acelerada como complemento al crédito.</w:t>
      </w:r>
    </w:p>
    <w:p w14:paraId="6633A280" w14:textId="77777777" w:rsidR="002A2C85" w:rsidRDefault="002A2C85" w:rsidP="002A2C85">
      <w:pPr>
        <w:pStyle w:val="CommentText"/>
      </w:pPr>
    </w:p>
    <w:p w14:paraId="65EE0794" w14:textId="77777777" w:rsidR="002A2C85" w:rsidRDefault="002A2C85" w:rsidP="002A2C85">
      <w:pPr>
        <w:pStyle w:val="CommentText"/>
      </w:pPr>
    </w:p>
    <w:p w14:paraId="4A84554D" w14:textId="77777777" w:rsidR="002A2C85" w:rsidRDefault="002A2C85" w:rsidP="002A2C85">
      <w:pPr>
        <w:pStyle w:val="CommentText"/>
      </w:pPr>
      <w:r>
        <w:rPr>
          <w:b/>
          <w:bCs/>
        </w:rPr>
        <w:t>NOTA:</w:t>
      </w:r>
      <w:r>
        <w:t xml:space="preserve"> dado que Francia usa ambos, debe haber diferencias, o para el Estado, o para la firma, seria interesante explicar arriba cuál es la diferencia.</w:t>
      </w:r>
    </w:p>
  </w:comment>
  <w:comment w:id="233" w:author="Stagno Izaguirre, Daniel Alejandro" w:date="2026-06-16T18:34:00Z" w:initials="DS">
    <w:p w14:paraId="7694A6DF" w14:textId="77777777" w:rsidR="00ED312B" w:rsidRDefault="00ED312B" w:rsidP="00ED312B">
      <w:pPr>
        <w:pStyle w:val="CommentText"/>
      </w:pPr>
      <w:r>
        <w:rPr>
          <w:rStyle w:val="CommentReference"/>
        </w:rPr>
        <w:annotationRef/>
      </w:r>
      <w:r>
        <w:t>Complementar explicando la lógica de este tipo de instrumentos (fomentar contratación de capital humano avanzado - favorecer I+D intensiva en capital humano).</w:t>
      </w:r>
    </w:p>
  </w:comment>
  <w:comment w:id="231" w:author="Usuario invitado" w:date="2026-05-22T15:08:00Z" w:initials="Ui">
    <w:p w14:paraId="78694BF6" w14:textId="2951B1BC" w:rsidR="00CA4FCC" w:rsidRDefault="00CA4FCC">
      <w:pPr>
        <w:pStyle w:val="CommentText"/>
      </w:pPr>
      <w:r>
        <w:rPr>
          <w:rStyle w:val="CommentReference"/>
        </w:rPr>
        <w:annotationRef/>
      </w:r>
      <w:r w:rsidRPr="46188142">
        <w:t xml:space="preserve">Valdría la pena incluir los beneficios de INR (Ingresos no constitutivos de Renta de Colombia), que también están enfocados en salarios de personal de I+D+i, así como el incentivo de inserción de capital humano avanzado de Chile, para mantener ejemplos de la región. </w:t>
      </w:r>
    </w:p>
  </w:comment>
  <w:comment w:id="232" w:author="Stagno Izaguirre, Daniel Alejandro" w:date="2026-06-16T18:33:00Z" w:initials="DS">
    <w:p w14:paraId="73641CD0" w14:textId="77777777" w:rsidR="00DC2376" w:rsidRDefault="00DC2376" w:rsidP="00DC2376">
      <w:pPr>
        <w:pStyle w:val="CommentText"/>
      </w:pPr>
      <w:r>
        <w:rPr>
          <w:rStyle w:val="CommentReference"/>
        </w:rPr>
        <w:annotationRef/>
      </w:r>
      <w:r>
        <w:t>De acuerdo</w:t>
      </w:r>
    </w:p>
  </w:comment>
  <w:comment w:id="244" w:author="Stagno Izaguirre, Daniel Alejandro" w:date="2026-06-16T18:00:00Z" w:initials="DS">
    <w:p w14:paraId="70CB93CB" w14:textId="77777777" w:rsidR="003732DC" w:rsidRDefault="003732DC" w:rsidP="003732DC">
      <w:pPr>
        <w:pStyle w:val="CommentText"/>
      </w:pPr>
      <w:r>
        <w:rPr>
          <w:rStyle w:val="CommentReference"/>
        </w:rPr>
        <w:annotationRef/>
      </w:r>
      <w:r>
        <w:t>Favor preparar matriz ubicando tipo de instrumento por país</w:t>
      </w:r>
    </w:p>
  </w:comment>
  <w:comment w:id="330" w:author="Stagno Izaguirre, Daniel Alejandro" w:date="2026-06-16T19:11:00Z" w:initials="DS">
    <w:p w14:paraId="30783EBE" w14:textId="77777777" w:rsidR="00CF24F0" w:rsidRDefault="00CF24F0" w:rsidP="00CF24F0">
      <w:pPr>
        <w:pStyle w:val="CommentText"/>
      </w:pPr>
      <w:r>
        <w:rPr>
          <w:rStyle w:val="CommentReference"/>
        </w:rPr>
        <w:annotationRef/>
      </w:r>
      <w:r>
        <w:t>Explicar en nota al pie o en texto</w:t>
      </w:r>
    </w:p>
  </w:comment>
  <w:comment w:id="331" w:author="Stagno Izaguirre, Daniel Alejandro" w:date="2026-06-16T19:11:00Z" w:initials="DS">
    <w:p w14:paraId="5FEC2533" w14:textId="77777777" w:rsidR="000749EF" w:rsidRDefault="000749EF" w:rsidP="000749EF">
      <w:pPr>
        <w:pStyle w:val="CommentText"/>
      </w:pPr>
      <w:r>
        <w:rPr>
          <w:rStyle w:val="CommentReference"/>
        </w:rPr>
        <w:annotationRef/>
      </w:r>
      <w:r>
        <w:t>Mismo comentario anterior.</w:t>
      </w:r>
    </w:p>
  </w:comment>
  <w:comment w:id="332" w:author="Usuario invitado" w:date="2026-05-22T15:09:00Z" w:initials="Ui">
    <w:p w14:paraId="127E3CBF" w14:textId="7F9E3F63" w:rsidR="00CA4FCC" w:rsidRDefault="00CA4FCC">
      <w:pPr>
        <w:pStyle w:val="CommentText"/>
      </w:pPr>
      <w:r>
        <w:rPr>
          <w:rStyle w:val="CommentReference"/>
        </w:rPr>
        <w:annotationRef/>
      </w:r>
      <w:r w:rsidRPr="641E5518">
        <w:t>Sería también el caso de Colombia en el caso de los créditos fiscales que favorecen a las pyme o la coejecución con las mismas.</w:t>
      </w:r>
    </w:p>
  </w:comment>
  <w:comment w:id="359" w:author="Stagno Izaguirre, Daniel Alejandro" w:date="2026-06-17T18:49:00Z" w:initials="DS">
    <w:p w14:paraId="25A7382F" w14:textId="77777777" w:rsidR="00F7610B" w:rsidRDefault="00F7610B" w:rsidP="00F7610B">
      <w:pPr>
        <w:pStyle w:val="CommentText"/>
      </w:pPr>
      <w:r>
        <w:rPr>
          <w:rStyle w:val="CommentReference"/>
        </w:rPr>
        <w:annotationRef/>
      </w:r>
      <w:r>
        <w:t>Complementar.</w:t>
      </w:r>
    </w:p>
  </w:comment>
  <w:comment w:id="455" w:author="Stagno Izaguirre, Daniel Alejandro" w:date="2026-06-18T12:05:00Z" w:initials="DS">
    <w:p w14:paraId="38119A27" w14:textId="77777777" w:rsidR="0062064A" w:rsidRDefault="0062064A" w:rsidP="0062064A">
      <w:pPr>
        <w:pStyle w:val="CommentText"/>
      </w:pPr>
      <w:r>
        <w:rPr>
          <w:rStyle w:val="CommentReference"/>
        </w:rPr>
        <w:annotationRef/>
      </w:r>
      <w:r>
        <w:t>El incentivo es para colaboración entre empresas únicamente? No colaboración con centros de investigación o universidades?</w:t>
      </w:r>
    </w:p>
    <w:p w14:paraId="1653976C" w14:textId="77777777" w:rsidR="0062064A" w:rsidRDefault="0062064A" w:rsidP="0062064A">
      <w:pPr>
        <w:pStyle w:val="CommentText"/>
      </w:pPr>
    </w:p>
    <w:p w14:paraId="67B419F8" w14:textId="77777777" w:rsidR="0062064A" w:rsidRDefault="0062064A" w:rsidP="0062064A">
      <w:pPr>
        <w:pStyle w:val="CommentText"/>
      </w:pPr>
      <w:r>
        <w:t>Si este es el caso, valdria la pena mencionar que el esquema no considera la colaboración entre estos actores - puede ser posteriormente una sugerencia de mejora.</w:t>
      </w:r>
    </w:p>
  </w:comment>
  <w:comment w:id="457" w:author="Stagno Izaguirre, Daniel Alejandro" w:date="2026-06-18T12:07:00Z" w:initials="DS">
    <w:p w14:paraId="28C00013" w14:textId="77777777" w:rsidR="00D363BF" w:rsidRDefault="00D363BF" w:rsidP="00D363BF">
      <w:pPr>
        <w:pStyle w:val="CommentText"/>
      </w:pPr>
      <w:r>
        <w:rPr>
          <w:rStyle w:val="CommentReference"/>
        </w:rPr>
        <w:annotationRef/>
      </w:r>
      <w:r>
        <w:t>Dos cosas:</w:t>
      </w:r>
    </w:p>
    <w:p w14:paraId="68CFA148" w14:textId="77777777" w:rsidR="00D363BF" w:rsidRDefault="00D363BF" w:rsidP="00D363BF">
      <w:pPr>
        <w:pStyle w:val="CommentText"/>
      </w:pPr>
    </w:p>
    <w:p w14:paraId="006B32D5" w14:textId="77777777" w:rsidR="00D363BF" w:rsidRDefault="00D363BF" w:rsidP="00D363BF">
      <w:pPr>
        <w:pStyle w:val="CommentText"/>
        <w:numPr>
          <w:ilvl w:val="0"/>
          <w:numId w:val="55"/>
        </w:numPr>
      </w:pPr>
      <w:r>
        <w:t>Explicar brevemente a qué nos referimos por subcontratación y por qué esto es relevante a considerar en el incentivo (puede ser nota al pie).</w:t>
      </w:r>
    </w:p>
    <w:p w14:paraId="5F7475E8" w14:textId="77777777" w:rsidR="00D363BF" w:rsidRDefault="00D363BF" w:rsidP="00D363BF">
      <w:pPr>
        <w:pStyle w:val="CommentText"/>
        <w:numPr>
          <w:ilvl w:val="0"/>
          <w:numId w:val="55"/>
        </w:numPr>
      </w:pPr>
      <w:r>
        <w:t>Por fa, revisemos de nuevo si los paises europeos no consideran incentivos especiales por colaboración. Arriba se menciona que por lo menos 6 paises OCDE lo hacen o han hecho, parece poco probable que ninguno de los tres revisados este en esa lista.</w:t>
      </w:r>
    </w:p>
  </w:comment>
  <w:comment w:id="458" w:author="Stagno Izaguirre, Daniel Alejandro" w:date="2026-06-18T12:11:00Z" w:initials="DS">
    <w:p w14:paraId="76FEA4B5" w14:textId="77777777" w:rsidR="00086732" w:rsidRDefault="00086732" w:rsidP="00086732">
      <w:pPr>
        <w:pStyle w:val="CommentText"/>
      </w:pPr>
      <w:r>
        <w:rPr>
          <w:rStyle w:val="CommentReference"/>
        </w:rPr>
        <w:annotationRef/>
      </w:r>
      <w:r>
        <w:t>Revisar en el resto del documento que usemos la misma terminología. Hasta ahora hemos usado incentivo fiscal.</w:t>
      </w:r>
    </w:p>
  </w:comment>
  <w:comment w:id="468" w:author="Stagno Izaguirre, Daniel Alejandro" w:date="2026-06-18T12:16:00Z" w:initials="DS">
    <w:p w14:paraId="3F020CC1" w14:textId="77777777" w:rsidR="00DD7F23" w:rsidRDefault="004D0216" w:rsidP="00DD7F23">
      <w:pPr>
        <w:pStyle w:val="CommentText"/>
      </w:pPr>
      <w:r>
        <w:rPr>
          <w:rStyle w:val="CommentReference"/>
        </w:rPr>
        <w:annotationRef/>
      </w:r>
      <w:r w:rsidR="00DD7F23">
        <w:t>Incluir referencia al Manual y la definición exacta.</w:t>
      </w:r>
    </w:p>
  </w:comment>
  <w:comment w:id="482" w:author="Stagno Izaguirre, Daniel Alejandro" w:date="2026-06-18T12:22:00Z" w:initials="DS">
    <w:p w14:paraId="59D35ABE" w14:textId="77777777" w:rsidR="00F72254" w:rsidRDefault="00F72254" w:rsidP="00F72254">
      <w:pPr>
        <w:pStyle w:val="CommentText"/>
      </w:pPr>
      <w:r>
        <w:rPr>
          <w:rStyle w:val="CommentReference"/>
        </w:rPr>
        <w:annotationRef/>
      </w:r>
      <w:r>
        <w:t>Explicar qué es nivel 4 en nota a pie de página.</w:t>
      </w:r>
    </w:p>
  </w:comment>
  <w:comment w:id="489" w:author="Stagno Izaguirre, Daniel Alejandro" w:date="2026-06-18T12:28:00Z" w:initials="DS">
    <w:p w14:paraId="268BF6F2" w14:textId="77777777" w:rsidR="00817CF2" w:rsidRDefault="00817CF2" w:rsidP="00817CF2">
      <w:pPr>
        <w:pStyle w:val="CommentText"/>
      </w:pPr>
      <w:r>
        <w:rPr>
          <w:rStyle w:val="CommentReference"/>
        </w:rPr>
        <w:annotationRef/>
      </w:r>
      <w:r>
        <w:t>Incluir tabla comparativa con algunas actividades clave contempladas en los países analizados</w:t>
      </w:r>
    </w:p>
  </w:comment>
  <w:comment w:id="578" w:author="Stagno Izaguirre, Daniel Alejandro" w:date="2026-06-18T16:48:00Z" w:initials="DS">
    <w:p w14:paraId="5F1FAFD5" w14:textId="77777777" w:rsidR="0009616E" w:rsidRDefault="0009616E" w:rsidP="0009616E">
      <w:pPr>
        <w:pStyle w:val="CommentText"/>
      </w:pPr>
      <w:r>
        <w:rPr>
          <w:rStyle w:val="CommentReference"/>
        </w:rPr>
        <w:annotationRef/>
      </w:r>
      <w:r>
        <w:t>Para mi este párrafo no es particularmente claro. Puede que sea mi limitada capacidad para la contabilidad, pero si puede ajustarse para que sea más fácil de entender, mejor.</w:t>
      </w:r>
    </w:p>
  </w:comment>
  <w:comment w:id="579" w:author="Stagno Izaguirre, Daniel Alejandro" w:date="2026-06-18T16:49:00Z" w:initials="DS">
    <w:p w14:paraId="7ED75B8A" w14:textId="77777777" w:rsidR="00375A27" w:rsidRDefault="00375A27" w:rsidP="00375A27">
      <w:pPr>
        <w:pStyle w:val="CommentText"/>
      </w:pPr>
      <w:r>
        <w:rPr>
          <w:rStyle w:val="CommentReference"/>
        </w:rPr>
        <w:annotationRef/>
      </w:r>
      <w:r>
        <w:t>Revisar redacción</w:t>
      </w:r>
    </w:p>
  </w:comment>
  <w:comment w:id="582" w:author="Stagno Izaguirre, Daniel Alejandro" w:date="2026-06-18T16:50:00Z" w:initials="DS">
    <w:p w14:paraId="627BAA18" w14:textId="77777777" w:rsidR="00D65829" w:rsidRDefault="00D65829" w:rsidP="00D65829">
      <w:pPr>
        <w:pStyle w:val="CommentText"/>
      </w:pPr>
      <w:r>
        <w:rPr>
          <w:rStyle w:val="CommentReference"/>
        </w:rPr>
        <w:annotationRef/>
      </w:r>
      <w:r>
        <w:t>Ojo con separadores  de unidades y decimales. A veces una punto, a veces coma.</w:t>
      </w:r>
    </w:p>
  </w:comment>
  <w:comment w:id="591" w:author="Stagno Izaguirre, Daniel Alejandro" w:date="2026-06-18T16:59:00Z" w:initials="DS">
    <w:p w14:paraId="16A3BE4A" w14:textId="4C8065A0" w:rsidR="00996BCB" w:rsidRDefault="00996BCB" w:rsidP="00996BCB">
      <w:pPr>
        <w:pStyle w:val="CommentText"/>
      </w:pPr>
      <w:r>
        <w:rPr>
          <w:rStyle w:val="CommentReference"/>
        </w:rPr>
        <w:annotationRef/>
      </w:r>
      <w:r>
        <w:fldChar w:fldCharType="begin"/>
      </w:r>
      <w:r>
        <w:instrText>HYPERLINK "mailto:GONZALOCA@iadb.org"</w:instrText>
      </w:r>
      <w:bookmarkStart w:id="596" w:name="_@_15B6D01F921D47E080B6117D90C4C67FZ"/>
      <w:r>
        <w:fldChar w:fldCharType="separate"/>
      </w:r>
      <w:bookmarkEnd w:id="596"/>
      <w:r w:rsidRPr="00996BCB">
        <w:rPr>
          <w:rStyle w:val="Mention"/>
          <w:noProof/>
        </w:rPr>
        <w:t>@Castellanos Ramallo Gonzalo</w:t>
      </w:r>
      <w:r>
        <w:fldChar w:fldCharType="end"/>
      </w:r>
      <w:r>
        <w:t xml:space="preserve"> </w:t>
      </w:r>
      <w:r>
        <w:fldChar w:fldCharType="begin"/>
      </w:r>
      <w:r>
        <w:instrText>HYPERLINK "mailto:MORTIZMEDINA@IADB.ORG"</w:instrText>
      </w:r>
      <w:bookmarkStart w:id="597" w:name="_@_EF8AAE2E5B0E452EAA04F13BDDDE2C4BZ"/>
      <w:r>
        <w:fldChar w:fldCharType="separate"/>
      </w:r>
      <w:bookmarkEnd w:id="597"/>
      <w:r w:rsidRPr="00996BCB">
        <w:rPr>
          <w:rStyle w:val="Mention"/>
          <w:noProof/>
        </w:rPr>
        <w:t>@Ortiz Medina, Monica Lorena</w:t>
      </w:r>
      <w:r>
        <w:fldChar w:fldCharType="end"/>
      </w:r>
      <w:r>
        <w:t xml:space="preserve"> Es factible hacer esto con los datos que tenemos? Posiblemente FI tenga herramientas para esto, no?</w:t>
      </w:r>
    </w:p>
    <w:p w14:paraId="22C7EC62" w14:textId="77777777" w:rsidR="00996BCB" w:rsidRDefault="00996BCB" w:rsidP="00996BCB">
      <w:pPr>
        <w:pStyle w:val="CommentText"/>
      </w:pPr>
    </w:p>
    <w:p w14:paraId="239E1122" w14:textId="77777777" w:rsidR="00996BCB" w:rsidRDefault="00996BCB" w:rsidP="00996BCB">
      <w:pPr>
        <w:pStyle w:val="CommentText"/>
      </w:pPr>
      <w:r>
        <w:t xml:space="preserve"> </w:t>
      </w:r>
    </w:p>
  </w:comment>
  <w:comment w:id="626" w:author="Stagno Izaguirre, Daniel Alejandro" w:date="2026-06-18T17:09:00Z" w:initials="DS">
    <w:p w14:paraId="5CDC63D8" w14:textId="77777777" w:rsidR="002857E3" w:rsidRDefault="002857E3" w:rsidP="002857E3">
      <w:pPr>
        <w:pStyle w:val="CommentText"/>
      </w:pPr>
      <w:r>
        <w:rPr>
          <w:rStyle w:val="CommentReference"/>
        </w:rPr>
        <w:annotationRef/>
      </w:r>
      <w:r>
        <w:t>Incluir un poco más de texto explicando este concepto, que no es particularmente fácil de entender.</w:t>
      </w:r>
    </w:p>
    <w:p w14:paraId="0DEF4C88" w14:textId="77777777" w:rsidR="002857E3" w:rsidRDefault="002857E3" w:rsidP="002857E3">
      <w:pPr>
        <w:pStyle w:val="CommentText"/>
      </w:pPr>
    </w:p>
    <w:p w14:paraId="3057C8EF" w14:textId="77777777" w:rsidR="002857E3" w:rsidRDefault="002857E3" w:rsidP="002857E3">
      <w:pPr>
        <w:pStyle w:val="CommentText"/>
      </w:pPr>
      <w:r>
        <w:t>Parafraseando el texto de la IA de Google:</w:t>
      </w:r>
    </w:p>
    <w:p w14:paraId="32C45643" w14:textId="77777777" w:rsidR="002857E3" w:rsidRDefault="002857E3" w:rsidP="002857E3">
      <w:pPr>
        <w:pStyle w:val="CommentText"/>
      </w:pPr>
    </w:p>
    <w:p w14:paraId="6B3C327E" w14:textId="77777777" w:rsidR="002857E3" w:rsidRDefault="002857E3" w:rsidP="002857E3">
      <w:pPr>
        <w:pStyle w:val="CommentText"/>
      </w:pPr>
      <w:r>
        <w:t xml:space="preserve">“El índice refleja el valor presente del ingreso antes de impuestos que una empresa necesita para cubrir el costo de una inversión inicial en I+D. En términos sencillos, es una medida del </w:t>
      </w:r>
      <w:r>
        <w:rPr>
          <w:b/>
          <w:bCs/>
        </w:rPr>
        <w:t xml:space="preserve">costo neto después de impuestos de invertir en un dólar de I+D.  </w:t>
      </w:r>
      <w:r>
        <w:t>Cuanto menor sea el índice B, más generoso es el sistema fiscal del país o región, ya que el costo neto de realizar actividades de I+D es menor para la empresa. Mide la subvención fiscal marginal teórica. Generalmente se calcula como el valor presente después de impuestos del gasto en I+D dividido entre el gasto en I+D sin ayudas gubernamentales “</w:t>
      </w:r>
    </w:p>
  </w:comment>
  <w:comment w:id="630" w:author="Stagno Izaguirre, Daniel Alejandro" w:date="2026-06-18T17:12:00Z" w:initials="DS">
    <w:p w14:paraId="306119D6" w14:textId="77777777" w:rsidR="00764FCE" w:rsidRDefault="0080654F" w:rsidP="00764FCE">
      <w:pPr>
        <w:pStyle w:val="CommentText"/>
      </w:pPr>
      <w:r>
        <w:rPr>
          <w:rStyle w:val="CommentReference"/>
        </w:rPr>
        <w:annotationRef/>
      </w:r>
      <w:r w:rsidR="00764FCE">
        <w:t>Incluir fuente de la figura, o si es propia, fuente de los datos.</w:t>
      </w:r>
    </w:p>
    <w:p w14:paraId="1828E742" w14:textId="77777777" w:rsidR="00764FCE" w:rsidRDefault="00764FCE" w:rsidP="00764FCE">
      <w:pPr>
        <w:pStyle w:val="CommentText"/>
      </w:pPr>
    </w:p>
    <w:p w14:paraId="5949EC6B" w14:textId="77777777" w:rsidR="00764FCE" w:rsidRDefault="00764FCE" w:rsidP="00764FCE">
      <w:pPr>
        <w:pStyle w:val="CommentText"/>
      </w:pPr>
      <w:r>
        <w:t xml:space="preserve">También sería útil incluir una nota a pie de página con las principales consideraciones metodológicas de la figura </w:t>
      </w:r>
    </w:p>
  </w:comment>
  <w:comment w:id="632" w:author="Stagno Izaguirre, Daniel Alejandro" w:date="2026-06-18T17:13:00Z" w:initials="DS">
    <w:p w14:paraId="7290870E" w14:textId="52A733D1" w:rsidR="00F03905" w:rsidRDefault="00F03905" w:rsidP="00F03905">
      <w:pPr>
        <w:pStyle w:val="CommentText"/>
      </w:pPr>
      <w:r>
        <w:rPr>
          <w:rStyle w:val="CommentReference"/>
        </w:rPr>
        <w:annotationRef/>
      </w:r>
      <w:r>
        <w:t>Por lo que menciona el párrafo anterior, había entendido que la “generosidad” no es el Índice B, sino 1- IB. Si ese fuese el caso, por favor ajustar título del gráfico.</w:t>
      </w:r>
    </w:p>
  </w:comment>
  <w:comment w:id="631" w:author="Stagno Izaguirre, Daniel Alejandro" w:date="2026-06-18T17:23:00Z" w:initials="DS">
    <w:p w14:paraId="6D9C5CF6" w14:textId="77777777" w:rsidR="00EF3546" w:rsidRDefault="00EF3546" w:rsidP="00EF3546">
      <w:pPr>
        <w:pStyle w:val="CommentText"/>
      </w:pPr>
      <w:r>
        <w:rPr>
          <w:rStyle w:val="CommentReference"/>
        </w:rPr>
        <w:annotationRef/>
      </w:r>
      <w:r>
        <w:t>Qué significa una generosidad negativa? Implica que para ese tipo de empresas en ese país es más caro optar por un incentivo que no hacerlo? Aún cuando son rentables? No es muy claro; y si el gráfico está en función de Índice B y no de (1-IB) hubiese pensado que no es posible tener cifras negativas</w:t>
      </w:r>
    </w:p>
    <w:p w14:paraId="22A73AA9" w14:textId="77777777" w:rsidR="00EF3546" w:rsidRDefault="00EF3546" w:rsidP="00EF3546">
      <w:pPr>
        <w:pStyle w:val="CommentText"/>
      </w:pPr>
    </w:p>
    <w:p w14:paraId="29939B5F" w14:textId="77777777" w:rsidR="00EF3546" w:rsidRDefault="00EF3546" w:rsidP="00EF3546">
      <w:pPr>
        <w:pStyle w:val="CommentText"/>
      </w:pPr>
      <w:r>
        <w:t>Vale la pena explicarlo o en el texto posterior al gráfico o en nota al pie.</w:t>
      </w:r>
    </w:p>
  </w:comment>
  <w:comment w:id="635" w:author="Stagno Izaguirre, Daniel Alejandro" w:date="2026-06-18T17:18:00Z" w:initials="DS">
    <w:p w14:paraId="597758BA" w14:textId="77777777" w:rsidR="00CB6497" w:rsidRDefault="00CB6497" w:rsidP="00CB6497">
      <w:pPr>
        <w:pStyle w:val="CommentText"/>
      </w:pPr>
      <w:r>
        <w:rPr>
          <w:rStyle w:val="CommentReference"/>
        </w:rPr>
        <w:annotationRef/>
      </w:r>
      <w:r>
        <w:t>Como el término deterioro no se ha explicado antes, sugiero ser un poco más explícitos en qué significa esto.</w:t>
      </w:r>
    </w:p>
  </w:comment>
  <w:comment w:id="654" w:author="Stagno Izaguirre, Daniel Alejandro" w:date="2026-06-18T17:25:00Z" w:initials="DS">
    <w:p w14:paraId="19C9E2C2" w14:textId="77777777" w:rsidR="009F5DB3" w:rsidRDefault="009F5DB3" w:rsidP="009F5DB3">
      <w:pPr>
        <w:pStyle w:val="CommentText"/>
      </w:pPr>
      <w:r>
        <w:rPr>
          <w:rStyle w:val="CommentReference"/>
        </w:rPr>
        <w:annotationRef/>
      </w:r>
      <w:r>
        <w:t>Acá puede venir la explicación que les pedía antes.</w:t>
      </w:r>
    </w:p>
  </w:comment>
  <w:comment w:id="661" w:author="Stagno Izaguirre, Daniel Alejandro" w:date="2026-06-18T17:49:00Z" w:initials="DS">
    <w:p w14:paraId="304D3C10" w14:textId="77777777" w:rsidR="00602AAB" w:rsidRDefault="00602AAB" w:rsidP="00602AAB">
      <w:pPr>
        <w:pStyle w:val="CommentText"/>
      </w:pPr>
      <w:r>
        <w:rPr>
          <w:rStyle w:val="CommentReference"/>
        </w:rPr>
        <w:annotationRef/>
      </w:r>
      <w:r>
        <w:t>Primero el texto, luego la tabla.</w:t>
      </w:r>
    </w:p>
  </w:comment>
  <w:comment w:id="662" w:author="Stagno Izaguirre, Daniel Alejandro" w:date="2026-06-18T17:42:00Z" w:initials="DS">
    <w:p w14:paraId="77AB5FCA" w14:textId="77777777" w:rsidR="0066566E" w:rsidRDefault="0066566E" w:rsidP="0066566E">
      <w:pPr>
        <w:pStyle w:val="CommentText"/>
      </w:pPr>
      <w:r>
        <w:rPr>
          <w:rStyle w:val="CommentReference"/>
        </w:rPr>
        <w:annotationRef/>
      </w:r>
      <w:r>
        <w:t>En este párrafo pudiésemos hablar de la decisión de incentivos ex ante y ex post y su implicancia.</w:t>
      </w:r>
    </w:p>
  </w:comment>
  <w:comment w:id="669" w:author="Stagno Izaguirre, Daniel Alejandro" w:date="2026-06-18T17:46:00Z" w:initials="DS">
    <w:p w14:paraId="0531A481" w14:textId="77777777" w:rsidR="005005A0" w:rsidRDefault="005005A0" w:rsidP="005005A0">
      <w:pPr>
        <w:pStyle w:val="CommentText"/>
      </w:pPr>
      <w:r>
        <w:rPr>
          <w:rStyle w:val="CommentReference"/>
        </w:rPr>
        <w:annotationRef/>
      </w:r>
      <w:r>
        <w:t>Sugiero ampliar el detalle en esta parte del párrafo - al final nuestra audiencia principal es América Latina.</w:t>
      </w:r>
    </w:p>
    <w:p w14:paraId="5C80AACC" w14:textId="77777777" w:rsidR="005005A0" w:rsidRDefault="005005A0" w:rsidP="005005A0">
      <w:pPr>
        <w:pStyle w:val="CommentText"/>
      </w:pPr>
    </w:p>
    <w:p w14:paraId="1A6C3205" w14:textId="77777777" w:rsidR="005005A0" w:rsidRDefault="005005A0" w:rsidP="005005A0">
      <w:pPr>
        <w:pStyle w:val="CommentText"/>
      </w:pPr>
      <w:r>
        <w:t>Por ejemplo, cuál es la ventaja que ofrece un diseno más simple que los europeos? (capaz son más fáciles de administrar?)</w:t>
      </w:r>
    </w:p>
  </w:comment>
  <w:comment w:id="670" w:author="Stagno Izaguirre, Daniel Alejandro" w:date="2026-06-18T17:49:00Z" w:initials="DS">
    <w:p w14:paraId="044C0984" w14:textId="77777777" w:rsidR="00602AAB" w:rsidRDefault="00602AAB" w:rsidP="00602AAB">
      <w:pPr>
        <w:pStyle w:val="CommentText"/>
      </w:pPr>
      <w:r>
        <w:rPr>
          <w:rStyle w:val="CommentReference"/>
        </w:rPr>
        <w:annotationRef/>
      </w:r>
      <w:r>
        <w:t>Complementar esto con la explicación de por qué lo permite (asumo que porque se espera que en anos futuros sea rentable).</w:t>
      </w:r>
    </w:p>
  </w:comment>
  <w:comment w:id="674" w:author="Stagno Izaguirre, Daniel Alejandro" w:date="2026-06-18T17:51:00Z" w:initials="DS">
    <w:p w14:paraId="6E537859" w14:textId="77777777" w:rsidR="00D943D4" w:rsidRDefault="00D943D4" w:rsidP="00D943D4">
      <w:pPr>
        <w:pStyle w:val="CommentText"/>
      </w:pPr>
      <w:r>
        <w:rPr>
          <w:rStyle w:val="CommentReference"/>
        </w:rPr>
        <w:annotationRef/>
      </w:r>
      <w:r>
        <w:t>Incluií esto para la comparabilidad, pero es cierto? Si no, sustituir por alguna otra frase comparando.</w:t>
      </w:r>
    </w:p>
  </w:comment>
  <w:comment w:id="678" w:author="Stagno Izaguirre, Daniel Alejandro" w:date="2026-06-18T17:55:00Z" w:initials="DS">
    <w:p w14:paraId="4A2201D8" w14:textId="77777777" w:rsidR="000D2D15" w:rsidRDefault="000D2D15" w:rsidP="000D2D15">
      <w:pPr>
        <w:pStyle w:val="CommentText"/>
      </w:pPr>
      <w:r>
        <w:rPr>
          <w:rStyle w:val="CommentReference"/>
        </w:rPr>
        <w:annotationRef/>
      </w:r>
      <w:r>
        <w:t>OJO - para ser un poco más neutros, podemos incluir en este párrafo o más adelante algún punto comparativamente débil de los esquemas europeos. Tal vez en cuanto a la simplicidad del manejo/costo de implementación/sostenibilidad?</w:t>
      </w:r>
    </w:p>
  </w:comment>
  <w:comment w:id="679" w:author="Stagno Izaguirre, Daniel Alejandro" w:date="2026-06-18T18:15:00Z" w:initials="DS">
    <w:p w14:paraId="2BAF0B07" w14:textId="77777777" w:rsidR="008705D6" w:rsidRDefault="008705D6" w:rsidP="008705D6">
      <w:pPr>
        <w:pStyle w:val="CommentText"/>
      </w:pPr>
      <w:r>
        <w:rPr>
          <w:rStyle w:val="CommentReference"/>
        </w:rPr>
        <w:annotationRef/>
      </w:r>
      <w:r>
        <w:t>Muy buenas las recomendaciones.</w:t>
      </w:r>
    </w:p>
    <w:p w14:paraId="7546D2DF" w14:textId="77777777" w:rsidR="008705D6" w:rsidRDefault="008705D6" w:rsidP="008705D6">
      <w:pPr>
        <w:pStyle w:val="CommentText"/>
      </w:pPr>
    </w:p>
    <w:p w14:paraId="3914B238" w14:textId="77777777" w:rsidR="008705D6" w:rsidRDefault="008705D6" w:rsidP="008705D6">
      <w:pPr>
        <w:pStyle w:val="CommentText"/>
      </w:pPr>
      <w:r>
        <w:t>Creo que esta sección es lo principal del documento, entonces vale la pena expandir en contenido para cada recomendación (siempre nos critican que diagnosticamos mucho y luego recomendamos poco).</w:t>
      </w:r>
    </w:p>
    <w:p w14:paraId="6A05D5E6" w14:textId="77777777" w:rsidR="008705D6" w:rsidRDefault="008705D6" w:rsidP="008705D6">
      <w:pPr>
        <w:pStyle w:val="CommentText"/>
      </w:pPr>
    </w:p>
    <w:p w14:paraId="1B61668E" w14:textId="77777777" w:rsidR="008705D6" w:rsidRDefault="008705D6" w:rsidP="008705D6">
      <w:pPr>
        <w:pStyle w:val="CommentText"/>
      </w:pPr>
      <w:r>
        <w:t>Sugiero que tengamos los párrafos introductorios con las preguntas y la lógica de la sección, y luego tengamos un subtítulo para cada recomendación, y podamos incluir más detalle de lo que se recomienda, por qué se recomienda y que potenciales ventajas/requerimientos pudiese generar la recomendación.</w:t>
      </w:r>
    </w:p>
  </w:comment>
  <w:comment w:id="683" w:author="Stagno Izaguirre, Daniel Alejandro" w:date="2026-06-18T17:58:00Z" w:initials="DS">
    <w:p w14:paraId="5480EF35" w14:textId="77777777" w:rsidR="00D00909" w:rsidRDefault="00D00909" w:rsidP="00D00909">
      <w:pPr>
        <w:pStyle w:val="CommentText"/>
      </w:pPr>
      <w:r>
        <w:rPr>
          <w:rStyle w:val="CommentReference"/>
        </w:rPr>
        <w:annotationRef/>
      </w:r>
      <w:r>
        <w:t xml:space="preserve">Me parece bien esta forma de plantear la sección de recomendaciones, pero tengo una duda: son usos alternativos de los recursos?  El caso de Francia sugiera que realmente se puede apuntar a un balance entre ambos fines; si este es el caso, entonces sugiero replantear la pregunta porque no es necesariamente un suma 0. </w:t>
      </w:r>
    </w:p>
  </w:comment>
  <w:comment w:id="684" w:author="Stagno Izaguirre, Daniel Alejandro" w:date="2026-06-18T18:01:00Z" w:initials="DS">
    <w:p w14:paraId="4BDD9E63" w14:textId="77777777" w:rsidR="00013FD0" w:rsidRDefault="00013FD0" w:rsidP="00013FD0">
      <w:pPr>
        <w:pStyle w:val="CommentText"/>
      </w:pPr>
      <w:r>
        <w:rPr>
          <w:rStyle w:val="CommentReference"/>
        </w:rPr>
        <w:annotationRef/>
      </w:r>
      <w:r>
        <w:t>Releyendo esta sección, sugiero plantear múltiples preguntas en lugar de una sola. Hay elementos de diseno que buscan priorizar territorios, tecnologías o sectores, entonces eso puede ser otra pregunta para esta sección. Hay criterios de generosidad, si la situación fiscal es buena, entonces cabe todo, pero en situaciones como la actual en América Latina, de bajo espacio fiscal, cabe preguntarse qué tan generoso queremos que sea el esquema, pues esto impacta directamente sobre sostenibilidad.</w:t>
      </w:r>
    </w:p>
  </w:comment>
  <w:comment w:id="685" w:author="Stagno Izaguirre, Daniel Alejandro" w:date="2026-06-18T18:04:00Z" w:initials="DS">
    <w:p w14:paraId="631AAFC7" w14:textId="77777777" w:rsidR="009F6E8D" w:rsidRDefault="009F6E8D" w:rsidP="009F6E8D">
      <w:pPr>
        <w:pStyle w:val="CommentText"/>
      </w:pPr>
      <w:r>
        <w:rPr>
          <w:rStyle w:val="CommentReference"/>
        </w:rPr>
        <w:annotationRef/>
      </w:r>
      <w:r>
        <w:t>No es claro que significa un esquema formal y por qué no puede ser realmente incusivo. Capaz ajustar el término.</w:t>
      </w:r>
    </w:p>
  </w:comment>
  <w:comment w:id="688" w:author="Stagno Izaguirre, Daniel Alejandro" w:date="2026-06-18T18:05:00Z" w:initials="DS">
    <w:p w14:paraId="0EB508CD" w14:textId="77777777" w:rsidR="000B0A71" w:rsidRDefault="000B0A71" w:rsidP="000B0A71">
      <w:pPr>
        <w:pStyle w:val="CommentText"/>
      </w:pPr>
      <w:r>
        <w:rPr>
          <w:rStyle w:val="CommentReference"/>
        </w:rPr>
        <w:annotationRef/>
      </w:r>
      <w:r>
        <w:t>Complementar esta oración con un por qué deberian buscar este equilibrio.</w:t>
      </w:r>
    </w:p>
  </w:comment>
  <w:comment w:id="695" w:author="Stagno Izaguirre, Daniel Alejandro" w:date="2026-06-18T18:08:00Z" w:initials="DS">
    <w:p w14:paraId="101DC47C" w14:textId="77777777" w:rsidR="00AC1E47" w:rsidRDefault="00AC1E47" w:rsidP="00AC1E47">
      <w:pPr>
        <w:pStyle w:val="CommentText"/>
      </w:pPr>
      <w:r>
        <w:rPr>
          <w:rStyle w:val="CommentReference"/>
        </w:rPr>
        <w:annotationRef/>
      </w:r>
      <w:r>
        <w:t>Ajustar terminología… decir que hay que hacer algo de manera inteligente implica que lo estan haciendo de manera … no inteligente.</w:t>
      </w:r>
    </w:p>
  </w:comment>
  <w:comment w:id="696" w:author="Stagno Izaguirre, Daniel Alejandro" w:date="2026-06-18T18:12:00Z" w:initials="DS">
    <w:p w14:paraId="74F49A2B" w14:textId="77777777" w:rsidR="00B12ECC" w:rsidRDefault="00B12ECC" w:rsidP="00B12ECC">
      <w:pPr>
        <w:pStyle w:val="CommentText"/>
      </w:pPr>
      <w:r>
        <w:rPr>
          <w:rStyle w:val="CommentReference"/>
        </w:rPr>
        <w:annotationRef/>
      </w:r>
      <w:r>
        <w:t>De acuerdo, creo que podemos complementar desde varios ángulos esta parte: 1: por qué usarlo como parte de un policy mix (aunque realmente ya se usa, sería más cómo alinearlo con el policy mix para evitar solapamientos) - esto tiene que ver con el tipo de falla de mercado que se quiere abordar. 2: como complementarlo con políticas de financiación directa, o políticas de manejo de riesgo para promover el financiamiento  del mercado financiero (garantías) - pues a veces el problema no es que sea caro innovar, es que no tengo acceso a los recursos para hacerlo. 3. Alinearlo con políticas del lado de la demanda.</w:t>
      </w:r>
    </w:p>
  </w:comment>
  <w:comment w:id="717" w:author="Stagno Izaguirre, Daniel Alejandro" w:date="2026-06-19T12:35:00Z" w:initials="DS">
    <w:p w14:paraId="3F6436DB" w14:textId="77777777" w:rsidR="00942B24" w:rsidRDefault="00942B24" w:rsidP="00942B24">
      <w:pPr>
        <w:pStyle w:val="CommentText"/>
      </w:pPr>
      <w:r>
        <w:rPr>
          <w:rStyle w:val="CommentReference"/>
        </w:rPr>
        <w:annotationRef/>
      </w:r>
      <w:r>
        <w:t>Insertar referencia a la literatura que sugiere esto</w:t>
      </w:r>
    </w:p>
  </w:comment>
  <w:comment w:id="742" w:author="Stagno Izaguirre, Daniel Alejandro" w:date="2026-06-19T12:40:00Z" w:initials="DS">
    <w:p w14:paraId="423B8F73" w14:textId="77777777" w:rsidR="007C698E" w:rsidRDefault="007C698E" w:rsidP="007C698E">
      <w:pPr>
        <w:pStyle w:val="CommentText"/>
      </w:pPr>
      <w:r>
        <w:rPr>
          <w:rStyle w:val="CommentReference"/>
        </w:rPr>
        <w:annotationRef/>
      </w:r>
      <w:r>
        <w:t>Insertar un esquema para ilustrar los niveles y funciones en los que operan los tres tipos de entidades</w:t>
      </w:r>
    </w:p>
  </w:comment>
  <w:comment w:id="761" w:author="Stagno Izaguirre, Daniel Alejandro" w:date="2026-06-19T13:21:00Z" w:initials="DS">
    <w:p w14:paraId="28BA3923" w14:textId="77777777" w:rsidR="00F02AE1" w:rsidRDefault="00F02AE1" w:rsidP="00F02AE1">
      <w:pPr>
        <w:pStyle w:val="CommentText"/>
      </w:pPr>
      <w:r>
        <w:rPr>
          <w:rStyle w:val="CommentReference"/>
        </w:rPr>
        <w:annotationRef/>
      </w:r>
      <w:r>
        <w:t>Sugiero cerrar con un párrafo breve sobre ventajas o desventajas de los diferentes modelos. Por ejemplo se pudiese hablar de las capacidades técnicas de un MinCiencias vs la experiencia o capacidad de un MinHacienda para manejar incentivos. En el caso de Colombia, que combina múltiples actores, se puede hablar de la complementariedad  de actores/criterios vs la agilidad de un organismo colegiado.</w:t>
      </w:r>
    </w:p>
  </w:comment>
  <w:comment w:id="789" w:author="Stagno Izaguirre, Daniel Alejandro" w:date="2026-06-19T13:35:00Z" w:initials="DS">
    <w:p w14:paraId="66C38ABE" w14:textId="77777777" w:rsidR="003E1DAA" w:rsidRDefault="003E1DAA" w:rsidP="003E1DAA">
      <w:pPr>
        <w:pStyle w:val="CommentText"/>
      </w:pPr>
      <w:r>
        <w:rPr>
          <w:rStyle w:val="CommentReference"/>
        </w:rPr>
        <w:annotationRef/>
      </w:r>
      <w:r>
        <w:t>Esto es en Brasil o en ambos? Luego se habla solo de Portugal</w:t>
      </w:r>
    </w:p>
  </w:comment>
  <w:comment w:id="795" w:author="Stagno Izaguirre, Daniel Alejandro" w:date="2026-06-19T13:29:00Z" w:initials="DS">
    <w:p w14:paraId="02FD1118" w14:textId="77777777" w:rsidR="00290E1E" w:rsidRDefault="00CC6827" w:rsidP="00290E1E">
      <w:pPr>
        <w:pStyle w:val="CommentText"/>
      </w:pPr>
      <w:r>
        <w:rPr>
          <w:rStyle w:val="CommentReference"/>
        </w:rPr>
        <w:annotationRef/>
      </w:r>
      <w:r w:rsidR="00290E1E">
        <w:t>Complementar con explicación corta en términos simples sobre lo que implica el carácter continuo</w:t>
      </w:r>
    </w:p>
  </w:comment>
  <w:comment w:id="799" w:author="Stagno Izaguirre, Daniel Alejandro" w:date="2026-06-19T14:24:00Z" w:initials="DS">
    <w:p w14:paraId="6ECC7E35" w14:textId="77777777" w:rsidR="00EE730D" w:rsidRDefault="00EE730D" w:rsidP="00EE730D">
      <w:pPr>
        <w:pStyle w:val="CommentText"/>
      </w:pPr>
      <w:r>
        <w:rPr>
          <w:rStyle w:val="CommentReference"/>
        </w:rPr>
        <w:annotationRef/>
      </w:r>
      <w:r>
        <w:t>Me parece que ANII con dos I es la de Uruguay. Por favor verificar.</w:t>
      </w:r>
    </w:p>
  </w:comment>
  <w:comment w:id="999" w:author="Stagno Izaguirre, Daniel Alejandro" w:date="2026-06-19T14:00:00Z" w:initials="DS">
    <w:p w14:paraId="2332291B" w14:textId="77777777" w:rsidR="00DE4174" w:rsidRDefault="00DE4174" w:rsidP="00DE4174">
      <w:pPr>
        <w:pStyle w:val="CommentText"/>
      </w:pPr>
      <w:r>
        <w:rPr>
          <w:rStyle w:val="CommentReference"/>
        </w:rPr>
        <w:annotationRef/>
      </w:r>
      <w:r>
        <w:t>Por qué pueden facilitan el acceso? Sugiero complementar.</w:t>
      </w:r>
    </w:p>
  </w:comment>
  <w:comment w:id="1000" w:author="Stagno Izaguirre, Daniel Alejandro" w:date="2026-06-19T13:59:00Z" w:initials="DS">
    <w:p w14:paraId="4A776145" w14:textId="77777777" w:rsidR="00DE4174" w:rsidRDefault="00DE4174" w:rsidP="00DE4174">
      <w:pPr>
        <w:pStyle w:val="CommentText"/>
      </w:pPr>
      <w:r>
        <w:rPr>
          <w:rStyle w:val="CommentReference"/>
        </w:rPr>
        <w:annotationRef/>
      </w:r>
      <w:r>
        <w:t>Por qué pueden restringir el acceso? Sugiero complementar.</w:t>
      </w:r>
    </w:p>
  </w:comment>
  <w:comment w:id="1001" w:author="Stagno Izaguirre, Daniel Alejandro" w:date="2026-06-19T14:03:00Z" w:initials="DS">
    <w:p w14:paraId="2A05CA35" w14:textId="77777777" w:rsidR="006C6C1B" w:rsidRDefault="006C6C1B" w:rsidP="006C6C1B">
      <w:pPr>
        <w:pStyle w:val="CommentText"/>
      </w:pPr>
      <w:r>
        <w:rPr>
          <w:rStyle w:val="CommentReference"/>
        </w:rPr>
        <w:annotationRef/>
      </w:r>
      <w:r>
        <w:t>Esto es relevante. Sugiero ampliar.</w:t>
      </w:r>
    </w:p>
  </w:comment>
  <w:comment w:id="1005" w:author="Stagno Izaguirre, Daniel Alejandro" w:date="2026-06-19T14:05:00Z" w:initials="DS">
    <w:p w14:paraId="30176E37" w14:textId="77777777" w:rsidR="0091182A" w:rsidRDefault="0091182A" w:rsidP="0091182A">
      <w:pPr>
        <w:pStyle w:val="CommentText"/>
      </w:pPr>
      <w:r>
        <w:rPr>
          <w:rStyle w:val="CommentReference"/>
        </w:rPr>
        <w:annotationRef/>
      </w:r>
      <w:r>
        <w:t>Más que los gobiernos, sugiero que se use las autoridades u otro término. En todo caso es una función del Estado, no del goierno de turno.</w:t>
      </w:r>
    </w:p>
  </w:comment>
  <w:comment w:id="1017" w:author="Stagno Izaguirre, Daniel Alejandro" w:date="2026-06-19T14:22:00Z" w:initials="DS">
    <w:p w14:paraId="3C262665" w14:textId="77777777" w:rsidR="006F3E08" w:rsidRDefault="006F3E08" w:rsidP="006F3E08">
      <w:pPr>
        <w:pStyle w:val="CommentText"/>
      </w:pPr>
      <w:r>
        <w:rPr>
          <w:rStyle w:val="CommentReference"/>
        </w:rPr>
        <w:annotationRef/>
      </w:r>
      <w:r>
        <w:t>Creo que no se ha definido este Ministerio</w:t>
      </w:r>
    </w:p>
  </w:comment>
  <w:comment w:id="1029" w:author="Stagno Izaguirre, Daniel Alejandro" w:date="2026-06-19T15:14:00Z" w:initials="DS">
    <w:p w14:paraId="7DBD35B5" w14:textId="77777777" w:rsidR="009903D4" w:rsidRDefault="009903D4" w:rsidP="009903D4">
      <w:pPr>
        <w:pStyle w:val="CommentText"/>
      </w:pPr>
      <w:r>
        <w:rPr>
          <w:rStyle w:val="CommentReference"/>
        </w:rPr>
        <w:annotationRef/>
      </w:r>
      <w:r>
        <w:t xml:space="preserve">Sugiero explicar un poco esto, pues está muy amplio pero no dice cómo son capaces de balancear </w:t>
      </w:r>
    </w:p>
  </w:comment>
  <w:comment w:id="1104" w:author="Stagno Izaguirre, Daniel Alejandro" w:date="2026-06-19T15:27:00Z" w:initials="DS">
    <w:p w14:paraId="52CAC243" w14:textId="77777777" w:rsidR="008D14CD" w:rsidRDefault="008D14CD" w:rsidP="008D14CD">
      <w:pPr>
        <w:pStyle w:val="CommentText"/>
      </w:pPr>
      <w:r>
        <w:rPr>
          <w:rStyle w:val="CommentReference"/>
        </w:rPr>
        <w:annotationRef/>
      </w:r>
      <w:r>
        <w:t>Sugiero anadir nota al pie dando un poco más de detalle sobre esto. Si usan datos administrativos, tal vez se basan en discontinuidades en la regresión en lugar de análisis de diferencias en diferencias, pero sería útil mencionar el tip de herramientas que usan.</w:t>
      </w:r>
    </w:p>
  </w:comment>
  <w:comment w:id="1105" w:author="Stagno Izaguirre, Daniel Alejandro" w:date="2026-06-19T15:30:00Z" w:initials="DS">
    <w:p w14:paraId="7CF6AD6B" w14:textId="77777777" w:rsidR="0085278F" w:rsidRDefault="0085278F" w:rsidP="0085278F">
      <w:pPr>
        <w:pStyle w:val="CommentText"/>
      </w:pPr>
      <w:r>
        <w:rPr>
          <w:rStyle w:val="CommentReference"/>
        </w:rPr>
        <w:annotationRef/>
      </w:r>
      <w:r>
        <w:t xml:space="preserve">Creo que valdría la pena mencionar que se han hecho evaluaciones (o una evaluacion?) pero que no es algo sistemático. </w:t>
      </w:r>
    </w:p>
    <w:p w14:paraId="1E67CF92" w14:textId="77777777" w:rsidR="0085278F" w:rsidRDefault="0085278F" w:rsidP="0085278F">
      <w:pPr>
        <w:pStyle w:val="CommentText"/>
      </w:pPr>
    </w:p>
    <w:p w14:paraId="590743F6" w14:textId="77777777" w:rsidR="0085278F" w:rsidRDefault="0085278F" w:rsidP="0085278F">
      <w:pPr>
        <w:pStyle w:val="CommentText"/>
      </w:pPr>
      <w:r>
        <w:t>También incluir nota al pie con las referencias a los estudios/evaluaciones de los que se esta hablando.</w:t>
      </w:r>
    </w:p>
  </w:comment>
  <w:comment w:id="1114" w:author="Stagno Izaguirre, Daniel Alejandro" w:date="2026-06-19T15:44:00Z" w:initials="DS">
    <w:p w14:paraId="74C246F9" w14:textId="77777777" w:rsidR="00090495" w:rsidRDefault="00090495" w:rsidP="00090495">
      <w:pPr>
        <w:pStyle w:val="CommentText"/>
      </w:pPr>
      <w:r>
        <w:rPr>
          <w:rStyle w:val="CommentReference"/>
        </w:rPr>
        <w:annotationRef/>
      </w:r>
      <w:r>
        <w:t xml:space="preserve">Sugiero cerrar este párrafo halando un poco de qué puede estar detras de esta incapacidad para poder evaluar. Pueden vincularlo con lo que después se presentará como recomendaciones. Baja priorización en la asignación de recursos financieros a la evaluación, necesidad de fortalecer capital humano en las instituciones para generar capacidades de evaluación, uso de tecnología para facilitar evaluación, etc. </w:t>
      </w:r>
    </w:p>
    <w:p w14:paraId="5C29ABED" w14:textId="77777777" w:rsidR="00090495" w:rsidRDefault="00090495" w:rsidP="00090495">
      <w:pPr>
        <w:pStyle w:val="CommentText"/>
      </w:pPr>
    </w:p>
    <w:p w14:paraId="45B58B79" w14:textId="77777777" w:rsidR="00090495" w:rsidRDefault="00090495" w:rsidP="00090495">
      <w:pPr>
        <w:pStyle w:val="CommentText"/>
      </w:pPr>
      <w:r>
        <w:t>También sugiero comentar en alguna parte de esta sección que la evaluación de impacto para los beneficios tributarios es particularmente compleja (por ejemplo, porque parte de los impactos potenciales son externalidades y por ende difíciles de medir).</w:t>
      </w:r>
    </w:p>
    <w:p w14:paraId="60B47BC5" w14:textId="77777777" w:rsidR="00090495" w:rsidRDefault="00090495" w:rsidP="00090495">
      <w:pPr>
        <w:pStyle w:val="CommentText"/>
      </w:pPr>
    </w:p>
    <w:p w14:paraId="06FD141B" w14:textId="77777777" w:rsidR="00090495" w:rsidRDefault="00090495" w:rsidP="00090495">
      <w:pPr>
        <w:pStyle w:val="CommentText"/>
      </w:pPr>
    </w:p>
    <w:p w14:paraId="45594CD9" w14:textId="77777777" w:rsidR="00090495" w:rsidRDefault="00090495" w:rsidP="00090495">
      <w:pPr>
        <w:pStyle w:val="CommentText"/>
      </w:pPr>
      <w:r>
        <w:t xml:space="preserve">Por último: tenemos alguna evidencia de que los países estén usando datos para iterar/optimizar el diseno o implementación de sus mecanismos? O por el contrario, podemos decir que los países no ajustan periodicamente sus beneficios con base en la evidencia (por ejemplo, por rigideces institucionales)? </w:t>
      </w:r>
    </w:p>
  </w:comment>
  <w:comment w:id="1126" w:author="Stagno Izaguirre, Daniel Alejandro" w:date="2026-06-19T15:38:00Z" w:initials="DS">
    <w:p w14:paraId="0601DBA9" w14:textId="77777777" w:rsidR="003260B4" w:rsidRDefault="003260B4" w:rsidP="003260B4">
      <w:pPr>
        <w:pStyle w:val="CommentText"/>
      </w:pPr>
      <w:r>
        <w:rPr>
          <w:rStyle w:val="CommentReference"/>
        </w:rPr>
        <w:annotationRef/>
      </w:r>
      <w:r>
        <w:t>Ojo - esto está bien, pero son recomendaciones de política, no diagnóstico. Pasar a la sección correspondiente de este capítulo.</w:t>
      </w:r>
    </w:p>
  </w:comment>
  <w:comment w:id="1151" w:author="Gonzalo Castellanos" w:date="2026-04-01T14:42:00Z" w:initials="GC">
    <w:p w14:paraId="472ADC3A" w14:textId="77777777" w:rsidR="001548D8" w:rsidRDefault="001548D8" w:rsidP="001548D8">
      <w:pPr>
        <w:pStyle w:val="CommentText"/>
      </w:pPr>
      <w:r>
        <w:rPr>
          <w:rStyle w:val="CommentReference"/>
        </w:rPr>
        <w:annotationRef/>
      </w:r>
      <w:r>
        <w:t xml:space="preserve">Secciones 2.4 - 2.5 pendientes de desarrollo. </w:t>
      </w:r>
    </w:p>
  </w:comment>
  <w:comment w:id="1152" w:author="Stagno Izaguirre, Daniel Alejandro" w:date="2026-06-19T15:46:00Z" w:initials="DS">
    <w:p w14:paraId="2F35AEE9" w14:textId="77777777" w:rsidR="00B36665" w:rsidRDefault="00B36665" w:rsidP="00B36665">
      <w:pPr>
        <w:pStyle w:val="CommentText"/>
      </w:pPr>
      <w:r>
        <w:rPr>
          <w:rStyle w:val="CommentReference"/>
        </w:rPr>
        <w:annotationRef/>
      </w:r>
      <w:r>
        <w:t>Me parece que estos temas están más relacionados al capítulo previo (tal vez descontando el primero).</w:t>
      </w:r>
    </w:p>
  </w:comment>
  <w:comment w:id="1155" w:author="Stagno Izaguirre, Daniel Alejandro" w:date="2026-06-19T15:38:00Z" w:initials="DS">
    <w:p w14:paraId="08CC60DE" w14:textId="77777777" w:rsidR="00090495" w:rsidRDefault="00090495" w:rsidP="003260B4">
      <w:pPr>
        <w:pStyle w:val="CommentText"/>
      </w:pPr>
      <w:r>
        <w:rPr>
          <w:rStyle w:val="CommentReference"/>
        </w:rPr>
        <w:annotationRef/>
      </w:r>
      <w:r>
        <w:t>Ojo - esto está bien, pero son recomendaciones de política, no diagnóstico. Pasar a la sección correspondiente de este capítulo.</w:t>
      </w:r>
    </w:p>
  </w:comment>
  <w:comment w:id="1160" w:author="Gonzalo Castellanos" w:date="2026-04-01T14:43:00Z" w:initials="GC">
    <w:p w14:paraId="74605047" w14:textId="77777777" w:rsidR="00414EA9" w:rsidRDefault="00414EA9" w:rsidP="00414EA9">
      <w:pPr>
        <w:pStyle w:val="CommentText"/>
      </w:pPr>
      <w:r>
        <w:rPr>
          <w:rStyle w:val="CommentReference"/>
        </w:rPr>
        <w:annotationRef/>
      </w:r>
      <w:r>
        <w:t>Pendiente de desarrollo, a cargo de Monica. Combinar el sintesis del analisis comparado con la literatura internacional. Seguir formato y estilo narrativo de capitulos 1 y 2.</w:t>
      </w:r>
    </w:p>
  </w:comment>
  <w:comment w:id="1162" w:author="Usuario invitado" w:date="2026-04-07T14:37:00Z" w:initials="Ui">
    <w:p w14:paraId="2BE3D019" w14:textId="305EC4E7" w:rsidR="00CA4FCC" w:rsidRDefault="00CA4FCC">
      <w:pPr>
        <w:pStyle w:val="CommentText"/>
      </w:pPr>
      <w:r>
        <w:rPr>
          <w:rStyle w:val="CommentReference"/>
        </w:rPr>
        <w:annotationRef/>
      </w:r>
      <w:r w:rsidRPr="725964FD">
        <w:t xml:space="preserve">Referencias completas: </w:t>
      </w:r>
    </w:p>
    <w:p w14:paraId="24276BD4" w14:textId="171BF305" w:rsidR="00CA4FCC" w:rsidRDefault="00CA4FCC">
      <w:pPr>
        <w:pStyle w:val="CommentText"/>
      </w:pPr>
    </w:p>
    <w:p w14:paraId="6969809E" w14:textId="3DD985E1" w:rsidR="00CA4FCC" w:rsidRDefault="00CA4FCC">
      <w:pPr>
        <w:pStyle w:val="CommentText"/>
      </w:pPr>
      <w:r w:rsidRPr="6CC91582">
        <w:t xml:space="preserve">Mardones, C. (2020). Effect of R&amp;D subsidies and tax credits on the innovative processes of Chilean firms. </w:t>
      </w:r>
      <w:r w:rsidRPr="6B92B4DE">
        <w:rPr>
          <w:i/>
          <w:iCs/>
        </w:rPr>
        <w:t>Academia Revista Latinoamericana de Administración</w:t>
      </w:r>
      <w:r w:rsidRPr="1F1DF879">
        <w:t xml:space="preserve">, 33(3/4), 517–534. </w:t>
      </w:r>
      <w:hyperlink r:id="rId1">
        <w:r w:rsidRPr="0B1EC35B">
          <w:rPr>
            <w:rStyle w:val="Hyperlink"/>
          </w:rPr>
          <w:t>https://doi.org/10.1108/ARLA-08-2020-0181.</w:t>
        </w:r>
      </w:hyperlink>
    </w:p>
    <w:p w14:paraId="6414BAA6" w14:textId="20A5E9D5" w:rsidR="00CA4FCC" w:rsidRDefault="00CA4FCC">
      <w:pPr>
        <w:pStyle w:val="CommentText"/>
      </w:pPr>
    </w:p>
    <w:p w14:paraId="34601113" w14:textId="58FEDAE2" w:rsidR="00CA4FCC" w:rsidRDefault="00CA4FCC">
      <w:pPr>
        <w:pStyle w:val="CommentText"/>
      </w:pPr>
      <w:r w:rsidRPr="6B462214">
        <w:t xml:space="preserve">Mardones, C., &amp; Madrid Becerra, N. (2020). Ex-post evaluation of the R&amp;D tax incentive law in Chile. </w:t>
      </w:r>
      <w:r w:rsidRPr="1C90C52A">
        <w:rPr>
          <w:i/>
          <w:iCs/>
        </w:rPr>
        <w:t>Academia Revista Latinoamericana de Administración</w:t>
      </w:r>
      <w:r w:rsidRPr="09214C58">
        <w:t xml:space="preserve">, 33(3/4), 337–359. </w:t>
      </w:r>
    </w:p>
    <w:p w14:paraId="5453E2A4" w14:textId="4F363954" w:rsidR="00CA4FCC" w:rsidRDefault="00CA4FCC">
      <w:pPr>
        <w:pStyle w:val="CommentText"/>
      </w:pPr>
    </w:p>
    <w:p w14:paraId="4FEA7809" w14:textId="7C3F4134" w:rsidR="00CA4FCC" w:rsidRDefault="00CA4FCC">
      <w:pPr>
        <w:pStyle w:val="CommentText"/>
      </w:pPr>
      <w:r w:rsidRPr="71F5FA50">
        <w:t>https://doi.org/10.1108/ARLA-03-2019-0092.</w:t>
      </w:r>
    </w:p>
    <w:p w14:paraId="0FF8399E" w14:textId="683F5B64" w:rsidR="00CA4FCC" w:rsidRDefault="00CA4FCC">
      <w:pPr>
        <w:pStyle w:val="CommentText"/>
      </w:pPr>
      <w:r w:rsidRPr="5100DBC1">
        <w:t xml:space="preserve">Ministerio de Economía. (2011). </w:t>
      </w:r>
      <w:r w:rsidRPr="1F8AD33F">
        <w:rPr>
          <w:i/>
          <w:iCs/>
        </w:rPr>
        <w:t>Ampliación del incentivo tributario a la investigación y desarrollo (I+D)</w:t>
      </w:r>
      <w:r w:rsidRPr="79B1F25D">
        <w:t xml:space="preserve">. Gobierno de Chile. </w:t>
      </w:r>
      <w:hyperlink r:id="rId2">
        <w:r w:rsidRPr="768361A4">
          <w:rPr>
            <w:rStyle w:val="Hyperlink"/>
          </w:rPr>
          <w:t>https://www.economia.gob.cl/wp-content/uploads/2011/02/Presentaci%C3%B3n-Ley-I+D-Prensa.pdf.</w:t>
        </w:r>
      </w:hyperlink>
    </w:p>
    <w:p w14:paraId="1AEA4FA0" w14:textId="5D409989" w:rsidR="00CA4FCC" w:rsidRDefault="00CA4FCC">
      <w:pPr>
        <w:pStyle w:val="CommentText"/>
      </w:pPr>
    </w:p>
    <w:p w14:paraId="0171EBEE" w14:textId="4B8FFC65" w:rsidR="00CA4FCC" w:rsidRDefault="00CA4FCC">
      <w:pPr>
        <w:pStyle w:val="CommentText"/>
      </w:pPr>
      <w:r w:rsidRPr="7DFCFB3D">
        <w:t xml:space="preserve">Mohnen, P., &amp; Olivari, J. (2013, 7 de febrero). </w:t>
      </w:r>
      <w:r w:rsidRPr="3B6D044A">
        <w:rPr>
          <w:i/>
          <w:iCs/>
        </w:rPr>
        <w:t>The R&amp;D Tax Credit of Chile: A Baseline Study</w:t>
      </w:r>
      <w:r w:rsidRPr="55CD722C">
        <w:t xml:space="preserve">. United Nations University - MERIT &amp; Maastricht University. </w:t>
      </w:r>
      <w:hyperlink r:id="rId3">
        <w:r w:rsidRPr="49FE746F">
          <w:rPr>
            <w:rStyle w:val="Hyperlink"/>
          </w:rPr>
          <w:t>https://datainnovacion.cl/sources/pdf/Estudio%20Cr%C3%A9dito%20tributario%20en%20Investigaci%C3%B3n%20y%20Desarrollo%20(2012).pdf</w:t>
        </w:r>
      </w:hyperlink>
    </w:p>
    <w:p w14:paraId="24C6FF10" w14:textId="79D81276" w:rsidR="00CA4FCC" w:rsidRDefault="00CA4FCC">
      <w:pPr>
        <w:pStyle w:val="CommentText"/>
      </w:pPr>
    </w:p>
  </w:comment>
  <w:comment w:id="1169" w:author="Usuario invitado" w:date="2026-04-07T14:42:00Z" w:initials="Ui">
    <w:p w14:paraId="438711F1" w14:textId="4664825C" w:rsidR="00CA4FCC" w:rsidRDefault="00CA4FCC">
      <w:pPr>
        <w:pStyle w:val="CommentText"/>
      </w:pPr>
      <w:r>
        <w:rPr>
          <w:rStyle w:val="CommentReference"/>
        </w:rPr>
        <w:annotationRef/>
      </w:r>
      <w:r w:rsidRPr="28BF640D">
        <w:t xml:space="preserve">Departamento Nacional de Planeación (DNP). (2025). </w:t>
      </w:r>
      <w:r w:rsidRPr="39E2A3CD">
        <w:rPr>
          <w:i/>
          <w:iCs/>
        </w:rPr>
        <w:t>Evaluación de Impacto del Programa de Beneficios Tributarios sobre el empleo, las patentes y las exportaciones</w:t>
      </w:r>
      <w:r w:rsidRPr="5C51A7A2">
        <w:t xml:space="preserve">. Bogotá, Colombia. </w:t>
      </w:r>
    </w:p>
    <w:p w14:paraId="1E817E86" w14:textId="54CA8D7A" w:rsidR="00CA4FCC" w:rsidRDefault="00CA4FCC">
      <w:pPr>
        <w:pStyle w:val="CommentText"/>
      </w:pPr>
      <w:hyperlink r:id="rId4">
        <w:r w:rsidRPr="2FCCBA49">
          <w:rPr>
            <w:rStyle w:val="Hyperlink"/>
          </w:rPr>
          <w:t>https://colaboracion.dnp.gov.co/CDT/Sinergia/Documentos/Eval_impacto_beneficios_tributarios_inversiones_CTI_informe.pdf.</w:t>
        </w:r>
      </w:hyperlink>
    </w:p>
    <w:p w14:paraId="34D24D08" w14:textId="17695E4C" w:rsidR="00CA4FCC" w:rsidRDefault="00CA4FCC">
      <w:pPr>
        <w:pStyle w:val="CommentText"/>
      </w:pPr>
    </w:p>
    <w:p w14:paraId="1FEEC029" w14:textId="2759E5AC" w:rsidR="00CA4FCC" w:rsidRDefault="00CA4FCC">
      <w:pPr>
        <w:pStyle w:val="CommentText"/>
      </w:pPr>
      <w:r w:rsidRPr="31EF11E0">
        <w:t xml:space="preserve">Mercer-Blackman, V. (2008). </w:t>
      </w:r>
      <w:r w:rsidRPr="19D44FCA">
        <w:rPr>
          <w:i/>
          <w:iCs/>
        </w:rPr>
        <w:t>The Impact of Research and Development Tax Incentives on Colombia’s Manufacturing Sector: What Difference Do They Make?</w:t>
      </w:r>
      <w:r w:rsidRPr="69214555">
        <w:t xml:space="preserve"> IMF Working Paper WP/08/178. Fondo Monetario Internacional.</w:t>
      </w:r>
    </w:p>
    <w:p w14:paraId="5B3C97FD" w14:textId="2A37F2D5" w:rsidR="00CA4FCC" w:rsidRDefault="00CA4FCC">
      <w:pPr>
        <w:pStyle w:val="CommentText"/>
      </w:pPr>
    </w:p>
    <w:p w14:paraId="76EC19FE" w14:textId="2575B8C9" w:rsidR="00CA4FCC" w:rsidRDefault="00CA4FCC">
      <w:pPr>
        <w:pStyle w:val="CommentText"/>
      </w:pPr>
      <w:r w:rsidRPr="0398A9A7">
        <w:t xml:space="preserve">Ministerio de Ciencia, Tecnología e Innovación (MinCiencias). (2025). </w:t>
      </w:r>
      <w:r w:rsidRPr="711D8C37">
        <w:rPr>
          <w:i/>
          <w:iCs/>
        </w:rPr>
        <w:t>Documento de Tipología de Proyectos de carácter científico, tecnológico o de innovación (Versión 8)</w:t>
      </w:r>
      <w:r w:rsidRPr="52FFBCDE">
        <w:t>. Bogotá, Colombia.</w:t>
      </w:r>
    </w:p>
    <w:p w14:paraId="127ED529" w14:textId="48D39038" w:rsidR="00CA4FCC" w:rsidRDefault="00CA4FCC">
      <w:pPr>
        <w:pStyle w:val="CommentText"/>
      </w:pPr>
    </w:p>
    <w:p w14:paraId="2446BA63" w14:textId="1FAF18C9" w:rsidR="00CA4FCC" w:rsidRDefault="00CA4FCC">
      <w:pPr>
        <w:pStyle w:val="CommentText"/>
      </w:pPr>
      <w:r w:rsidRPr="5A08A609">
        <w:t xml:space="preserve">Ministerio de Ciencia, Tecnología e Innovación (MinCiencias). (s.f.). </w:t>
      </w:r>
      <w:r w:rsidRPr="2A7EA05F">
        <w:rPr>
          <w:i/>
          <w:iCs/>
        </w:rPr>
        <w:t>Beneficios Tributarios en CTeI</w:t>
      </w:r>
      <w:r w:rsidRPr="57DA9296">
        <w:t xml:space="preserve">. Recuperado de </w:t>
      </w:r>
      <w:hyperlink r:id="rId5">
        <w:r w:rsidRPr="18A946B4">
          <w:rPr>
            <w:rStyle w:val="Hyperlink"/>
          </w:rPr>
          <w:t>https://minciencias.gov.co/viceministerios/conocimiento/direccion_transferencia/beneficios-tributarios.</w:t>
        </w:r>
      </w:hyperlink>
    </w:p>
    <w:p w14:paraId="27E5F4F3" w14:textId="0819A163" w:rsidR="00CA4FCC" w:rsidRDefault="00CA4FCC">
      <w:pPr>
        <w:pStyle w:val="CommentText"/>
      </w:pPr>
    </w:p>
    <w:p w14:paraId="34691223" w14:textId="301E4D88" w:rsidR="00CA4FCC" w:rsidRDefault="00CA4FCC">
      <w:pPr>
        <w:pStyle w:val="CommentText"/>
      </w:pPr>
      <w:r w:rsidRPr="15BB29CD">
        <w:t xml:space="preserve">Parra, M. (2013). </w:t>
      </w:r>
      <w:r w:rsidRPr="14F4AE79">
        <w:rPr>
          <w:i/>
          <w:iCs/>
        </w:rPr>
        <w:t>RG-T1832 Consultoría Banco Interamericano de Desarrollo: Evaluación del caso colombiano</w:t>
      </w:r>
      <w:r w:rsidRPr="66B3F0E7">
        <w:t xml:space="preserve">. Banco Interamericano de Desarrollo. </w:t>
      </w:r>
    </w:p>
  </w:comment>
  <w:comment w:id="1170" w:author="Usuario invitado" w:date="2026-04-07T14:47:00Z" w:initials="Ui">
    <w:p w14:paraId="3C8A35F4" w14:textId="537080B5" w:rsidR="00CA4FCC" w:rsidRDefault="00CA4FCC">
      <w:pPr>
        <w:pStyle w:val="CommentText"/>
      </w:pPr>
      <w:r>
        <w:rPr>
          <w:rStyle w:val="CommentReference"/>
        </w:rPr>
        <w:annotationRef/>
      </w:r>
      <w:r w:rsidRPr="0D2CBD8E">
        <w:t xml:space="preserve">Gama, D., &amp; Nogueira, H. (2023). Impact assessment of innovation tax incentives in Brazil. </w:t>
      </w:r>
      <w:r w:rsidRPr="7F6D2FB2">
        <w:rPr>
          <w:i/>
          <w:iCs/>
        </w:rPr>
        <w:t>Innovation &amp; Management Review</w:t>
      </w:r>
      <w:r w:rsidRPr="15D32098">
        <w:t xml:space="preserve">, 20(1), 28-42. </w:t>
      </w:r>
      <w:hyperlink r:id="rId6">
        <w:r w:rsidRPr="27085AA6">
          <w:rPr>
            <w:rStyle w:val="Hyperlink"/>
          </w:rPr>
          <w:t>https://doi.org/10.1108/INMR-11-2020-0167.</w:t>
        </w:r>
      </w:hyperlink>
    </w:p>
    <w:p w14:paraId="52FDEB54" w14:textId="115E0F25" w:rsidR="00CA4FCC" w:rsidRDefault="00CA4FCC">
      <w:pPr>
        <w:pStyle w:val="CommentText"/>
      </w:pPr>
    </w:p>
    <w:p w14:paraId="60020905" w14:textId="32599709" w:rsidR="00CA4FCC" w:rsidRDefault="00CA4FCC">
      <w:pPr>
        <w:pStyle w:val="CommentText"/>
      </w:pPr>
      <w:r w:rsidRPr="4E53A320">
        <w:t xml:space="preserve">Ministério da Ciência, Tecnologia e Inovação [MCTI]. (2023). </w:t>
      </w:r>
      <w:r w:rsidRPr="00B936BB">
        <w:rPr>
          <w:i/>
          <w:iCs/>
        </w:rPr>
        <w:t>O que é a Lei do Bem</w:t>
      </w:r>
      <w:r w:rsidRPr="2E9070CC">
        <w:t xml:space="preserve">. Brasília: Gobierno de Brasil. Recuperado de </w:t>
      </w:r>
      <w:hyperlink r:id="rId7">
        <w:r w:rsidRPr="5D276B33">
          <w:rPr>
            <w:rStyle w:val="Hyperlink"/>
          </w:rPr>
          <w:t>https://www.gov.br/mcti/pt-br/acompanhe-o-mcti/lei-do-bem/paginas/o-que-e-a-lei-do-bem.</w:t>
        </w:r>
      </w:hyperlink>
    </w:p>
    <w:p w14:paraId="2F372445" w14:textId="23CA2418" w:rsidR="00CA4FCC" w:rsidRDefault="00CA4FCC">
      <w:pPr>
        <w:pStyle w:val="CommentText"/>
      </w:pPr>
    </w:p>
    <w:p w14:paraId="7BF8BD8C" w14:textId="1B4485AD" w:rsidR="00CA4FCC" w:rsidRDefault="00CA4FCC">
      <w:pPr>
        <w:pStyle w:val="CommentText"/>
      </w:pPr>
      <w:r w:rsidRPr="1835FECD">
        <w:t xml:space="preserve">Ministério da Ciência, Tecnologia e Inovação [MCTI]. (2025). </w:t>
      </w:r>
      <w:r w:rsidRPr="6D845433">
        <w:rPr>
          <w:i/>
          <w:iCs/>
        </w:rPr>
        <w:t>Lei do Bem: Duas décadas de fomento à inovação no Brasil (2005-2025)</w:t>
      </w:r>
      <w:r w:rsidRPr="6B9A8A45">
        <w:t>. Brasília: MCTI/UNESCO.</w:t>
      </w:r>
    </w:p>
    <w:p w14:paraId="1967DA2F" w14:textId="48652E12" w:rsidR="00CA4FCC" w:rsidRDefault="00CA4FCC">
      <w:pPr>
        <w:pStyle w:val="CommentText"/>
      </w:pPr>
    </w:p>
    <w:p w14:paraId="3E641F7A" w14:textId="05C7CFFB" w:rsidR="00CA4FCC" w:rsidRDefault="00CA4FCC">
      <w:pPr>
        <w:pStyle w:val="CommentText"/>
      </w:pPr>
      <w:r w:rsidRPr="54F054DF">
        <w:t xml:space="preserve">Parra, M. (2013). </w:t>
      </w:r>
      <w:r w:rsidRPr="04F89DB8">
        <w:rPr>
          <w:i/>
          <w:iCs/>
        </w:rPr>
        <w:t>Exenciones fiscales para la I+D+i: Experiencias en América Latina y retos pendientes</w:t>
      </w:r>
      <w:r w:rsidRPr="7E13497E">
        <w:t xml:space="preserve">. Banco Interamericano de Desarrollo. Recuperado de: </w:t>
      </w:r>
      <w:hyperlink r:id="rId8">
        <w:r w:rsidRPr="5CEFAB14">
          <w:rPr>
            <w:rStyle w:val="Hyperlink"/>
          </w:rPr>
          <w:t>https://publications.iadb.org/es/exenciones-fiscales-para-la-idi-experiencias-en-america-latina-y-retos-pendienteshttps://publications.iadb.org/es/exenciones-fiscales-para-la-idi-experiencias-en-america-latina-y-retos-pendientes</w:t>
        </w:r>
      </w:hyperlink>
      <w:r w:rsidRPr="4F4F8484">
        <w:t xml:space="preserve">  </w:t>
      </w:r>
    </w:p>
  </w:comment>
  <w:comment w:id="1173" w:author="Usuario invitado" w:date="2026-04-07T14:53:00Z" w:initials="Ui">
    <w:p w14:paraId="2145BCC8" w14:textId="02F1C2AE" w:rsidR="00CA4FCC" w:rsidRDefault="00CA4FCC">
      <w:pPr>
        <w:pStyle w:val="CommentText"/>
      </w:pPr>
      <w:r>
        <w:rPr>
          <w:rStyle w:val="CommentReference"/>
        </w:rPr>
        <w:annotationRef/>
      </w:r>
      <w:r w:rsidRPr="4425BF1F">
        <w:t xml:space="preserve">AIReF. (2020). </w:t>
      </w:r>
      <w:r w:rsidRPr="0C9E24FF">
        <w:rPr>
          <w:i/>
          <w:iCs/>
        </w:rPr>
        <w:t>Beneficio Fiscal: Deducción por I+D+i en el Impuesto sobre Sociedades</w:t>
      </w:r>
      <w:r w:rsidRPr="29CC93BE">
        <w:t>. Madrid: Autoridad Independiente de Responsabilidad Fiscal.</w:t>
      </w:r>
    </w:p>
    <w:p w14:paraId="13CB8A1B" w14:textId="6730EEBC" w:rsidR="00CA4FCC" w:rsidRDefault="00CA4FCC">
      <w:pPr>
        <w:pStyle w:val="CommentText"/>
      </w:pPr>
    </w:p>
    <w:p w14:paraId="68DCE4BB" w14:textId="6CB7B424" w:rsidR="00CA4FCC" w:rsidRDefault="00CA4FCC">
      <w:pPr>
        <w:pStyle w:val="CommentText"/>
      </w:pPr>
      <w:r w:rsidRPr="4239ECBD">
        <w:t xml:space="preserve">Arqué-Castells, P., &amp; Mohnen, P. (2011). </w:t>
      </w:r>
      <w:r w:rsidRPr="4E88BC4E">
        <w:rPr>
          <w:i/>
          <w:iCs/>
        </w:rPr>
        <w:t>How can subsidies be effectively used to induce entry into R&amp;D? Micro-dynamic evidence from Spain</w:t>
      </w:r>
      <w:r w:rsidRPr="440DCA21">
        <w:t>. International workshop on R&amp;D Policy Impact Evaluation, Paris. (Citado en Köhler et al., 2012).</w:t>
      </w:r>
    </w:p>
    <w:p w14:paraId="15BF6F6B" w14:textId="1260B174" w:rsidR="00CA4FCC" w:rsidRDefault="00CA4FCC">
      <w:pPr>
        <w:pStyle w:val="CommentText"/>
      </w:pPr>
    </w:p>
    <w:p w14:paraId="067197C8" w14:textId="169273A9" w:rsidR="00CA4FCC" w:rsidRDefault="00CA4FCC">
      <w:pPr>
        <w:pStyle w:val="CommentText"/>
      </w:pPr>
      <w:r w:rsidRPr="6E645AB2">
        <w:t xml:space="preserve">Corchuelo, M. B. (2009). </w:t>
      </w:r>
      <w:r w:rsidRPr="211AFC90">
        <w:rPr>
          <w:i/>
          <w:iCs/>
        </w:rPr>
        <w:t>The effects of fiscal incentives for R&amp;D in Spain</w:t>
      </w:r>
      <w:r w:rsidRPr="1941F051">
        <w:t>. Working Paper 09-23. Universidad Carlos III de Madrid.</w:t>
      </w:r>
    </w:p>
    <w:p w14:paraId="5DB8135A" w14:textId="377056B7" w:rsidR="00CA4FCC" w:rsidRDefault="00CA4FCC">
      <w:pPr>
        <w:pStyle w:val="CommentText"/>
      </w:pPr>
    </w:p>
    <w:p w14:paraId="3FF5CD7C" w14:textId="5E7456DC" w:rsidR="00CA4FCC" w:rsidRDefault="00CA4FCC">
      <w:pPr>
        <w:pStyle w:val="CommentText"/>
      </w:pPr>
      <w:r w:rsidRPr="0441199E">
        <w:t xml:space="preserve">Labeaga, J. M., Martínez-Ros, E., Sanchis, A., &amp; Sanchis, J. (2021). Does persistence in using R&amp;D tax credits help to achieve product innovations? </w:t>
      </w:r>
      <w:r w:rsidRPr="616DAB7A">
        <w:rPr>
          <w:i/>
          <w:iCs/>
        </w:rPr>
        <w:t>Technological Forecasting &amp; Social Change</w:t>
      </w:r>
      <w:r w:rsidRPr="086312D1">
        <w:t>, 173.</w:t>
      </w:r>
    </w:p>
    <w:p w14:paraId="77C5CCC7" w14:textId="30DDFDB1" w:rsidR="00CA4FCC" w:rsidRDefault="00CA4FCC">
      <w:pPr>
        <w:pStyle w:val="CommentText"/>
      </w:pPr>
    </w:p>
    <w:p w14:paraId="3E4118BF" w14:textId="4B4298A3" w:rsidR="00CA4FCC" w:rsidRDefault="00CA4FCC">
      <w:pPr>
        <w:pStyle w:val="CommentText"/>
      </w:pPr>
      <w:r w:rsidRPr="3C9CFC52">
        <w:t xml:space="preserve">Martínez-Ros, E., &amp; Kunapatarawong, R. (2019). The impact of innovation and green fiscal incentives on employment in Spain. </w:t>
      </w:r>
      <w:r w:rsidRPr="56905234">
        <w:rPr>
          <w:i/>
          <w:iCs/>
        </w:rPr>
        <w:t>Hacienda Pública Española / Review of Public Economics</w:t>
      </w:r>
      <w:r w:rsidRPr="7AA7D421">
        <w:t>, 231(4), 125-154.</w:t>
      </w:r>
    </w:p>
    <w:p w14:paraId="051A0897" w14:textId="3AD1CD64" w:rsidR="00CA4FCC" w:rsidRDefault="00CA4FCC">
      <w:pPr>
        <w:pStyle w:val="CommentText"/>
      </w:pPr>
    </w:p>
    <w:p w14:paraId="497B88E4" w14:textId="0DC049F1" w:rsidR="00CA4FCC" w:rsidRDefault="00CA4FCC">
      <w:pPr>
        <w:pStyle w:val="CommentText"/>
      </w:pPr>
      <w:r w:rsidRPr="7C4329BF">
        <w:t xml:space="preserve">MICIU. (2025). </w:t>
      </w:r>
      <w:r w:rsidRPr="5C8DA5C5">
        <w:rPr>
          <w:i/>
          <w:iCs/>
        </w:rPr>
        <w:t>Informes motivados para deducciones fiscales por actividades de I+D+i 2023 (Ejercicio Fiscal 2022)</w:t>
      </w:r>
      <w:r w:rsidRPr="4A8AB7A9">
        <w:t>. Madrid: Ministerio de Ciencia, Innovación y Universidades.</w:t>
      </w:r>
    </w:p>
  </w:comment>
  <w:comment w:id="1174" w:author="Usuario invitado" w:date="2026-04-07T14:55:00Z" w:initials="Ui">
    <w:p w14:paraId="695B9860" w14:textId="602F9226" w:rsidR="00CA4FCC" w:rsidRDefault="00CA4FCC">
      <w:pPr>
        <w:pStyle w:val="CommentText"/>
      </w:pPr>
      <w:r>
        <w:rPr>
          <w:rStyle w:val="CommentReference"/>
        </w:rPr>
        <w:annotationRef/>
      </w:r>
      <w:r w:rsidRPr="5B3600E1">
        <w:t xml:space="preserve">Agência Nacional de Inovação. (2024). </w:t>
      </w:r>
      <w:r w:rsidRPr="126D52E0">
        <w:rPr>
          <w:i/>
          <w:iCs/>
        </w:rPr>
        <w:t>Guia Prático: Preenchimento de candidaturas ao SIFIDE</w:t>
      </w:r>
      <w:r w:rsidRPr="656537F3">
        <w:t>. Lisboa, Portugal.</w:t>
      </w:r>
    </w:p>
    <w:p w14:paraId="24C79BB7" w14:textId="0EB98089" w:rsidR="00CA4FCC" w:rsidRDefault="00CA4FCC">
      <w:pPr>
        <w:pStyle w:val="CommentText"/>
      </w:pPr>
    </w:p>
    <w:p w14:paraId="583398B4" w14:textId="7E312362" w:rsidR="00CA4FCC" w:rsidRDefault="00CA4FCC">
      <w:pPr>
        <w:pStyle w:val="CommentText"/>
      </w:pPr>
      <w:r w:rsidRPr="0BEAFEEF">
        <w:t xml:space="preserve">Agência Nacional de Inovação. (2025). </w:t>
      </w:r>
      <w:r w:rsidRPr="6E8EEE11">
        <w:rPr>
          <w:i/>
          <w:iCs/>
        </w:rPr>
        <w:t>SIFIDE KEY INDICATORS</w:t>
      </w:r>
      <w:r w:rsidRPr="0EA7DD37">
        <w:t xml:space="preserve">. Recuperado de </w:t>
      </w:r>
      <w:hyperlink r:id="rId9">
        <w:r w:rsidRPr="541840FA">
          <w:rPr>
            <w:rStyle w:val="Hyperlink"/>
          </w:rPr>
          <w:t>https://ani.pt/en/sifide-system-of-tax-incentives-for-business-rd/.</w:t>
        </w:r>
      </w:hyperlink>
    </w:p>
    <w:p w14:paraId="218DDAF8" w14:textId="0C36353F" w:rsidR="00CA4FCC" w:rsidRDefault="00CA4FCC">
      <w:pPr>
        <w:pStyle w:val="CommentText"/>
      </w:pPr>
    </w:p>
    <w:p w14:paraId="3871899A" w14:textId="13D1BF3C" w:rsidR="00CA4FCC" w:rsidRDefault="00CA4FCC">
      <w:pPr>
        <w:pStyle w:val="CommentText"/>
      </w:pPr>
      <w:r w:rsidRPr="72D572C1">
        <w:t xml:space="preserve">Bessone, R., Martins, A., &amp; Nogueira, G. (2021). </w:t>
      </w:r>
      <w:r w:rsidRPr="76176EDC">
        <w:rPr>
          <w:i/>
          <w:iCs/>
        </w:rPr>
        <w:t>The impact of R&amp;D tax incentives in Portugal</w:t>
      </w:r>
      <w:r w:rsidRPr="0FC2FF54">
        <w:t>. National Productivity Board (Conselho Para a Produtividade).</w:t>
      </w:r>
    </w:p>
    <w:p w14:paraId="0513D812" w14:textId="7C27B78D" w:rsidR="00CA4FCC" w:rsidRDefault="00CA4FCC">
      <w:pPr>
        <w:pStyle w:val="CommentText"/>
      </w:pPr>
    </w:p>
    <w:p w14:paraId="724F40AC" w14:textId="2BE64B22" w:rsidR="00CA4FCC" w:rsidRDefault="00CA4FCC">
      <w:pPr>
        <w:pStyle w:val="CommentText"/>
      </w:pPr>
      <w:r w:rsidRPr="0A39FDE2">
        <w:t xml:space="preserve">Mamede, R. P., &amp; Simões, T. (2019). </w:t>
      </w:r>
      <w:r w:rsidRPr="45B1A516">
        <w:rPr>
          <w:i/>
          <w:iCs/>
        </w:rPr>
        <w:t>The effectiveness of R&amp;D tax incentives in Portugal</w:t>
      </w:r>
      <w:r w:rsidRPr="04A2155D">
        <w:t>. (Citado en Bessone et al., 2021).</w:t>
      </w:r>
    </w:p>
    <w:p w14:paraId="3A504655" w14:textId="0AB21758" w:rsidR="00CA4FCC" w:rsidRDefault="00CA4FCC">
      <w:pPr>
        <w:pStyle w:val="CommentText"/>
      </w:pPr>
    </w:p>
    <w:p w14:paraId="5BCBA42A" w14:textId="681EF417" w:rsidR="00CA4FCC" w:rsidRDefault="00CA4FCC">
      <w:pPr>
        <w:pStyle w:val="CommentText"/>
      </w:pPr>
      <w:r w:rsidRPr="162EE553">
        <w:t xml:space="preserve">Paredes, A., &amp; Damásio, B. (2024). </w:t>
      </w:r>
      <w:r w:rsidRPr="1F07E5DB">
        <w:rPr>
          <w:i/>
          <w:iCs/>
        </w:rPr>
        <w:t>Micro-Level Insights into the Impact of R&amp;D Tax Credits on Firm Behavior in the Portuguese Services Industry</w:t>
      </w:r>
      <w:r w:rsidRPr="5BF0D432">
        <w:t>. 9th International Scientific-Business Conference LIMEN 2023.</w:t>
      </w:r>
    </w:p>
    <w:p w14:paraId="0CBF255C" w14:textId="5F000ED8" w:rsidR="00CA4FCC" w:rsidRDefault="00CA4FCC">
      <w:pPr>
        <w:pStyle w:val="CommentText"/>
      </w:pPr>
    </w:p>
    <w:p w14:paraId="0B2A9C3C" w14:textId="192B3E72" w:rsidR="00CA4FCC" w:rsidRDefault="00CA4FCC">
      <w:pPr>
        <w:pStyle w:val="CommentText"/>
      </w:pPr>
      <w:r w:rsidRPr="4CE8F64F">
        <w:t xml:space="preserve">Paredes, A., Vasconcelos, C., &amp; Damásio, B. (2025). Examining the Impact of R&amp;D Tax Credits on Employment Growth Across Economic Sectors. </w:t>
      </w:r>
      <w:r w:rsidRPr="21263846">
        <w:rPr>
          <w:i/>
          <w:iCs/>
        </w:rPr>
        <w:t>Emerging Science Journal</w:t>
      </w:r>
      <w:r w:rsidRPr="24B60957">
        <w:t>, 9(2), 677-699.</w:t>
      </w:r>
    </w:p>
  </w:comment>
  <w:comment w:id="1175" w:author="Usuario invitado" w:date="2026-04-07T15:11:00Z" w:initials="Ui">
    <w:p w14:paraId="02C6D7E0" w14:textId="21823FA1" w:rsidR="00CA4FCC" w:rsidRDefault="00CA4FCC">
      <w:pPr>
        <w:pStyle w:val="CommentText"/>
      </w:pPr>
      <w:r>
        <w:rPr>
          <w:rStyle w:val="CommentReference"/>
        </w:rPr>
        <w:annotationRef/>
      </w:r>
      <w:r w:rsidRPr="727C5B7B">
        <w:t xml:space="preserve">Bach, L., Bozio, A., Guillouzouic, A., Malgouyres, C., &amp; Serrano-Velarde, N. (2021). </w:t>
      </w:r>
      <w:r w:rsidRPr="52268F71">
        <w:rPr>
          <w:i/>
          <w:iCs/>
        </w:rPr>
        <w:t>Les impacts du crédit impôt recherche sur la performance économique des entreprises</w:t>
      </w:r>
      <w:r w:rsidRPr="3621667C">
        <w:t>. Rapport IPP, 33.</w:t>
      </w:r>
    </w:p>
    <w:p w14:paraId="3C6C1074" w14:textId="7792E9DB" w:rsidR="00CA4FCC" w:rsidRDefault="00CA4FCC">
      <w:pPr>
        <w:pStyle w:val="CommentText"/>
      </w:pPr>
    </w:p>
    <w:p w14:paraId="1E9776CE" w14:textId="7BB7C736" w:rsidR="00CA4FCC" w:rsidRDefault="00CA4FCC">
      <w:pPr>
        <w:pStyle w:val="CommentText"/>
      </w:pPr>
      <w:r w:rsidRPr="06D329C5">
        <w:t xml:space="preserve">Bozio, A., Cottet, S., &amp; Py, L. (2019). </w:t>
      </w:r>
      <w:r w:rsidRPr="7DD46FE6">
        <w:rPr>
          <w:i/>
          <w:iCs/>
        </w:rPr>
        <w:t>Evaluation d’impact de la réforme 2008 du crédit impôt recherche</w:t>
      </w:r>
      <w:r w:rsidRPr="72EC2C60">
        <w:t>. Rapport IPP, 22.</w:t>
      </w:r>
    </w:p>
    <w:p w14:paraId="3E555717" w14:textId="0F51D3AF" w:rsidR="00CA4FCC" w:rsidRDefault="00CA4FCC">
      <w:pPr>
        <w:pStyle w:val="CommentText"/>
      </w:pPr>
    </w:p>
    <w:p w14:paraId="29DFF589" w14:textId="69BCBEB8" w:rsidR="00CA4FCC" w:rsidRDefault="00CA4FCC">
      <w:pPr>
        <w:pStyle w:val="CommentText"/>
      </w:pPr>
      <w:r w:rsidRPr="35B44064">
        <w:t xml:space="preserve">Mairesse, J., &amp; Mulkay, B. (2008). </w:t>
      </w:r>
      <w:r w:rsidRPr="4CBCF84E">
        <w:rPr>
          <w:i/>
          <w:iCs/>
        </w:rPr>
        <w:t>Financing R&amp;D Through Tax Credit in France</w:t>
      </w:r>
      <w:r w:rsidRPr="0C894F6B">
        <w:t xml:space="preserve">. Citado en Parra, M. (2013). </w:t>
      </w:r>
      <w:r w:rsidRPr="636BF064">
        <w:rPr>
          <w:i/>
          <w:iCs/>
        </w:rPr>
        <w:t>Exenciones fiscales para la I+D+i: Experiencias en América Latina y retos pendientes</w:t>
      </w:r>
      <w:r w:rsidRPr="60C88139">
        <w:t>. BID.</w:t>
      </w:r>
    </w:p>
    <w:p w14:paraId="20802BF4" w14:textId="77AAA56A" w:rsidR="00CA4FCC" w:rsidRDefault="00CA4FCC">
      <w:pPr>
        <w:pStyle w:val="CommentText"/>
      </w:pPr>
    </w:p>
    <w:p w14:paraId="35BEB8E6" w14:textId="7725A32B" w:rsidR="00CA4FCC" w:rsidRDefault="00CA4FCC">
      <w:pPr>
        <w:pStyle w:val="CommentText"/>
      </w:pPr>
      <w:r w:rsidRPr="0E6F5F3D">
        <w:t xml:space="preserve">Sterlacchini, A., &amp; Venturini, F. (2019). R&amp;D tax incentives in EU countries: Does the impact vary with firm size? </w:t>
      </w:r>
      <w:r w:rsidRPr="37C81CEF">
        <w:rPr>
          <w:i/>
          <w:iCs/>
        </w:rPr>
        <w:t>Small Business Economics</w:t>
      </w:r>
      <w:r w:rsidRPr="5215F13F">
        <w:t>, 53, 687–708.</w:t>
      </w:r>
    </w:p>
  </w:comment>
  <w:comment w:id="1176" w:author="Usuario invitado" w:date="2026-04-07T15:18:00Z" w:initials="Ui">
    <w:p w14:paraId="3065036D" w14:textId="581D732A" w:rsidR="00CA4FCC" w:rsidRDefault="00CA4FCC">
      <w:pPr>
        <w:pStyle w:val="CommentText"/>
      </w:pPr>
      <w:r>
        <w:rPr>
          <w:rStyle w:val="CommentReference"/>
        </w:rPr>
        <w:annotationRef/>
      </w:r>
      <w:r w:rsidRPr="235E11C2">
        <w:t xml:space="preserve">Arqué-Castells, P., &amp; Mohnen, P. (2011). </w:t>
      </w:r>
      <w:r w:rsidRPr="714F112D">
        <w:rPr>
          <w:i/>
          <w:iCs/>
        </w:rPr>
        <w:t>How can subsidies be effectively used to induce entry into R&amp;D? Micro-dynamic evidence from Spain</w:t>
      </w:r>
      <w:r w:rsidRPr="43270CDE">
        <w:t>. International workshop on R&amp;D Policy Impact Evaluation, Paris.</w:t>
      </w:r>
    </w:p>
    <w:p w14:paraId="06F149BF" w14:textId="24777571" w:rsidR="00CA4FCC" w:rsidRDefault="00CA4FCC">
      <w:pPr>
        <w:pStyle w:val="CommentText"/>
      </w:pPr>
    </w:p>
    <w:p w14:paraId="770F1636" w14:textId="0DD96BE6" w:rsidR="00CA4FCC" w:rsidRDefault="00CA4FCC">
      <w:pPr>
        <w:pStyle w:val="CommentText"/>
      </w:pPr>
      <w:r w:rsidRPr="04E43335">
        <w:t xml:space="preserve">OECD. (2023). </w:t>
      </w:r>
      <w:r w:rsidRPr="0F5476A1">
        <w:rPr>
          <w:i/>
          <w:iCs/>
        </w:rPr>
        <w:t>The Impact of R&amp;D Tax Incentives: Results from the OECD microBeRD+ Project</w:t>
      </w:r>
      <w:r w:rsidRPr="3FD8DAE3">
        <w:t xml:space="preserve">. OECD Science, Technology and Industry Policy Papers, No. 159. OECD Publishing, Paris. </w:t>
      </w:r>
      <w:hyperlink r:id="rId10">
        <w:r w:rsidRPr="246FEF0B">
          <w:rPr>
            <w:rStyle w:val="Hyperlink"/>
          </w:rPr>
          <w:t>https://doi.org/10.1787/1937ac6b-en.</w:t>
        </w:r>
      </w:hyperlink>
    </w:p>
    <w:p w14:paraId="29CDAC5E" w14:textId="13E19DAF" w:rsidR="00CA4FCC" w:rsidRDefault="00CA4FCC">
      <w:pPr>
        <w:pStyle w:val="CommentText"/>
      </w:pPr>
    </w:p>
    <w:p w14:paraId="70E0CDCE" w14:textId="76521774" w:rsidR="00CA4FCC" w:rsidRDefault="00CA4FCC">
      <w:pPr>
        <w:pStyle w:val="CommentText"/>
      </w:pPr>
      <w:r w:rsidRPr="65C66EBA">
        <w:t xml:space="preserve">Parra, M. (2013). </w:t>
      </w:r>
      <w:r w:rsidRPr="0A50A9AD">
        <w:rPr>
          <w:i/>
          <w:iCs/>
        </w:rPr>
        <w:t>RG-T1832 Consultoría Banco Interamericano de Desarrollo: Evaluación del caso colombiano</w:t>
      </w:r>
      <w:r w:rsidRPr="1EAFAEEA">
        <w:t>. Banco Interamericano de Desarrollo.</w:t>
      </w:r>
    </w:p>
    <w:p w14:paraId="44A97531" w14:textId="4374C8B2" w:rsidR="00CA4FCC" w:rsidRDefault="00CA4FCC">
      <w:pPr>
        <w:pStyle w:val="CommentText"/>
      </w:pPr>
    </w:p>
    <w:p w14:paraId="78D788FF" w14:textId="6D294524" w:rsidR="00CA4FCC" w:rsidRDefault="00CA4FCC">
      <w:pPr>
        <w:pStyle w:val="CommentText"/>
      </w:pPr>
      <w:r w:rsidRPr="47ECDEFE">
        <w:t xml:space="preserve">Sterlacchini, A., &amp; Venturini, F. (2019). R&amp;D tax incentives in EU countries: Does the impact vary with firm size? </w:t>
      </w:r>
      <w:r w:rsidRPr="4A0BAB8D">
        <w:rPr>
          <w:i/>
          <w:iCs/>
        </w:rPr>
        <w:t>Small Business Economics</w:t>
      </w:r>
      <w:r w:rsidRPr="06A37F3E">
        <w:t>, 53, 687–708. https://doi.org/10.1007/s11187-018-0074-9.</w:t>
      </w:r>
    </w:p>
  </w:comment>
  <w:comment w:id="1178" w:author="Usuario invitado" w:date="2026-04-07T15:20:00Z" w:initials="Ui">
    <w:p w14:paraId="637F9318" w14:textId="6FFAE7DA" w:rsidR="00CA4FCC" w:rsidRDefault="00CA4FCC">
      <w:pPr>
        <w:pStyle w:val="CommentText"/>
      </w:pPr>
      <w:r>
        <w:rPr>
          <w:rStyle w:val="CommentReference"/>
        </w:rPr>
        <w:annotationRef/>
      </w:r>
      <w:r w:rsidRPr="68AECCF5">
        <w:t xml:space="preserve">AIReF. (2020). </w:t>
      </w:r>
      <w:r w:rsidRPr="152EBB57">
        <w:rPr>
          <w:i/>
          <w:iCs/>
        </w:rPr>
        <w:t>Beneficio Fiscal: Deducción por I+D+i en el Impuesto sobre Sociedades</w:t>
      </w:r>
      <w:r w:rsidRPr="58DF08A8">
        <w:t>. Autoridad Independiente de Responsabilidad Fiscal.</w:t>
      </w:r>
    </w:p>
    <w:p w14:paraId="4264B69C" w14:textId="5FBBAA8A" w:rsidR="00CA4FCC" w:rsidRDefault="00CA4FCC">
      <w:pPr>
        <w:pStyle w:val="CommentText"/>
      </w:pPr>
    </w:p>
    <w:p w14:paraId="3BE09ECB" w14:textId="0251952D" w:rsidR="00CA4FCC" w:rsidRDefault="00CA4FCC">
      <w:pPr>
        <w:pStyle w:val="CommentText"/>
      </w:pPr>
      <w:r w:rsidRPr="1D7EEB8E">
        <w:t xml:space="preserve">Bessone, R., Martins, A., &amp; Nogueira, G. (2021). </w:t>
      </w:r>
      <w:r w:rsidRPr="7FAB1B33">
        <w:rPr>
          <w:i/>
          <w:iCs/>
        </w:rPr>
        <w:t>The impact of R&amp;D tax incentives in Portugal</w:t>
      </w:r>
      <w:r w:rsidRPr="67D5C7D0">
        <w:t>. National Productivity Board.</w:t>
      </w:r>
    </w:p>
    <w:p w14:paraId="7AF48BBF" w14:textId="0D2FD87A" w:rsidR="00CA4FCC" w:rsidRDefault="00CA4FCC">
      <w:pPr>
        <w:pStyle w:val="CommentText"/>
      </w:pPr>
    </w:p>
    <w:p w14:paraId="6308CBB2" w14:textId="3F9FF3E0" w:rsidR="00CA4FCC" w:rsidRDefault="00CA4FCC">
      <w:pPr>
        <w:pStyle w:val="CommentText"/>
      </w:pPr>
      <w:r w:rsidRPr="2AFA3F8E">
        <w:t xml:space="preserve">Bozio, A., Cottet, S., &amp; Py, L. (2019). </w:t>
      </w:r>
      <w:r w:rsidRPr="3F1CDEF3">
        <w:rPr>
          <w:i/>
          <w:iCs/>
        </w:rPr>
        <w:t>Evaluation d’impact de la réforme 2008 du crédit impôt recherche</w:t>
      </w:r>
      <w:r w:rsidRPr="5C5F1E72">
        <w:t>. Rapport IPP n°22.</w:t>
      </w:r>
    </w:p>
    <w:p w14:paraId="2099C0D5" w14:textId="54954742" w:rsidR="00CA4FCC" w:rsidRDefault="00CA4FCC">
      <w:pPr>
        <w:pStyle w:val="CommentText"/>
      </w:pPr>
    </w:p>
    <w:p w14:paraId="0F378FE9" w14:textId="48B7A7E7" w:rsidR="00CA4FCC" w:rsidRDefault="00CA4FCC">
      <w:pPr>
        <w:pStyle w:val="CommentText"/>
      </w:pPr>
      <w:r w:rsidRPr="615D92AF">
        <w:t xml:space="preserve">Gama, D., &amp; Nogueira, H. (2023). Impact assessment of innovation tax incentives in Brazil. </w:t>
      </w:r>
      <w:r w:rsidRPr="1D544A8D">
        <w:rPr>
          <w:i/>
          <w:iCs/>
        </w:rPr>
        <w:t>Innovation &amp; Management Review</w:t>
      </w:r>
      <w:r w:rsidRPr="2B684533">
        <w:t>, 20(1), 28-42.</w:t>
      </w:r>
    </w:p>
    <w:p w14:paraId="70A4F253" w14:textId="3AC200A7" w:rsidR="00CA4FCC" w:rsidRDefault="00CA4FCC">
      <w:pPr>
        <w:pStyle w:val="CommentText"/>
      </w:pPr>
    </w:p>
    <w:p w14:paraId="01940B96" w14:textId="3212C91D" w:rsidR="00CA4FCC" w:rsidRDefault="00CA4FCC">
      <w:pPr>
        <w:pStyle w:val="CommentText"/>
      </w:pPr>
      <w:r w:rsidRPr="2CB5B1FE">
        <w:t xml:space="preserve">Hægeland, T., &amp; Møen, J. (2007). </w:t>
      </w:r>
      <w:r w:rsidRPr="71867945">
        <w:rPr>
          <w:i/>
          <w:iCs/>
        </w:rPr>
        <w:t>Input additionality in the Norwegian R&amp;D tax credit scheme</w:t>
      </w:r>
      <w:r w:rsidRPr="5126A88E">
        <w:t>. Statistics Norway.</w:t>
      </w:r>
    </w:p>
    <w:p w14:paraId="362C5AF6" w14:textId="0C97572F" w:rsidR="00CA4FCC" w:rsidRDefault="00CA4FCC">
      <w:pPr>
        <w:pStyle w:val="CommentText"/>
      </w:pPr>
    </w:p>
    <w:p w14:paraId="180F872E" w14:textId="6534EA05" w:rsidR="00CA4FCC" w:rsidRDefault="00CA4FCC">
      <w:pPr>
        <w:pStyle w:val="CommentText"/>
      </w:pPr>
      <w:r w:rsidRPr="1CCF89DA">
        <w:t xml:space="preserve">Hall, B. H. (1993). R&amp;D tax policy during the 1980s: Success or failure? </w:t>
      </w:r>
      <w:r w:rsidRPr="1A57C269">
        <w:rPr>
          <w:i/>
          <w:iCs/>
        </w:rPr>
        <w:t>Tax Policy and the Economy</w:t>
      </w:r>
      <w:r w:rsidRPr="16F2C790">
        <w:t>, 7, 1-44.</w:t>
      </w:r>
    </w:p>
    <w:p w14:paraId="22678082" w14:textId="75947B19" w:rsidR="00CA4FCC" w:rsidRDefault="00CA4FCC">
      <w:pPr>
        <w:pStyle w:val="CommentText"/>
      </w:pPr>
    </w:p>
    <w:p w14:paraId="05108C5D" w14:textId="3C78F1A8" w:rsidR="00CA4FCC" w:rsidRDefault="00CA4FCC">
      <w:pPr>
        <w:pStyle w:val="CommentText"/>
      </w:pPr>
      <w:r w:rsidRPr="77F45C93">
        <w:t xml:space="preserve">Hines, J. R. (1993). On the Sensitivity of R&amp;D to Delicate Tax Changes. </w:t>
      </w:r>
      <w:r w:rsidRPr="34C2ADF3">
        <w:rPr>
          <w:i/>
          <w:iCs/>
        </w:rPr>
        <w:t>Studies in State and Local Public Finance</w:t>
      </w:r>
      <w:r w:rsidRPr="6288AC8A">
        <w:t>.</w:t>
      </w:r>
    </w:p>
    <w:p w14:paraId="54012099" w14:textId="74760E24" w:rsidR="00CA4FCC" w:rsidRDefault="00CA4FCC">
      <w:pPr>
        <w:pStyle w:val="CommentText"/>
      </w:pPr>
    </w:p>
    <w:p w14:paraId="30369933" w14:textId="7FD3C651" w:rsidR="00CA4FCC" w:rsidRDefault="00CA4FCC">
      <w:pPr>
        <w:pStyle w:val="CommentText"/>
      </w:pPr>
      <w:r w:rsidRPr="4FBB7575">
        <w:t xml:space="preserve">Lokshin, B., &amp; Mohnen, P. (2012). How effective are R&amp;D tax credits? An agency-theoretic approach. </w:t>
      </w:r>
      <w:r w:rsidRPr="7E243892">
        <w:rPr>
          <w:i/>
          <w:iCs/>
        </w:rPr>
        <w:t>Status Report</w:t>
      </w:r>
      <w:r w:rsidRPr="2479A644">
        <w:t>.</w:t>
      </w:r>
    </w:p>
    <w:p w14:paraId="2450C826" w14:textId="4B26AED0" w:rsidR="00CA4FCC" w:rsidRDefault="00CA4FCC">
      <w:pPr>
        <w:pStyle w:val="CommentText"/>
      </w:pPr>
    </w:p>
    <w:p w14:paraId="542F6DF4" w14:textId="7E03A1A5" w:rsidR="00CA4FCC" w:rsidRDefault="00CA4FCC">
      <w:pPr>
        <w:pStyle w:val="CommentText"/>
      </w:pPr>
      <w:r w:rsidRPr="792F13BD">
        <w:t xml:space="preserve">Mardones, C., &amp; Madrid Becerra, N. (2020). Ex-post evaluation of the R&amp;D tax incentive law in Chile. </w:t>
      </w:r>
      <w:r w:rsidRPr="787688B3">
        <w:rPr>
          <w:i/>
          <w:iCs/>
        </w:rPr>
        <w:t>Academia Revista Latinoamericana de Administración</w:t>
      </w:r>
      <w:r w:rsidRPr="5BF87507">
        <w:t>, 33(3/4), 337–359.</w:t>
      </w:r>
    </w:p>
    <w:p w14:paraId="744FF6C8" w14:textId="549E078F" w:rsidR="00CA4FCC" w:rsidRDefault="00CA4FCC">
      <w:pPr>
        <w:pStyle w:val="CommentText"/>
      </w:pPr>
    </w:p>
    <w:p w14:paraId="62F73F7E" w14:textId="76C25F83" w:rsidR="00CA4FCC" w:rsidRDefault="00CA4FCC">
      <w:pPr>
        <w:pStyle w:val="CommentText"/>
      </w:pPr>
      <w:r w:rsidRPr="3C42D625">
        <w:t xml:space="preserve">OECD. (2023). </w:t>
      </w:r>
      <w:r w:rsidRPr="682FDB0D">
        <w:rPr>
          <w:i/>
          <w:iCs/>
        </w:rPr>
        <w:t>The Impact of R&amp;D Tax Incentives: Results from the OECD microBeRD+ Project</w:t>
      </w:r>
      <w:r w:rsidRPr="6644A1D1">
        <w:t>. OECD Science, Technology and Industry Policy Papers, No. 159.</w:t>
      </w:r>
    </w:p>
    <w:p w14:paraId="4D0D1B30" w14:textId="6ED265F1" w:rsidR="00CA4FCC" w:rsidRDefault="00CA4FCC">
      <w:pPr>
        <w:pStyle w:val="CommentText"/>
      </w:pPr>
    </w:p>
    <w:p w14:paraId="5F2BDCD2" w14:textId="41F22FD5" w:rsidR="00CA4FCC" w:rsidRDefault="00CA4FCC">
      <w:pPr>
        <w:pStyle w:val="CommentText"/>
      </w:pPr>
      <w:r w:rsidRPr="204BAFAB">
        <w:t xml:space="preserve">Parra, M. (2013). </w:t>
      </w:r>
      <w:r w:rsidRPr="4E9AC217">
        <w:rPr>
          <w:i/>
          <w:iCs/>
        </w:rPr>
        <w:t>RG-T1832 Consultoría BID: Evaluación del caso colombiano</w:t>
      </w:r>
      <w:r w:rsidRPr="38827E71">
        <w:t>. Banco Interamericano de Desarrollo.</w:t>
      </w:r>
    </w:p>
    <w:p w14:paraId="6012C806" w14:textId="6CFAF935" w:rsidR="00CA4FCC" w:rsidRDefault="00CA4FCC">
      <w:pPr>
        <w:pStyle w:val="CommentText"/>
      </w:pPr>
    </w:p>
    <w:p w14:paraId="7FC8A365" w14:textId="54C2C488" w:rsidR="00CA4FCC" w:rsidRDefault="00CA4FCC">
      <w:pPr>
        <w:pStyle w:val="CommentText"/>
      </w:pPr>
      <w:r w:rsidRPr="5943F4BF">
        <w:t xml:space="preserve">Sterlacchini, A., &amp; Venturini, F. (2019). R&amp;D tax incentives in EU countries: Does the impact vary with firm size? </w:t>
      </w:r>
      <w:r w:rsidRPr="3299F89C">
        <w:rPr>
          <w:i/>
          <w:iCs/>
        </w:rPr>
        <w:t>Small Business Economics</w:t>
      </w:r>
      <w:r w:rsidRPr="48DDBFF8">
        <w:t>, 53, 687–708.</w:t>
      </w:r>
    </w:p>
  </w:comment>
  <w:comment w:id="1180" w:author="Usuario invitado" w:date="2026-04-07T15:28:00Z" w:initials="Ui">
    <w:p w14:paraId="67C840D0" w14:textId="189B7D12" w:rsidR="00CA4FCC" w:rsidRDefault="00CA4FCC">
      <w:pPr>
        <w:pStyle w:val="CommentText"/>
      </w:pPr>
      <w:r>
        <w:rPr>
          <w:rStyle w:val="CommentReference"/>
        </w:rPr>
        <w:annotationRef/>
      </w:r>
      <w:r w:rsidRPr="522FB189">
        <w:t xml:space="preserve">Agência Nacional de Inovação. (2024). </w:t>
      </w:r>
      <w:r w:rsidRPr="238D7615">
        <w:rPr>
          <w:i/>
          <w:iCs/>
        </w:rPr>
        <w:t>Guia Prático: Preenchimento de candidaturas ao SIFIDE</w:t>
      </w:r>
      <w:r w:rsidRPr="1315BCC4">
        <w:t>. Lisboa, Portugal.</w:t>
      </w:r>
    </w:p>
    <w:p w14:paraId="12AEC9A2" w14:textId="0246AAD7" w:rsidR="00CA4FCC" w:rsidRDefault="00CA4FCC">
      <w:pPr>
        <w:pStyle w:val="CommentText"/>
      </w:pPr>
    </w:p>
    <w:p w14:paraId="5374EE55" w14:textId="39C49E51" w:rsidR="00CA4FCC" w:rsidRDefault="00CA4FCC">
      <w:pPr>
        <w:pStyle w:val="CommentText"/>
      </w:pPr>
      <w:r w:rsidRPr="5421C06B">
        <w:t xml:space="preserve">Bozio, A., Cottet, S., &amp; Py, L. (2019). </w:t>
      </w:r>
      <w:r w:rsidRPr="2463A943">
        <w:rPr>
          <w:i/>
          <w:iCs/>
        </w:rPr>
        <w:t>Evaluation d’impact de la réforme 2008 du crédit impôt recherche</w:t>
      </w:r>
      <w:r w:rsidRPr="14D7963D">
        <w:t>. Rapport IPP, 22.</w:t>
      </w:r>
    </w:p>
    <w:p w14:paraId="7442BB44" w14:textId="295267E5" w:rsidR="00CA4FCC" w:rsidRDefault="00CA4FCC">
      <w:pPr>
        <w:pStyle w:val="CommentText"/>
      </w:pPr>
    </w:p>
    <w:p w14:paraId="1DB7EA00" w14:textId="753C620C" w:rsidR="00CA4FCC" w:rsidRDefault="00CA4FCC">
      <w:pPr>
        <w:pStyle w:val="CommentText"/>
      </w:pPr>
      <w:r w:rsidRPr="55186B58">
        <w:t xml:space="preserve">Departamento Nacional de Planeación (DNP). (2025). </w:t>
      </w:r>
      <w:r w:rsidRPr="54A0990D">
        <w:rPr>
          <w:i/>
          <w:iCs/>
        </w:rPr>
        <w:t>Evaluación de Impacto del Programa de Beneficios Tributarios sobre el empleo, las patentes y las exportaciones</w:t>
      </w:r>
      <w:r w:rsidRPr="12B6EA8C">
        <w:t>. Bogotá, Colombia.</w:t>
      </w:r>
    </w:p>
    <w:p w14:paraId="5794B851" w14:textId="03DE7D80" w:rsidR="00CA4FCC" w:rsidRDefault="00CA4FCC">
      <w:pPr>
        <w:pStyle w:val="CommentText"/>
      </w:pPr>
    </w:p>
    <w:p w14:paraId="489268AD" w14:textId="545BA48E" w:rsidR="00CA4FCC" w:rsidRDefault="00CA4FCC">
      <w:pPr>
        <w:pStyle w:val="CommentText"/>
      </w:pPr>
      <w:r w:rsidRPr="0AF003B2">
        <w:t xml:space="preserve">Gama, D., &amp; Nogueira, H. (2023). Impact assessment of innovation tax incentives in Brazil. </w:t>
      </w:r>
      <w:r w:rsidRPr="3FE6C191">
        <w:rPr>
          <w:i/>
          <w:iCs/>
        </w:rPr>
        <w:t>Innovation &amp; Management Review</w:t>
      </w:r>
      <w:r w:rsidRPr="1E087765">
        <w:t>, 20(1), 28-42.</w:t>
      </w:r>
    </w:p>
    <w:p w14:paraId="0A08DCF2" w14:textId="4D466CEC" w:rsidR="00CA4FCC" w:rsidRDefault="00CA4FCC">
      <w:pPr>
        <w:pStyle w:val="CommentText"/>
      </w:pPr>
    </w:p>
    <w:p w14:paraId="50F376AA" w14:textId="1C446569" w:rsidR="00CA4FCC" w:rsidRDefault="00CA4FCC">
      <w:pPr>
        <w:pStyle w:val="CommentText"/>
      </w:pPr>
      <w:r w:rsidRPr="3EF48299">
        <w:t xml:space="preserve">OECD. (2023). </w:t>
      </w:r>
      <w:r w:rsidRPr="7CAA84AC">
        <w:rPr>
          <w:i/>
          <w:iCs/>
        </w:rPr>
        <w:t>The Impact of R&amp;D Tax Incentives: Results from the OECD microBeRD+ Project</w:t>
      </w:r>
      <w:r w:rsidRPr="5430FA36">
        <w:t>. OECD Science, Technology and Industry Policy Papers, No. 159.</w:t>
      </w:r>
    </w:p>
    <w:p w14:paraId="24D2DFAB" w14:textId="544882EA" w:rsidR="00CA4FCC" w:rsidRDefault="00CA4FCC">
      <w:pPr>
        <w:pStyle w:val="CommentText"/>
      </w:pPr>
    </w:p>
    <w:p w14:paraId="4393E24B" w14:textId="03DB529A" w:rsidR="00CA4FCC" w:rsidRDefault="00CA4FCC">
      <w:pPr>
        <w:pStyle w:val="CommentText"/>
      </w:pPr>
      <w:r w:rsidRPr="747BC6BA">
        <w:t xml:space="preserve">Paredes, A., Vasconcelos, C., &amp; Damásio, B. (2025). Examining the Impact of R&amp;D Tax Credits on Employment Growth Across Economic Sectors. </w:t>
      </w:r>
      <w:r w:rsidRPr="36B70860">
        <w:rPr>
          <w:i/>
          <w:iCs/>
        </w:rPr>
        <w:t>Emerging Science Journal</w:t>
      </w:r>
      <w:r w:rsidRPr="1DC92F74">
        <w:t>, 9(2), 677-699.</w:t>
      </w:r>
    </w:p>
  </w:comment>
  <w:comment w:id="1182" w:author="Usuario invitado" w:date="2026-04-07T15:38:00Z" w:initials="Ui">
    <w:p w14:paraId="37F17F96" w14:textId="36D9F3A8" w:rsidR="00CA4FCC" w:rsidRDefault="00CA4FCC">
      <w:pPr>
        <w:pStyle w:val="CommentText"/>
      </w:pPr>
      <w:r>
        <w:rPr>
          <w:rStyle w:val="CommentReference"/>
        </w:rPr>
        <w:annotationRef/>
      </w:r>
      <w:r w:rsidRPr="63B040EC">
        <w:t xml:space="preserve">Álvarez, R., Crespi, G., &amp; Cuevas, P. (2012). </w:t>
      </w:r>
      <w:r w:rsidRPr="7FB070DF">
        <w:rPr>
          <w:i/>
          <w:iCs/>
        </w:rPr>
        <w:t>The Integrated Strategy for Innovation and Productivity in Chile</w:t>
      </w:r>
      <w:r w:rsidRPr="3383A0C6">
        <w:t>. (Citado en Parra, 2013).</w:t>
      </w:r>
    </w:p>
    <w:p w14:paraId="48C2943E" w14:textId="0D1F2EB3" w:rsidR="00CA4FCC" w:rsidRDefault="00CA4FCC">
      <w:pPr>
        <w:pStyle w:val="CommentText"/>
      </w:pPr>
    </w:p>
    <w:p w14:paraId="0ACAA388" w14:textId="6A776DA5" w:rsidR="00CA4FCC" w:rsidRDefault="00CA4FCC">
      <w:pPr>
        <w:pStyle w:val="CommentText"/>
      </w:pPr>
      <w:r w:rsidRPr="432BBF62">
        <w:t xml:space="preserve">Benavente, J. M. (2006). The role of research and innovation in promoting productivity in Chile. </w:t>
      </w:r>
      <w:r w:rsidRPr="7E60EC49">
        <w:rPr>
          <w:i/>
          <w:iCs/>
        </w:rPr>
        <w:t>Economics of Innovation and New Technologies</w:t>
      </w:r>
      <w:r w:rsidRPr="755A0C30">
        <w:t>, 15(4-5), 301-315.</w:t>
      </w:r>
    </w:p>
    <w:p w14:paraId="45E55022" w14:textId="24C80C75" w:rsidR="00CA4FCC" w:rsidRDefault="00CA4FCC">
      <w:pPr>
        <w:pStyle w:val="CommentText"/>
      </w:pPr>
    </w:p>
    <w:p w14:paraId="182F70F0" w14:textId="19804F32" w:rsidR="00CA4FCC" w:rsidRDefault="00CA4FCC">
      <w:pPr>
        <w:pStyle w:val="CommentText"/>
      </w:pPr>
      <w:r w:rsidRPr="70A86E26">
        <w:t xml:space="preserve">Mardones, C. (2020). Effect of R&amp;D subsidies and tax credits on the innovative processes of Chilean firms. </w:t>
      </w:r>
      <w:r w:rsidRPr="087616F6">
        <w:rPr>
          <w:i/>
          <w:iCs/>
        </w:rPr>
        <w:t>Academia Revista Latinoamericana de Administración</w:t>
      </w:r>
      <w:r w:rsidRPr="669F572A">
        <w:t>, 33(3/4), 517–534.</w:t>
      </w:r>
    </w:p>
    <w:p w14:paraId="43CF00A1" w14:textId="3548FE7B" w:rsidR="00CA4FCC" w:rsidRDefault="00CA4FCC">
      <w:pPr>
        <w:pStyle w:val="CommentText"/>
      </w:pPr>
    </w:p>
    <w:p w14:paraId="4BCFA3CF" w14:textId="4C341E36" w:rsidR="00CA4FCC" w:rsidRDefault="00CA4FCC">
      <w:pPr>
        <w:pStyle w:val="CommentText"/>
      </w:pPr>
      <w:r w:rsidRPr="04C4E2E0">
        <w:t xml:space="preserve">Mardones, C., &amp; Madrid Becerra, N. (2020). Ex-post evaluation of the R&amp;D tax incentive law in Chile. </w:t>
      </w:r>
      <w:r w:rsidRPr="3093843D">
        <w:rPr>
          <w:i/>
          <w:iCs/>
        </w:rPr>
        <w:t>Academia Revista Latinoamericana de Administración</w:t>
      </w:r>
      <w:r w:rsidRPr="608ACA91">
        <w:t>, 33(3/4), 337–359.</w:t>
      </w:r>
    </w:p>
    <w:p w14:paraId="7FF7E05B" w14:textId="7AD918C8" w:rsidR="00CA4FCC" w:rsidRDefault="00CA4FCC">
      <w:pPr>
        <w:pStyle w:val="CommentText"/>
      </w:pPr>
    </w:p>
    <w:p w14:paraId="70252F23" w14:textId="7260C75A" w:rsidR="00CA4FCC" w:rsidRDefault="00CA4FCC">
      <w:pPr>
        <w:pStyle w:val="CommentText"/>
      </w:pPr>
      <w:r w:rsidRPr="40BC79DF">
        <w:t xml:space="preserve">Vaca, H. (2021). The Effect of R&amp;D Tax Credits on Output Quality: Evidence from Firms in Chile. </w:t>
      </w:r>
      <w:r w:rsidRPr="4A65DE72">
        <w:rPr>
          <w:i/>
          <w:iCs/>
        </w:rPr>
        <w:t>Business &amp; Economic Policy</w:t>
      </w:r>
      <w:r w:rsidRPr="17F4FA21">
        <w:t>, 8(1)</w:t>
      </w:r>
    </w:p>
  </w:comment>
  <w:comment w:id="1183" w:author="Usuario invitado" w:date="2026-04-07T15:41:00Z" w:initials="Ui">
    <w:p w14:paraId="5F1217FD" w14:textId="5F04AF53" w:rsidR="00CA4FCC" w:rsidRDefault="00CA4FCC">
      <w:pPr>
        <w:pStyle w:val="CommentText"/>
      </w:pPr>
      <w:r>
        <w:rPr>
          <w:rStyle w:val="CommentReference"/>
        </w:rPr>
        <w:annotationRef/>
      </w:r>
      <w:r w:rsidRPr="7D263DBE">
        <w:t xml:space="preserve">Departamento Nacional de Planeación [DNP]. (2025). </w:t>
      </w:r>
      <w:r w:rsidRPr="71159C73">
        <w:rPr>
          <w:i/>
          <w:iCs/>
        </w:rPr>
        <w:t>Evaluación de Impacto del Programa de Beneficios Tributarios sobre el empleo, las patentes y las exportaciones</w:t>
      </w:r>
      <w:r w:rsidRPr="14A490D0">
        <w:t>. Dirección de Seguimiento y Evaluación de Políticas Públicas. Bogotá, Colombia.</w:t>
      </w:r>
    </w:p>
    <w:p w14:paraId="471BC204" w14:textId="40A3C2A2" w:rsidR="00CA4FCC" w:rsidRDefault="00CA4FCC">
      <w:pPr>
        <w:pStyle w:val="CommentText"/>
      </w:pPr>
    </w:p>
    <w:p w14:paraId="542DBB50" w14:textId="1B75C89F" w:rsidR="00CA4FCC" w:rsidRDefault="00CA4FCC">
      <w:pPr>
        <w:pStyle w:val="CommentText"/>
      </w:pPr>
      <w:r w:rsidRPr="36A2A7BB">
        <w:t xml:space="preserve">Parra, M. (2013). </w:t>
      </w:r>
      <w:r w:rsidRPr="20F3C055">
        <w:rPr>
          <w:i/>
          <w:iCs/>
        </w:rPr>
        <w:t>RG-T1832 Consultoría Banco Interamericano de Desarrollo: Exenciones fiscales para la I+D+i: Experiencias en América Latina y retos pendientes. Evaluación del caso colombiano</w:t>
      </w:r>
      <w:r w:rsidRPr="58655F09">
        <w:t>. Banco Interamericano de Desarrollo.</w:t>
      </w:r>
    </w:p>
  </w:comment>
  <w:comment w:id="1184" w:author="Usuario invitado" w:date="2026-04-08T09:00:00Z" w:initials="Ui">
    <w:p w14:paraId="7E90B20E" w14:textId="3080EBCA" w:rsidR="00CA4FCC" w:rsidRDefault="00CA4FCC">
      <w:pPr>
        <w:pStyle w:val="CommentText"/>
      </w:pPr>
      <w:r>
        <w:rPr>
          <w:rStyle w:val="CommentReference"/>
        </w:rPr>
        <w:annotationRef/>
      </w:r>
      <w:r w:rsidRPr="44E38184">
        <w:t xml:space="preserve">Gama, D., &amp; Nogueira, H. (2023). Impact assessment of innovation tax incentives in Brazil. </w:t>
      </w:r>
      <w:r w:rsidRPr="727592AB">
        <w:rPr>
          <w:i/>
          <w:iCs/>
        </w:rPr>
        <w:t>Innovation &amp; Management Review</w:t>
      </w:r>
      <w:r w:rsidRPr="6EFB5434">
        <w:t xml:space="preserve">, 20(1), 28-42. </w:t>
      </w:r>
      <w:hyperlink r:id="rId11">
        <w:r w:rsidRPr="5ED43AEF">
          <w:rPr>
            <w:rStyle w:val="Hyperlink"/>
          </w:rPr>
          <w:t>https://doi.org/10.1108/INMR-11-2020-0167.</w:t>
        </w:r>
      </w:hyperlink>
    </w:p>
    <w:p w14:paraId="18B2171C" w14:textId="34173F93" w:rsidR="00CA4FCC" w:rsidRDefault="00CA4FCC">
      <w:pPr>
        <w:pStyle w:val="CommentText"/>
      </w:pPr>
    </w:p>
    <w:p w14:paraId="534A563C" w14:textId="742E7C0C" w:rsidR="00CA4FCC" w:rsidRDefault="00CA4FCC">
      <w:pPr>
        <w:pStyle w:val="CommentText"/>
      </w:pPr>
      <w:r w:rsidRPr="62D89AC1">
        <w:t xml:space="preserve">Ministério da Ciência, Tecnologia e Inovação [MCTI]. (2025). </w:t>
      </w:r>
      <w:r w:rsidRPr="1FE9EE87">
        <w:rPr>
          <w:i/>
          <w:iCs/>
        </w:rPr>
        <w:t>Lei do Bem: Duas décadas de fomento à inovación no Brasil (2005-2025)</w:t>
      </w:r>
      <w:r w:rsidRPr="0F0CD269">
        <w:t>. Brasília: MCTI/UNESCO.</w:t>
      </w:r>
    </w:p>
    <w:p w14:paraId="3D268FCA" w14:textId="1FB8E312" w:rsidR="00CA4FCC" w:rsidRDefault="00CA4FCC">
      <w:pPr>
        <w:pStyle w:val="CommentText"/>
      </w:pPr>
    </w:p>
    <w:p w14:paraId="2D7EBE27" w14:textId="5F610A8F" w:rsidR="00CA4FCC" w:rsidRDefault="00CA4FCC">
      <w:pPr>
        <w:pStyle w:val="CommentText"/>
      </w:pPr>
      <w:r w:rsidRPr="06630DCC">
        <w:t xml:space="preserve">Parra, M. (2013). </w:t>
      </w:r>
      <w:r w:rsidRPr="442260DB">
        <w:rPr>
          <w:i/>
          <w:iCs/>
        </w:rPr>
        <w:t>Exenciones fiscales para la I+D+i: Experiencias en América Latina y retos pendientes</w:t>
      </w:r>
      <w:r w:rsidRPr="37D4110F">
        <w:t xml:space="preserve">. Banco Interamericano de Desarrollo. </w:t>
      </w:r>
    </w:p>
  </w:comment>
  <w:comment w:id="1185" w:author="Usuario invitado" w:date="2026-04-08T09:03:00Z" w:initials="Ui">
    <w:p w14:paraId="52FD0792" w14:textId="290B7DE6" w:rsidR="00CA4FCC" w:rsidRDefault="00CA4FCC">
      <w:pPr>
        <w:pStyle w:val="CommentText"/>
      </w:pPr>
      <w:r>
        <w:rPr>
          <w:rStyle w:val="CommentReference"/>
        </w:rPr>
        <w:annotationRef/>
      </w:r>
      <w:r w:rsidRPr="2BB9EEBB">
        <w:t xml:space="preserve">AIReF. (2020). </w:t>
      </w:r>
      <w:r w:rsidRPr="56CE959A">
        <w:rPr>
          <w:i/>
          <w:iCs/>
        </w:rPr>
        <w:t>Beneficio Fiscal: Deducción por I+D+i en el Impuesto sobre Sociedades</w:t>
      </w:r>
      <w:r w:rsidRPr="1266BAC4">
        <w:t>. Madrid: Autoridad Independiente de Responsabilidad Fiscal.</w:t>
      </w:r>
    </w:p>
    <w:p w14:paraId="23401993" w14:textId="3CD65E8B" w:rsidR="00CA4FCC" w:rsidRDefault="00CA4FCC">
      <w:pPr>
        <w:pStyle w:val="CommentText"/>
      </w:pPr>
    </w:p>
    <w:p w14:paraId="4AEC3CD0" w14:textId="6EBF7AE9" w:rsidR="00CA4FCC" w:rsidRDefault="00CA4FCC">
      <w:pPr>
        <w:pStyle w:val="CommentText"/>
      </w:pPr>
      <w:r w:rsidRPr="7576798D">
        <w:t xml:space="preserve">Corchuelo, M. B., &amp; Martínez-Ros, E. (2010). Who benefits from R&amp;D tax policy? </w:t>
      </w:r>
      <w:r w:rsidRPr="3409BD83">
        <w:rPr>
          <w:i/>
          <w:iCs/>
        </w:rPr>
        <w:t>Cuadernos de Economía y Dirección de la Empresa</w:t>
      </w:r>
      <w:r w:rsidRPr="267AFD83">
        <w:t>, 13(45), 145-170.</w:t>
      </w:r>
    </w:p>
    <w:p w14:paraId="18083563" w14:textId="7FB1DC98" w:rsidR="00CA4FCC" w:rsidRDefault="00CA4FCC">
      <w:pPr>
        <w:pStyle w:val="CommentText"/>
      </w:pPr>
    </w:p>
    <w:p w14:paraId="2AAD095D" w14:textId="12F0FA92" w:rsidR="00CA4FCC" w:rsidRDefault="00CA4FCC">
      <w:pPr>
        <w:pStyle w:val="CommentText"/>
      </w:pPr>
      <w:r w:rsidRPr="37740183">
        <w:t xml:space="preserve">Köhler, C., Rammer, C., &amp; Laredo, P. (2012). </w:t>
      </w:r>
      <w:r w:rsidRPr="78AA3D56">
        <w:rPr>
          <w:i/>
          <w:iCs/>
        </w:rPr>
        <w:t>The Impact and Effectiveness of Fiscal Incentives for R&amp;D</w:t>
      </w:r>
      <w:r w:rsidRPr="165066EF">
        <w:t>. NESTA Working Paper No. 12/01. (Citando a Arqué-Castells &amp; Mohnen, 2011).</w:t>
      </w:r>
    </w:p>
    <w:p w14:paraId="0C9806A2" w14:textId="1787BCC4" w:rsidR="00CA4FCC" w:rsidRDefault="00CA4FCC">
      <w:pPr>
        <w:pStyle w:val="CommentText"/>
      </w:pPr>
    </w:p>
    <w:p w14:paraId="66B93F69" w14:textId="2E6E6C96" w:rsidR="00CA4FCC" w:rsidRDefault="00CA4FCC">
      <w:pPr>
        <w:pStyle w:val="CommentText"/>
      </w:pPr>
      <w:r w:rsidRPr="2D4CC290">
        <w:t xml:space="preserve">Labeaga, J. M., Martínez-Ros, E., Sanchis, A., &amp; Sanchis, J. (2021). Does persistence in using R&amp;D tax credits help to achieve product innovations? </w:t>
      </w:r>
      <w:r w:rsidRPr="1F93A248">
        <w:rPr>
          <w:i/>
          <w:iCs/>
        </w:rPr>
        <w:t>Technological Forecasting &amp; Social Change</w:t>
      </w:r>
      <w:r w:rsidRPr="66D6E0FA">
        <w:t>, 173.</w:t>
      </w:r>
    </w:p>
    <w:p w14:paraId="25762203" w14:textId="40DB66CC" w:rsidR="00CA4FCC" w:rsidRDefault="00CA4FCC">
      <w:pPr>
        <w:pStyle w:val="CommentText"/>
      </w:pPr>
    </w:p>
    <w:p w14:paraId="4610E9A6" w14:textId="00B61A77" w:rsidR="00CA4FCC" w:rsidRDefault="00CA4FCC">
      <w:pPr>
        <w:pStyle w:val="CommentText"/>
      </w:pPr>
      <w:r w:rsidRPr="53358516">
        <w:t xml:space="preserve">Martínez-Ros, E., &amp; Kunapatarawong, R. (2019). The impact of innovation and green fiscal incentives on employment in Spain. </w:t>
      </w:r>
      <w:r w:rsidRPr="445BA194">
        <w:rPr>
          <w:i/>
          <w:iCs/>
        </w:rPr>
        <w:t>Hacienda Pública Española / Review of Public Economics</w:t>
      </w:r>
      <w:r w:rsidRPr="30C80C7C">
        <w:t>, 231(4), 125-154.</w:t>
      </w:r>
    </w:p>
  </w:comment>
  <w:comment w:id="1186" w:author="Usuario invitado" w:date="2026-04-08T09:05:00Z" w:initials="Ui">
    <w:p w14:paraId="33B465B4" w14:textId="4E147BE9" w:rsidR="00CA4FCC" w:rsidRDefault="00CA4FCC">
      <w:pPr>
        <w:pStyle w:val="CommentText"/>
      </w:pPr>
      <w:r>
        <w:rPr>
          <w:rStyle w:val="CommentReference"/>
        </w:rPr>
        <w:annotationRef/>
      </w:r>
      <w:r w:rsidRPr="2AD82361">
        <w:t xml:space="preserve">Bessone, R., Martins, A., &amp; Nogueira, G. (2021). </w:t>
      </w:r>
      <w:r w:rsidRPr="16E2A3FF">
        <w:rPr>
          <w:i/>
          <w:iCs/>
        </w:rPr>
        <w:t>The impact of R&amp;D tax incentives in Portugal</w:t>
      </w:r>
      <w:r w:rsidRPr="04F26322">
        <w:t>. National Productivity Board (Conselho Para a Produtividade).</w:t>
      </w:r>
    </w:p>
    <w:p w14:paraId="50A885D0" w14:textId="4D3470C2" w:rsidR="00CA4FCC" w:rsidRDefault="00CA4FCC">
      <w:pPr>
        <w:pStyle w:val="CommentText"/>
      </w:pPr>
    </w:p>
    <w:p w14:paraId="5AA32661" w14:textId="52B76818" w:rsidR="00CA4FCC" w:rsidRDefault="00CA4FCC">
      <w:pPr>
        <w:pStyle w:val="CommentText"/>
      </w:pPr>
      <w:r w:rsidRPr="00E60E61">
        <w:t xml:space="preserve">Ferreira, L. P., Lobo Xavier, A., &amp; Polonia, D. (2019). R&amp;D Tax Incentives: How Do They Impact Portuguese Start-ups? </w:t>
      </w:r>
      <w:r w:rsidRPr="23460D6C">
        <w:rPr>
          <w:i/>
          <w:iCs/>
        </w:rPr>
        <w:t>Journal of Technology Management &amp; Innovation</w:t>
      </w:r>
      <w:r w:rsidRPr="1402FFF1">
        <w:t>, 14(1), 34–39.</w:t>
      </w:r>
    </w:p>
    <w:p w14:paraId="3413BD54" w14:textId="4AA21583" w:rsidR="00CA4FCC" w:rsidRDefault="00CA4FCC">
      <w:pPr>
        <w:pStyle w:val="CommentText"/>
      </w:pPr>
    </w:p>
    <w:p w14:paraId="0F1726B8" w14:textId="55CAD801" w:rsidR="00CA4FCC" w:rsidRDefault="00CA4FCC">
      <w:pPr>
        <w:pStyle w:val="CommentText"/>
      </w:pPr>
      <w:r w:rsidRPr="01485F3B">
        <w:t xml:space="preserve">Paredes, A., Vasconcelos, C., &amp; Damásio, B. (2025). Examining the Impact of R&amp;D Tax Credits on Employment Growth Across Economic Sectors. </w:t>
      </w:r>
      <w:r w:rsidRPr="257A45DB">
        <w:rPr>
          <w:i/>
          <w:iCs/>
        </w:rPr>
        <w:t>Emerging Science Journal</w:t>
      </w:r>
      <w:r w:rsidRPr="314DBC66">
        <w:t>, 9(2), 677-699.</w:t>
      </w:r>
    </w:p>
    <w:p w14:paraId="33293BF3" w14:textId="63F9D188" w:rsidR="00CA4FCC" w:rsidRDefault="00CA4FCC">
      <w:pPr>
        <w:pStyle w:val="CommentText"/>
      </w:pPr>
    </w:p>
  </w:comment>
  <w:comment w:id="1187" w:author="Usuario invitado" w:date="2026-04-08T09:07:00Z" w:initials="Ui">
    <w:p w14:paraId="0D35B9AD" w14:textId="155DCB82" w:rsidR="00CA4FCC" w:rsidRDefault="00CA4FCC">
      <w:pPr>
        <w:pStyle w:val="CommentText"/>
      </w:pPr>
      <w:r>
        <w:rPr>
          <w:rStyle w:val="CommentReference"/>
        </w:rPr>
        <w:annotationRef/>
      </w:r>
      <w:r w:rsidRPr="0A6B545E">
        <w:t xml:space="preserve">Bach, L., Bozio, A., Guillouzouic, A., Malgouyres, C., &amp; Serrano-Velarde, N. (2021). </w:t>
      </w:r>
      <w:r w:rsidRPr="63E0DC26">
        <w:rPr>
          <w:i/>
          <w:iCs/>
        </w:rPr>
        <w:t>Les impacts du crédit impôt recherche sur la performance économique des entreprises</w:t>
      </w:r>
      <w:r w:rsidRPr="446FE4C1">
        <w:t>. Rapport IPP n°33. Institut des Politiques Publiques.</w:t>
      </w:r>
    </w:p>
    <w:p w14:paraId="374461A3" w14:textId="4716C549" w:rsidR="00CA4FCC" w:rsidRDefault="00CA4FCC">
      <w:pPr>
        <w:pStyle w:val="CommentText"/>
      </w:pPr>
    </w:p>
    <w:p w14:paraId="48DA1406" w14:textId="3E2D1425" w:rsidR="00CA4FCC" w:rsidRDefault="00CA4FCC">
      <w:pPr>
        <w:pStyle w:val="CommentText"/>
      </w:pPr>
      <w:r w:rsidRPr="440D5133">
        <w:t xml:space="preserve">Bozio, A., Cottet, S., &amp; Py, L. (2019). </w:t>
      </w:r>
      <w:r w:rsidRPr="767FB9DF">
        <w:rPr>
          <w:i/>
          <w:iCs/>
        </w:rPr>
        <w:t>Evaluation d’impact de la réforme 2008 du crédit impôt recherche</w:t>
      </w:r>
      <w:r w:rsidRPr="120F5086">
        <w:t>. Rapport IPP n°22. Institut des Politiques Publiques.</w:t>
      </w:r>
    </w:p>
    <w:p w14:paraId="043A275F" w14:textId="0108622C" w:rsidR="00CA4FCC" w:rsidRDefault="00CA4FCC">
      <w:pPr>
        <w:pStyle w:val="CommentText"/>
      </w:pPr>
    </w:p>
    <w:p w14:paraId="4E32C640" w14:textId="79BA0174" w:rsidR="00CA4FCC" w:rsidRDefault="00CA4FCC">
      <w:pPr>
        <w:pStyle w:val="CommentText"/>
      </w:pPr>
      <w:r w:rsidRPr="0F8A1CEA">
        <w:t xml:space="preserve">Le Gall, C., Meignan, W., &amp; Roulleau, G. (2021). Assessment of the 2008 Reform of the Research Tax Credit. </w:t>
      </w:r>
      <w:r w:rsidRPr="3095D876">
        <w:rPr>
          <w:i/>
          <w:iCs/>
        </w:rPr>
        <w:t>Trésor-Economics</w:t>
      </w:r>
      <w:r w:rsidRPr="0940CF64">
        <w:t>, (290). Direction générale du Trésor. (Citando los hallazgos de Lopez &amp; Mairesse, 2018).</w:t>
      </w:r>
    </w:p>
    <w:p w14:paraId="770BE1F0" w14:textId="3C8B36C7" w:rsidR="00CA4FCC" w:rsidRDefault="00CA4FCC">
      <w:pPr>
        <w:pStyle w:val="CommentText"/>
      </w:pPr>
    </w:p>
    <w:p w14:paraId="0C60142F" w14:textId="7FC59E99" w:rsidR="00CA4FCC" w:rsidRDefault="00CA4FCC">
      <w:pPr>
        <w:pStyle w:val="CommentText"/>
      </w:pPr>
      <w:r w:rsidRPr="5792D2DB">
        <w:t xml:space="preserve">Mitchell, J., Testa, G., Sanchez Martinez, M., Cunningham, P. N., &amp; Szkuta, K. (2020). Tax incentives for R&amp;D: Supporting innovative scale-ups? </w:t>
      </w:r>
      <w:r w:rsidRPr="434D2E0B">
        <w:rPr>
          <w:i/>
          <w:iCs/>
        </w:rPr>
        <w:t>Research Evaluation</w:t>
      </w:r>
      <w:r w:rsidRPr="3EA628A6">
        <w:t>, 29(2), 121–134. https://doi.org/10.1093/reseval/rvz026.</w:t>
      </w:r>
    </w:p>
  </w:comment>
  <w:comment w:id="1192" w:author="Usuario invitado" w:date="2026-04-08T09:33:00Z" w:initials="Ui">
    <w:p w14:paraId="3525F0FE" w14:textId="3C88987A" w:rsidR="00CA4FCC" w:rsidRDefault="00CA4FCC">
      <w:pPr>
        <w:pStyle w:val="CommentText"/>
      </w:pPr>
      <w:r>
        <w:rPr>
          <w:rStyle w:val="CommentReference"/>
        </w:rPr>
        <w:annotationRef/>
      </w:r>
      <w:r w:rsidRPr="062D290F">
        <w:t xml:space="preserve">Bessone, R., Martins, A., &amp; Nogueira, G. (2021). </w:t>
      </w:r>
      <w:r w:rsidRPr="40C72403">
        <w:rPr>
          <w:i/>
          <w:iCs/>
        </w:rPr>
        <w:t>The impact of R&amp;D tax incentives in Portugal</w:t>
      </w:r>
      <w:r w:rsidRPr="25ACD218">
        <w:t>. National Productivity Board (Conselho Para a Produtividade).</w:t>
      </w:r>
    </w:p>
    <w:p w14:paraId="52C3B49C" w14:textId="4BD6196D" w:rsidR="00CA4FCC" w:rsidRDefault="00CA4FCC">
      <w:pPr>
        <w:pStyle w:val="CommentText"/>
      </w:pPr>
    </w:p>
    <w:p w14:paraId="7E11DC12" w14:textId="1A4265F0" w:rsidR="00CA4FCC" w:rsidRDefault="00CA4FCC">
      <w:pPr>
        <w:pStyle w:val="CommentText"/>
      </w:pPr>
      <w:r w:rsidRPr="7BAFCF48">
        <w:t xml:space="preserve">CORFO. (2025). </w:t>
      </w:r>
      <w:r w:rsidRPr="17D9B8A5">
        <w:rPr>
          <w:i/>
          <w:iCs/>
        </w:rPr>
        <w:t>Estudio de caso Chile: Evidencia administrativa y resultados observados</w:t>
      </w:r>
      <w:r w:rsidRPr="0A54AF26">
        <w:t>. Santiago: Corporación de Fomento de la Producción.</w:t>
      </w:r>
    </w:p>
    <w:p w14:paraId="67E3D199" w14:textId="719CDC08" w:rsidR="00CA4FCC" w:rsidRDefault="00CA4FCC">
      <w:pPr>
        <w:pStyle w:val="CommentText"/>
      </w:pPr>
    </w:p>
    <w:p w14:paraId="290C1943" w14:textId="2FC15F87" w:rsidR="00CA4FCC" w:rsidRDefault="00CA4FCC">
      <w:pPr>
        <w:pStyle w:val="CommentText"/>
      </w:pPr>
      <w:r w:rsidRPr="42B0BB15">
        <w:t xml:space="preserve">Departamento Nacional de Planeación (DNP). (2025). </w:t>
      </w:r>
      <w:r w:rsidRPr="72B6125C">
        <w:rPr>
          <w:i/>
          <w:iCs/>
        </w:rPr>
        <w:t>Evaluación de Impacto del Programa de Beneficios Tributarios sobre el empleo, las patentes y las exportaciones</w:t>
      </w:r>
      <w:r w:rsidRPr="6FC82E35">
        <w:t>. Bogotá, Colombia.</w:t>
      </w:r>
    </w:p>
    <w:p w14:paraId="59F16212" w14:textId="0A16DD5B" w:rsidR="00CA4FCC" w:rsidRDefault="00CA4FCC">
      <w:pPr>
        <w:pStyle w:val="CommentText"/>
      </w:pPr>
    </w:p>
    <w:p w14:paraId="0CCF0A42" w14:textId="369AD093" w:rsidR="00CA4FCC" w:rsidRDefault="00CA4FCC">
      <w:pPr>
        <w:pStyle w:val="CommentText"/>
      </w:pPr>
      <w:r w:rsidRPr="5A5D3485">
        <w:t xml:space="preserve">Labeaga, J. M., Martínez-Ros, E., Sanchis, A., &amp; Sanchis, J. (2021). Does persistence in using R&amp;D tax credits help to achieve product innovations? </w:t>
      </w:r>
      <w:r w:rsidRPr="2BB11776">
        <w:rPr>
          <w:i/>
          <w:iCs/>
        </w:rPr>
        <w:t>Technological Forecasting &amp; Social Change</w:t>
      </w:r>
      <w:r w:rsidRPr="17E0F95E">
        <w:t>, 173.</w:t>
      </w:r>
    </w:p>
    <w:p w14:paraId="070915A2" w14:textId="0E7EA128" w:rsidR="00CA4FCC" w:rsidRDefault="00CA4FCC">
      <w:pPr>
        <w:pStyle w:val="CommentText"/>
      </w:pPr>
    </w:p>
    <w:p w14:paraId="19F25C1F" w14:textId="5B0D8DEF" w:rsidR="00CA4FCC" w:rsidRDefault="00CA4FCC">
      <w:pPr>
        <w:pStyle w:val="CommentText"/>
      </w:pPr>
      <w:r w:rsidRPr="3C22DF1F">
        <w:t xml:space="preserve">Martínez-Ros, E., &amp; Kunapatarawong, R. (2019). The impact of innovation and green fiscal incentives on employment in Spain. </w:t>
      </w:r>
      <w:r w:rsidRPr="4F302538">
        <w:rPr>
          <w:i/>
          <w:iCs/>
        </w:rPr>
        <w:t>Hacienda Pública Española / Review of Public Economics</w:t>
      </w:r>
      <w:r w:rsidRPr="0452A839">
        <w:t>, 231(4), 125-154.</w:t>
      </w:r>
    </w:p>
    <w:p w14:paraId="397257EE" w14:textId="280136AE" w:rsidR="00CA4FCC" w:rsidRDefault="00CA4FCC">
      <w:pPr>
        <w:pStyle w:val="CommentText"/>
      </w:pPr>
    </w:p>
    <w:p w14:paraId="6716DB4C" w14:textId="4610E1F2" w:rsidR="00CA4FCC" w:rsidRDefault="00CA4FCC">
      <w:pPr>
        <w:pStyle w:val="CommentText"/>
      </w:pPr>
      <w:r w:rsidRPr="2480EB60">
        <w:t xml:space="preserve">Ministério da Ciência, Tecnologia e Inovação (MCTI). (2025). </w:t>
      </w:r>
      <w:r w:rsidRPr="143C3FDC">
        <w:rPr>
          <w:i/>
          <w:iCs/>
        </w:rPr>
        <w:t>Lei do Bem: Duas décadas de fomento à inovação no Brasil (2005-2025)</w:t>
      </w:r>
      <w:r w:rsidRPr="0375DA76">
        <w:t>. Brasília: MCTI/UNESCO.</w:t>
      </w:r>
    </w:p>
    <w:p w14:paraId="55B024D6" w14:textId="51A976DD" w:rsidR="00CA4FCC" w:rsidRDefault="00CA4FCC">
      <w:pPr>
        <w:pStyle w:val="CommentText"/>
      </w:pPr>
    </w:p>
    <w:p w14:paraId="6E896C33" w14:textId="6E848293" w:rsidR="00CA4FCC" w:rsidRDefault="00CA4FCC">
      <w:pPr>
        <w:pStyle w:val="CommentText"/>
      </w:pPr>
      <w:r w:rsidRPr="331B22DB">
        <w:t xml:space="preserve">OECD. (2023). </w:t>
      </w:r>
      <w:r w:rsidRPr="7DF131E6">
        <w:rPr>
          <w:i/>
          <w:iCs/>
        </w:rPr>
        <w:t>The Impact of R&amp;D Tax Incentives: Results from the OECD microBeRD+ Project</w:t>
      </w:r>
      <w:r w:rsidRPr="3FD0037B">
        <w:t>. OECD Science, Technology and Industry Policy Papers, No. 159.</w:t>
      </w:r>
    </w:p>
    <w:p w14:paraId="63D9B8B3" w14:textId="45B1BBD9" w:rsidR="00CA4FCC" w:rsidRDefault="00CA4FCC">
      <w:pPr>
        <w:pStyle w:val="CommentText"/>
      </w:pPr>
    </w:p>
    <w:p w14:paraId="091EFBEF" w14:textId="235604A5" w:rsidR="00CA4FCC" w:rsidRDefault="00CA4FCC">
      <w:pPr>
        <w:pStyle w:val="CommentText"/>
      </w:pPr>
      <w:r w:rsidRPr="4784DB87">
        <w:t xml:space="preserve">Parra, M. (2013). </w:t>
      </w:r>
      <w:r w:rsidRPr="1BF658EE">
        <w:rPr>
          <w:i/>
          <w:iCs/>
        </w:rPr>
        <w:t>Exenciones fiscales para la I+D+i: Experiencias en América Latina y retos pendientes. Evaluación del caso colombiano</w:t>
      </w:r>
      <w:r w:rsidRPr="23178A23">
        <w:t>. Banco Interamericano de Desarrollo (BID).</w:t>
      </w:r>
    </w:p>
  </w:comment>
  <w:comment w:id="1194" w:author="Usuario invitado" w:date="2026-04-08T09:36:00Z" w:initials="Ui">
    <w:p w14:paraId="3F4D75A0" w14:textId="73A50147" w:rsidR="00CA4FCC" w:rsidRDefault="00CA4FCC">
      <w:pPr>
        <w:pStyle w:val="CommentText"/>
      </w:pPr>
      <w:r>
        <w:rPr>
          <w:rStyle w:val="CommentReference"/>
        </w:rPr>
        <w:annotationRef/>
      </w:r>
      <w:r w:rsidRPr="6BD8EFA2">
        <w:t xml:space="preserve">AIReF. (2020). </w:t>
      </w:r>
      <w:r w:rsidRPr="32AEF630">
        <w:rPr>
          <w:i/>
          <w:iCs/>
        </w:rPr>
        <w:t>Beneficio Fiscal: Deducción por I+D+i en el Impuesto sobre Sociedades</w:t>
      </w:r>
      <w:r w:rsidRPr="4819A477">
        <w:t>. Madrid: Autoridad Independiente de Responsabilidad Fiscal.</w:t>
      </w:r>
    </w:p>
    <w:p w14:paraId="582F78C9" w14:textId="1068C24C" w:rsidR="00CA4FCC" w:rsidRDefault="00CA4FCC">
      <w:pPr>
        <w:pStyle w:val="CommentText"/>
      </w:pPr>
    </w:p>
    <w:p w14:paraId="5F0FA206" w14:textId="5CDE9014" w:rsidR="00CA4FCC" w:rsidRDefault="00CA4FCC">
      <w:pPr>
        <w:pStyle w:val="CommentText"/>
      </w:pPr>
      <w:r w:rsidRPr="387DA63E">
        <w:t xml:space="preserve">Bach, L., Bozio, A., Guillouzouic, A., Malgouyres, C., &amp; Serrano-Velarde, N. (2021). </w:t>
      </w:r>
      <w:r w:rsidRPr="00AA49EE">
        <w:rPr>
          <w:i/>
          <w:iCs/>
        </w:rPr>
        <w:t>Les impacts du crédit impôt recherche sur la performance économique des entreprises</w:t>
      </w:r>
      <w:r w:rsidRPr="28EB5E74">
        <w:t>. Rapport IPP n°33. Institut des Politiques Publiques.</w:t>
      </w:r>
    </w:p>
    <w:p w14:paraId="7D68BD09" w14:textId="1AA2F15F" w:rsidR="00CA4FCC" w:rsidRDefault="00CA4FCC">
      <w:pPr>
        <w:pStyle w:val="CommentText"/>
      </w:pPr>
    </w:p>
    <w:p w14:paraId="1AC3451A" w14:textId="08E53182" w:rsidR="00CA4FCC" w:rsidRDefault="00CA4FCC">
      <w:pPr>
        <w:pStyle w:val="CommentText"/>
      </w:pPr>
      <w:r w:rsidRPr="60D99346">
        <w:t xml:space="preserve">CONPES 3834. (2015). </w:t>
      </w:r>
      <w:r w:rsidRPr="73C6E1EA">
        <w:rPr>
          <w:i/>
          <w:iCs/>
        </w:rPr>
        <w:t>Lineamientos de política para estimular la inversión privada en Ciencia, Tecnología e Innovación a través de deducciones tributarias</w:t>
      </w:r>
      <w:r w:rsidRPr="4394792D">
        <w:t>. Bogotá: Departamento Nacional de Planeación.</w:t>
      </w:r>
    </w:p>
    <w:p w14:paraId="0DB26607" w14:textId="343E5C32" w:rsidR="00CA4FCC" w:rsidRDefault="00CA4FCC">
      <w:pPr>
        <w:pStyle w:val="CommentText"/>
      </w:pPr>
    </w:p>
    <w:p w14:paraId="17D3AEA5" w14:textId="523366CF" w:rsidR="00CA4FCC" w:rsidRDefault="00CA4FCC">
      <w:pPr>
        <w:pStyle w:val="CommentText"/>
      </w:pPr>
      <w:r w:rsidRPr="5BC7F850">
        <w:t xml:space="preserve">CORFO. (2025). </w:t>
      </w:r>
      <w:r w:rsidRPr="0B519116">
        <w:rPr>
          <w:i/>
          <w:iCs/>
        </w:rPr>
        <w:t>Estudio de caso Chile: Evidencia administrativa y resultados observados</w:t>
      </w:r>
      <w:r w:rsidRPr="3ABBC307">
        <w:t>. Santiago: Corporación de Fomento de la Producción.</w:t>
      </w:r>
    </w:p>
    <w:p w14:paraId="21BBB06B" w14:textId="69A15CD3" w:rsidR="00CA4FCC" w:rsidRDefault="00CA4FCC">
      <w:pPr>
        <w:pStyle w:val="CommentText"/>
      </w:pPr>
    </w:p>
    <w:p w14:paraId="099032FC" w14:textId="2A502115" w:rsidR="00CA4FCC" w:rsidRDefault="00CA4FCC">
      <w:pPr>
        <w:pStyle w:val="CommentText"/>
      </w:pPr>
      <w:r w:rsidRPr="20F068F7">
        <w:t xml:space="preserve">Departamento Nacional de Planeación (DNP). (2025). </w:t>
      </w:r>
      <w:r w:rsidRPr="35F28F5A">
        <w:rPr>
          <w:i/>
          <w:iCs/>
        </w:rPr>
        <w:t>Evaluación de Impacto del Programa de Beneficios Tributarios sobre el empleo, las patentes y las exportaciones</w:t>
      </w:r>
      <w:r w:rsidRPr="38DBBEF7">
        <w:t>. Bogotá, Colombia.</w:t>
      </w:r>
    </w:p>
    <w:p w14:paraId="7E8EE23A" w14:textId="775B8E1B" w:rsidR="00CA4FCC" w:rsidRDefault="00CA4FCC">
      <w:pPr>
        <w:pStyle w:val="CommentText"/>
      </w:pPr>
    </w:p>
    <w:p w14:paraId="310D993E" w14:textId="388FA05B" w:rsidR="00CA4FCC" w:rsidRDefault="00CA4FCC">
      <w:pPr>
        <w:pStyle w:val="CommentText"/>
      </w:pPr>
      <w:r w:rsidRPr="22D3E5DC">
        <w:t xml:space="preserve">Mohnen, P., &amp; Olivari, M. (2013). </w:t>
      </w:r>
      <w:r w:rsidRPr="5EC6D9D7">
        <w:rPr>
          <w:i/>
          <w:iCs/>
        </w:rPr>
        <w:t>The R&amp;D Tax Credit of Chile: A Baseline Study</w:t>
      </w:r>
      <w:r w:rsidRPr="0F39E578">
        <w:t>. Ginebra: World Intellectual Property Organization (WIPO).</w:t>
      </w:r>
    </w:p>
    <w:p w14:paraId="19391374" w14:textId="6D0900E8" w:rsidR="00CA4FCC" w:rsidRDefault="00CA4FCC">
      <w:pPr>
        <w:pStyle w:val="CommentText"/>
      </w:pPr>
    </w:p>
    <w:p w14:paraId="4D488D7D" w14:textId="61CFEF4A" w:rsidR="00CA4FCC" w:rsidRDefault="00CA4FCC">
      <w:pPr>
        <w:pStyle w:val="CommentText"/>
      </w:pPr>
      <w:r w:rsidRPr="3AC3BA50">
        <w:t xml:space="preserve">OECD. (2023). </w:t>
      </w:r>
      <w:r w:rsidRPr="55A87FED">
        <w:rPr>
          <w:i/>
          <w:iCs/>
        </w:rPr>
        <w:t>The Impact of R&amp;D Tax Incentives: Results from the OECD microBeRD+ Project</w:t>
      </w:r>
      <w:r w:rsidRPr="19274645">
        <w:t>. OECD Science, Technology and Industry Policy Papers, No. 159. OECD Publishing, Paris.</w:t>
      </w:r>
    </w:p>
    <w:p w14:paraId="52283125" w14:textId="32D71B91" w:rsidR="00CA4FCC" w:rsidRDefault="00CA4FCC">
      <w:pPr>
        <w:pStyle w:val="CommentText"/>
      </w:pPr>
    </w:p>
    <w:p w14:paraId="5834F7B7" w14:textId="6132609F" w:rsidR="00CA4FCC" w:rsidRDefault="00CA4FCC">
      <w:pPr>
        <w:pStyle w:val="CommentText"/>
      </w:pPr>
      <w:r w:rsidRPr="0545E71E">
        <w:t xml:space="preserve">Parra, M. (2013). </w:t>
      </w:r>
      <w:r w:rsidRPr="4B61DDD5">
        <w:rPr>
          <w:i/>
          <w:iCs/>
        </w:rPr>
        <w:t>Exenciones fiscales para la I+D+i: Experiencias en América Latina y retos pendientes</w:t>
      </w:r>
      <w:r w:rsidRPr="6BB76D9C">
        <w:t>. Banco Interamericano de Desarrollo (BID).</w:t>
      </w:r>
    </w:p>
  </w:comment>
  <w:comment w:id="1199" w:author="Usuario invitado" w:date="2026-04-08T09:37:00Z" w:initials="Ui">
    <w:p w14:paraId="53504727" w14:textId="36E36BBD" w:rsidR="00CA4FCC" w:rsidRDefault="00CA4FCC">
      <w:pPr>
        <w:pStyle w:val="CommentText"/>
      </w:pPr>
      <w:r>
        <w:rPr>
          <w:rStyle w:val="CommentReference"/>
        </w:rPr>
        <w:annotationRef/>
      </w:r>
      <w:r w:rsidRPr="15867440">
        <w:t xml:space="preserve">Agência Nacional de Inovação [ANI]. (2025). </w:t>
      </w:r>
      <w:r w:rsidRPr="7F5FEAE3">
        <w:rPr>
          <w:i/>
          <w:iCs/>
        </w:rPr>
        <w:t>SIFIDE KEY INDICATORS</w:t>
      </w:r>
      <w:r w:rsidRPr="093A81A6">
        <w:t xml:space="preserve">. Recuperado de </w:t>
      </w:r>
      <w:hyperlink r:id="rId12">
        <w:r w:rsidRPr="322B5D42">
          <w:rPr>
            <w:rStyle w:val="Hyperlink"/>
          </w:rPr>
          <w:t>https://ani.pt/en/sifide-system-of-tax-incentives-for-business-rd/.</w:t>
        </w:r>
      </w:hyperlink>
    </w:p>
    <w:p w14:paraId="27FD724B" w14:textId="69529B16" w:rsidR="00CA4FCC" w:rsidRDefault="00CA4FCC">
      <w:pPr>
        <w:pStyle w:val="CommentText"/>
      </w:pPr>
    </w:p>
    <w:p w14:paraId="5F82E234" w14:textId="427E65AA" w:rsidR="00CA4FCC" w:rsidRDefault="00CA4FCC">
      <w:pPr>
        <w:pStyle w:val="CommentText"/>
      </w:pPr>
      <w:r w:rsidRPr="3E2FEC17">
        <w:t xml:space="preserve">Bessone, R., Martins, A., &amp; Nogueira, G. (2021). </w:t>
      </w:r>
      <w:r w:rsidRPr="29F2FA00">
        <w:rPr>
          <w:i/>
          <w:iCs/>
        </w:rPr>
        <w:t>The impact of R&amp;D tax incentives in Portugal</w:t>
      </w:r>
      <w:r w:rsidRPr="4F325A7C">
        <w:t>. National Productivity Board (Conselho Para a Produtividade).</w:t>
      </w:r>
    </w:p>
    <w:p w14:paraId="1A22F194" w14:textId="7FA96287" w:rsidR="00CA4FCC" w:rsidRDefault="00CA4FCC">
      <w:pPr>
        <w:pStyle w:val="CommentText"/>
      </w:pPr>
    </w:p>
    <w:p w14:paraId="27C70291" w14:textId="370FB9FE" w:rsidR="00CA4FCC" w:rsidRDefault="00CA4FCC">
      <w:pPr>
        <w:pStyle w:val="CommentText"/>
      </w:pPr>
      <w:r w:rsidRPr="468DEE50">
        <w:t xml:space="preserve">Corchuelo, M. B., &amp; Martínez-Ros, E. (2010). Who benefits from R&amp;D tax policy? </w:t>
      </w:r>
      <w:r w:rsidRPr="65DF88B4">
        <w:rPr>
          <w:i/>
          <w:iCs/>
        </w:rPr>
        <w:t>Cuadernos de Economía y Dirección de la Empresa</w:t>
      </w:r>
      <w:r w:rsidRPr="1748D03F">
        <w:t>, 13(45), 145-170.</w:t>
      </w:r>
    </w:p>
    <w:p w14:paraId="11ADEDE6" w14:textId="02579217" w:rsidR="00CA4FCC" w:rsidRDefault="00CA4FCC">
      <w:pPr>
        <w:pStyle w:val="CommentText"/>
      </w:pPr>
    </w:p>
    <w:p w14:paraId="7C464652" w14:textId="05914B49" w:rsidR="00CA4FCC" w:rsidRDefault="00CA4FCC">
      <w:pPr>
        <w:pStyle w:val="CommentText"/>
      </w:pPr>
      <w:r w:rsidRPr="16C824D9">
        <w:t xml:space="preserve">CORFO. (2025). </w:t>
      </w:r>
      <w:r w:rsidRPr="31DDABB1">
        <w:rPr>
          <w:i/>
          <w:iCs/>
        </w:rPr>
        <w:t>Estudio de caso Chile: Evidencia administrativa y resultados observados</w:t>
      </w:r>
      <w:r w:rsidRPr="62CEA4B6">
        <w:t>. Santiago: Corporación de Fomento de la Producción.</w:t>
      </w:r>
    </w:p>
    <w:p w14:paraId="07CFA858" w14:textId="087B31D2" w:rsidR="00CA4FCC" w:rsidRDefault="00CA4FCC">
      <w:pPr>
        <w:pStyle w:val="CommentText"/>
      </w:pPr>
    </w:p>
    <w:p w14:paraId="16E27F3F" w14:textId="3E314F2F" w:rsidR="00CA4FCC" w:rsidRDefault="00CA4FCC">
      <w:pPr>
        <w:pStyle w:val="CommentText"/>
      </w:pPr>
      <w:r w:rsidRPr="6783C1A8">
        <w:t xml:space="preserve">Departamento Nacional de Planeación [DNP]. (2025). </w:t>
      </w:r>
      <w:r w:rsidRPr="45DE81DA">
        <w:rPr>
          <w:i/>
          <w:iCs/>
        </w:rPr>
        <w:t>Evaluación de Impacto del Programa de Beneficios Tributarios sobre el empleo, las patentes y las exportaciones</w:t>
      </w:r>
      <w:r w:rsidRPr="17ECD585">
        <w:t>. Bogotá, Colombia.</w:t>
      </w:r>
    </w:p>
    <w:p w14:paraId="7CE93910" w14:textId="3ACFD022" w:rsidR="00CA4FCC" w:rsidRDefault="00CA4FCC">
      <w:pPr>
        <w:pStyle w:val="CommentText"/>
      </w:pPr>
    </w:p>
    <w:p w14:paraId="6C8E73B0" w14:textId="0E793555" w:rsidR="00CA4FCC" w:rsidRDefault="00CA4FCC">
      <w:pPr>
        <w:pStyle w:val="CommentText"/>
      </w:pPr>
      <w:r w:rsidRPr="54E76F93">
        <w:t xml:space="preserve">Gama, D., &amp; Nogueira, H. (2023). Impact assessment of innovation tax incentives in Brazil. </w:t>
      </w:r>
      <w:r w:rsidRPr="017B8DC6">
        <w:rPr>
          <w:i/>
          <w:iCs/>
        </w:rPr>
        <w:t>Innovation &amp; Management Review</w:t>
      </w:r>
      <w:r w:rsidRPr="4E4E4E8B">
        <w:t>, 20(1), 28-42.</w:t>
      </w:r>
    </w:p>
    <w:p w14:paraId="0C9E131D" w14:textId="59EE726D" w:rsidR="00CA4FCC" w:rsidRDefault="00CA4FCC">
      <w:pPr>
        <w:pStyle w:val="CommentText"/>
      </w:pPr>
    </w:p>
    <w:p w14:paraId="15C8EC6A" w14:textId="00533A57" w:rsidR="00CA4FCC" w:rsidRDefault="00CA4FCC">
      <w:pPr>
        <w:pStyle w:val="CommentText"/>
      </w:pPr>
      <w:r w:rsidRPr="16FD815F">
        <w:t xml:space="preserve">InnovaChile - CORFO. (s.f.). </w:t>
      </w:r>
      <w:r w:rsidRPr="6CBD5C9A">
        <w:rPr>
          <w:i/>
          <w:iCs/>
        </w:rPr>
        <w:t>Data Innovación</w:t>
      </w:r>
      <w:r w:rsidRPr="1F62E87F">
        <w:t xml:space="preserve">. Recuperado de </w:t>
      </w:r>
      <w:hyperlink r:id="rId13">
        <w:r w:rsidRPr="14D5F336">
          <w:rPr>
            <w:rStyle w:val="Hyperlink"/>
          </w:rPr>
          <w:t>https://datainnovacion.cl/sources/html/reports/informe-ley-2024.html.</w:t>
        </w:r>
      </w:hyperlink>
    </w:p>
    <w:p w14:paraId="0CC837DD" w14:textId="536A0292" w:rsidR="00CA4FCC" w:rsidRDefault="00CA4FCC">
      <w:pPr>
        <w:pStyle w:val="CommentText"/>
      </w:pPr>
    </w:p>
    <w:p w14:paraId="4F4D4283" w14:textId="7CA2B060" w:rsidR="00CA4FCC" w:rsidRDefault="00CA4FCC">
      <w:pPr>
        <w:pStyle w:val="CommentText"/>
      </w:pPr>
      <w:r w:rsidRPr="492AB295">
        <w:t xml:space="preserve">Ministerio de Ciencia, Innovación y Universidades [MICIU]. (2025). </w:t>
      </w:r>
      <w:r w:rsidRPr="1A99C504">
        <w:rPr>
          <w:i/>
          <w:iCs/>
        </w:rPr>
        <w:t>Informes motivados para deducciones fiscales por actividades de I+D+i 2023 (Ejercicio Fiscal 2022)</w:t>
      </w:r>
      <w:r w:rsidRPr="363249C6">
        <w:t>. Madrid, España.</w:t>
      </w:r>
    </w:p>
    <w:p w14:paraId="05BC2595" w14:textId="497C78A0" w:rsidR="00CA4FCC" w:rsidRDefault="00CA4FCC">
      <w:pPr>
        <w:pStyle w:val="CommentText"/>
      </w:pPr>
    </w:p>
    <w:p w14:paraId="280BC394" w14:textId="24B6A01D" w:rsidR="00CA4FCC" w:rsidRDefault="00CA4FCC">
      <w:pPr>
        <w:pStyle w:val="CommentText"/>
      </w:pPr>
      <w:r w:rsidRPr="6F105181">
        <w:t xml:space="preserve">Ministério da Ciência, Tecnologia e Inovação [MCTI]. (2025). </w:t>
      </w:r>
      <w:r w:rsidRPr="24FB1642">
        <w:rPr>
          <w:i/>
          <w:iCs/>
        </w:rPr>
        <w:t>Lei do Bem: Duas décadas de fomento à inovação no Brasil (2005-2025)</w:t>
      </w:r>
      <w:r w:rsidRPr="2DA44E16">
        <w:t>. Brasília: MCTI/UNESCO.</w:t>
      </w:r>
    </w:p>
    <w:p w14:paraId="4F14C850" w14:textId="06890FD5" w:rsidR="00CA4FCC" w:rsidRDefault="00CA4FCC">
      <w:pPr>
        <w:pStyle w:val="CommentText"/>
      </w:pPr>
    </w:p>
    <w:p w14:paraId="357BEC66" w14:textId="02CCDD47" w:rsidR="00CA4FCC" w:rsidRDefault="00CA4FCC">
      <w:pPr>
        <w:pStyle w:val="CommentText"/>
      </w:pPr>
      <w:r w:rsidRPr="58A9F5CB">
        <w:t xml:space="preserve">OECD. (2023). </w:t>
      </w:r>
      <w:r w:rsidRPr="5CAA33D2">
        <w:rPr>
          <w:i/>
          <w:iCs/>
        </w:rPr>
        <w:t>The Impact of R&amp;D Tax Incentives: Results from the OECD microBeRD+ Project</w:t>
      </w:r>
      <w:r w:rsidRPr="3EB11BE1">
        <w:t>. OECD Science, Technology and Industry Policy Papers, No. 159.</w:t>
      </w:r>
    </w:p>
    <w:p w14:paraId="37C5602A" w14:textId="0A0BE938" w:rsidR="00CA4FCC" w:rsidRDefault="00CA4FCC">
      <w:pPr>
        <w:pStyle w:val="CommentText"/>
      </w:pPr>
    </w:p>
    <w:p w14:paraId="62A54BED" w14:textId="148FF5B7" w:rsidR="00CA4FCC" w:rsidRDefault="00CA4FCC">
      <w:pPr>
        <w:pStyle w:val="CommentText"/>
      </w:pPr>
      <w:r w:rsidRPr="658DF9BA">
        <w:t xml:space="preserve">Parra, M. (2013). </w:t>
      </w:r>
      <w:r w:rsidRPr="13BEFCE8">
        <w:rPr>
          <w:i/>
          <w:iCs/>
        </w:rPr>
        <w:t>RG-T1832 Consultoría BID: Evaluación del caso colombiano</w:t>
      </w:r>
      <w:r w:rsidRPr="005E3905">
        <w:t>. Banco Interamericano de Desarrollo.</w:t>
      </w:r>
    </w:p>
  </w:comment>
  <w:comment w:id="1205" w:author="Usuario invitado" w:date="2026-04-08T16:21:00Z" w:initials="Ui">
    <w:p w14:paraId="3F72772E" w14:textId="1EAD50BA" w:rsidR="00CA4FCC" w:rsidRDefault="00CA4FCC">
      <w:pPr>
        <w:pStyle w:val="CommentText"/>
      </w:pPr>
      <w:r>
        <w:rPr>
          <w:rStyle w:val="CommentReference"/>
        </w:rPr>
        <w:annotationRef/>
      </w:r>
      <w:r w:rsidRPr="7638E96F">
        <w:t xml:space="preserve">Mardones, C. (2020). Effect of R&amp;D subsidies and tax credits on the innovative processes of Chilean firms. </w:t>
      </w:r>
      <w:r w:rsidRPr="7B288D18">
        <w:rPr>
          <w:i/>
          <w:iCs/>
        </w:rPr>
        <w:t>Academia Revista Latinoamericana de Administración</w:t>
      </w:r>
      <w:r w:rsidRPr="6DA62CE3">
        <w:t>, 33(3/4), 517–534</w:t>
      </w:r>
    </w:p>
    <w:p w14:paraId="7CA02792" w14:textId="118B7920" w:rsidR="00CA4FCC" w:rsidRDefault="00CA4FCC">
      <w:pPr>
        <w:pStyle w:val="CommentText"/>
      </w:pPr>
    </w:p>
    <w:p w14:paraId="7027F50B" w14:textId="4C09DED3" w:rsidR="00CA4FCC" w:rsidRDefault="00CA4FCC">
      <w:pPr>
        <w:pStyle w:val="CommentText"/>
      </w:pPr>
      <w:r w:rsidRPr="5B59C4DA">
        <w:t xml:space="preserve">Parra, M. (2013). </w:t>
      </w:r>
      <w:r w:rsidRPr="0AA735BE">
        <w:rPr>
          <w:i/>
          <w:iCs/>
        </w:rPr>
        <w:t>Exenciones fiscales para la I+D+i: Experiencias en América Latina y retos pendientes</w:t>
      </w:r>
      <w:r w:rsidRPr="01044317">
        <w:t xml:space="preserve">. Banco Interamericano de Desarrollo (BID). </w:t>
      </w:r>
    </w:p>
  </w:comment>
  <w:comment w:id="1209" w:author="Gonzalo Castellanos" w:date="2026-04-01T14:44:00Z" w:initials="GC">
    <w:p w14:paraId="2DA35079" w14:textId="77777777" w:rsidR="00414EA9" w:rsidRDefault="00414EA9" w:rsidP="00414EA9">
      <w:pPr>
        <w:pStyle w:val="CommentText"/>
      </w:pPr>
      <w:r>
        <w:rPr>
          <w:rStyle w:val="CommentReference"/>
        </w:rPr>
        <w:annotationRef/>
      </w:r>
      <w:r>
        <w:t xml:space="preserve">Sección final pendiente de desarrollar. </w:t>
      </w:r>
    </w:p>
  </w:comment>
  <w:comment w:id="1210" w:author="Usuario invitado" w:date="2026-04-08T09:42:00Z" w:initials="Ui">
    <w:p w14:paraId="7ECACA5D" w14:textId="3EA630C8" w:rsidR="00CA4FCC" w:rsidRDefault="00CA4FCC">
      <w:pPr>
        <w:pStyle w:val="CommentText"/>
      </w:pPr>
      <w:r>
        <w:rPr>
          <w:rStyle w:val="CommentReference"/>
        </w:rPr>
        <w:annotationRef/>
      </w:r>
      <w:r w:rsidRPr="2DAA2E1B">
        <w:t xml:space="preserve">Bach, L., Bozio, A., Guillouzouic, A., Malgouyres, C., &amp; Serrano-Velarde, N. (2021). </w:t>
      </w:r>
      <w:r w:rsidRPr="6C41FCCD">
        <w:rPr>
          <w:i/>
          <w:iCs/>
        </w:rPr>
        <w:t>Les impacts du crédit impôt recherche sur la performance économique des entreprises</w:t>
      </w:r>
      <w:r w:rsidRPr="244F92C5">
        <w:t>. Rapport IPP n°33. Institut des Politiques Publiques.</w:t>
      </w:r>
    </w:p>
    <w:p w14:paraId="13242D09" w14:textId="3016C71B" w:rsidR="00CA4FCC" w:rsidRDefault="00CA4FCC">
      <w:pPr>
        <w:pStyle w:val="CommentText"/>
      </w:pPr>
    </w:p>
    <w:p w14:paraId="71B164A3" w14:textId="0D37C65C" w:rsidR="00CA4FCC" w:rsidRDefault="00CA4FCC">
      <w:pPr>
        <w:pStyle w:val="CommentText"/>
      </w:pPr>
      <w:r w:rsidRPr="58D45C42">
        <w:t xml:space="preserve">CORFO. (2025). </w:t>
      </w:r>
      <w:r w:rsidRPr="2821B1BD">
        <w:rPr>
          <w:i/>
          <w:iCs/>
        </w:rPr>
        <w:t>Estudio de caso Chile: Evidencia administrativa y resultados observados</w:t>
      </w:r>
      <w:r w:rsidRPr="5760731C">
        <w:t>. Santiago: Corporación de Fomento de la Producción.</w:t>
      </w:r>
    </w:p>
    <w:p w14:paraId="02BDCE3B" w14:textId="6160BD5C" w:rsidR="00CA4FCC" w:rsidRDefault="00CA4FCC">
      <w:pPr>
        <w:pStyle w:val="CommentText"/>
      </w:pPr>
    </w:p>
    <w:p w14:paraId="49AA47CD" w14:textId="76F69885" w:rsidR="00CA4FCC" w:rsidRDefault="00CA4FCC">
      <w:pPr>
        <w:pStyle w:val="CommentText"/>
      </w:pPr>
      <w:r w:rsidRPr="21A50C64">
        <w:t xml:space="preserve">Departamento Nacional de Planeación [DNP]. (2025). </w:t>
      </w:r>
      <w:r w:rsidRPr="310D043A">
        <w:rPr>
          <w:i/>
          <w:iCs/>
        </w:rPr>
        <w:t>Evaluación de Impacto del Programa de Beneficios Tributarios sobre el empleo, las patentes y las exportaciones</w:t>
      </w:r>
      <w:r w:rsidRPr="70F16882">
        <w:t>. Bogotá, Colombia.</w:t>
      </w:r>
    </w:p>
    <w:p w14:paraId="0E99C659" w14:textId="53415057" w:rsidR="00CA4FCC" w:rsidRDefault="00CA4FCC">
      <w:pPr>
        <w:pStyle w:val="CommentText"/>
      </w:pPr>
    </w:p>
    <w:p w14:paraId="4A07A07C" w14:textId="2973A336" w:rsidR="00CA4FCC" w:rsidRDefault="00CA4FCC">
      <w:pPr>
        <w:pStyle w:val="CommentText"/>
      </w:pPr>
      <w:r w:rsidRPr="60E979E4">
        <w:t xml:space="preserve">Gama, D., &amp; Nogueira, H. (2023). Impact assessment of innovation tax incentives in Brazil. </w:t>
      </w:r>
      <w:r w:rsidRPr="23A547C2">
        <w:rPr>
          <w:i/>
          <w:iCs/>
        </w:rPr>
        <w:t>Innovation &amp; Management Review</w:t>
      </w:r>
      <w:r w:rsidRPr="6C7C922D">
        <w:t>, 20(1), 28-42.</w:t>
      </w:r>
    </w:p>
    <w:p w14:paraId="3DEB2247" w14:textId="76EC90A8" w:rsidR="00CA4FCC" w:rsidRDefault="00CA4FCC">
      <w:pPr>
        <w:pStyle w:val="CommentText"/>
      </w:pPr>
    </w:p>
    <w:p w14:paraId="386A93AB" w14:textId="57B3FCBA" w:rsidR="00CA4FCC" w:rsidRDefault="00CA4FCC">
      <w:pPr>
        <w:pStyle w:val="CommentText"/>
      </w:pPr>
      <w:r w:rsidRPr="33FD388E">
        <w:t xml:space="preserve">Labeaga, J. M., Martínez-Ros, E., Sanchis, A., &amp; Sanchis, J. (2021). Does persistence in using R&amp;D tax credits help to achieve product innovations? </w:t>
      </w:r>
      <w:r w:rsidRPr="2521BEBF">
        <w:rPr>
          <w:i/>
          <w:iCs/>
        </w:rPr>
        <w:t>Technological Forecasting &amp; Social Change</w:t>
      </w:r>
      <w:r w:rsidRPr="368DE92E">
        <w:t>, 173.</w:t>
      </w:r>
    </w:p>
    <w:p w14:paraId="6A010138" w14:textId="353E218E" w:rsidR="00CA4FCC" w:rsidRDefault="00CA4FCC">
      <w:pPr>
        <w:pStyle w:val="CommentText"/>
      </w:pPr>
    </w:p>
    <w:p w14:paraId="1B4EDB2D" w14:textId="453D90A9" w:rsidR="00CA4FCC" w:rsidRDefault="00CA4FCC">
      <w:pPr>
        <w:pStyle w:val="CommentText"/>
      </w:pPr>
      <w:r w:rsidRPr="52DA2A6C">
        <w:t xml:space="preserve">Le Gall, C., Meignan, W., &amp; Roulleau, G. (2021). Assessment of the 2008 Reform of the Research Tax Credit. </w:t>
      </w:r>
      <w:r w:rsidRPr="018026C3">
        <w:rPr>
          <w:i/>
          <w:iCs/>
        </w:rPr>
        <w:t>Trésor-Economics</w:t>
      </w:r>
      <w:r w:rsidRPr="5D45B8AD">
        <w:t>, (290). Direction générale du Trésor.</w:t>
      </w:r>
    </w:p>
    <w:p w14:paraId="5ACDF944" w14:textId="0E69B0AE" w:rsidR="00CA4FCC" w:rsidRDefault="00CA4FCC">
      <w:pPr>
        <w:pStyle w:val="CommentText"/>
      </w:pPr>
    </w:p>
    <w:p w14:paraId="0C6E1FA1" w14:textId="6B553802" w:rsidR="00CA4FCC" w:rsidRDefault="00CA4FCC">
      <w:pPr>
        <w:pStyle w:val="CommentText"/>
      </w:pPr>
      <w:r w:rsidRPr="49DB72BB">
        <w:t xml:space="preserve">OECD. (2023). </w:t>
      </w:r>
      <w:r w:rsidRPr="7BFE669A">
        <w:rPr>
          <w:i/>
          <w:iCs/>
        </w:rPr>
        <w:t>The Impact of R&amp;D Tax Incentives: Results from the OECD microBeRD+ Project</w:t>
      </w:r>
      <w:r w:rsidRPr="541D882D">
        <w:t>. OECD Science, Technology and Industry Policy Papers, No. 159.</w:t>
      </w:r>
    </w:p>
  </w:comment>
  <w:comment w:id="1211" w:author="Usuario invitado" w:date="2026-04-08T09:46:00Z" w:initials="Ui">
    <w:p w14:paraId="30ADCAEE" w14:textId="755B7377" w:rsidR="00CA4FCC" w:rsidRDefault="00CA4FCC">
      <w:pPr>
        <w:pStyle w:val="CommentText"/>
      </w:pPr>
      <w:r>
        <w:rPr>
          <w:rStyle w:val="CommentReference"/>
        </w:rPr>
        <w:annotationRef/>
      </w:r>
      <w:r w:rsidRPr="745200B6">
        <w:t xml:space="preserve">AIReF. (2020). </w:t>
      </w:r>
      <w:r w:rsidRPr="79FF4FA7">
        <w:rPr>
          <w:i/>
          <w:iCs/>
        </w:rPr>
        <w:t>Beneficio Fiscal: Deducción por I+D+i en el Impuesto sobre Sociedades</w:t>
      </w:r>
      <w:r w:rsidRPr="762DB36F">
        <w:t>. Madrid: Autoridad Independiente de Responsabilidad Fiscal.</w:t>
      </w:r>
    </w:p>
    <w:p w14:paraId="239D3FEC" w14:textId="6D20BEA6" w:rsidR="00CA4FCC" w:rsidRDefault="00CA4FCC">
      <w:pPr>
        <w:pStyle w:val="CommentText"/>
      </w:pPr>
    </w:p>
    <w:p w14:paraId="447111F7" w14:textId="16CC4EA1" w:rsidR="00CA4FCC" w:rsidRDefault="00CA4FCC">
      <w:pPr>
        <w:pStyle w:val="CommentText"/>
      </w:pPr>
      <w:r w:rsidRPr="4A36F22A">
        <w:t xml:space="preserve">Bach, L., Bozio, A., Guillouzouic, A., Malgouyres, C., &amp; Serrano-Velarde, N. (2021). </w:t>
      </w:r>
      <w:r w:rsidRPr="2563323E">
        <w:rPr>
          <w:i/>
          <w:iCs/>
        </w:rPr>
        <w:t>Les impacts du crédit impôt recherche sur la performance económica des entreprises</w:t>
      </w:r>
      <w:r w:rsidRPr="21E24269">
        <w:t>. Rapport IPP n°33.</w:t>
      </w:r>
    </w:p>
    <w:p w14:paraId="0A8D60A6" w14:textId="5062EC1A" w:rsidR="00CA4FCC" w:rsidRDefault="00CA4FCC">
      <w:pPr>
        <w:pStyle w:val="CommentText"/>
      </w:pPr>
    </w:p>
    <w:p w14:paraId="5D95B337" w14:textId="72E07380" w:rsidR="00CA4FCC" w:rsidRDefault="00CA4FCC">
      <w:pPr>
        <w:pStyle w:val="CommentText"/>
      </w:pPr>
      <w:r w:rsidRPr="129DB407">
        <w:t xml:space="preserve">Bozio, A., Cottet, S., &amp; Py, L. (2019). </w:t>
      </w:r>
      <w:r w:rsidRPr="21ABBDE0">
        <w:rPr>
          <w:i/>
          <w:iCs/>
        </w:rPr>
        <w:t>Evaluation d’impact de la réforme 2008 du crédit impôt recherche</w:t>
      </w:r>
      <w:r w:rsidRPr="7B75A663">
        <w:t>. Rapport IPP n°22.</w:t>
      </w:r>
    </w:p>
    <w:p w14:paraId="1EA7874B" w14:textId="4299C8D1" w:rsidR="00CA4FCC" w:rsidRDefault="00CA4FCC">
      <w:pPr>
        <w:pStyle w:val="CommentText"/>
      </w:pPr>
    </w:p>
    <w:p w14:paraId="65C9B81C" w14:textId="2257C56D" w:rsidR="00CA4FCC" w:rsidRDefault="00CA4FCC">
      <w:pPr>
        <w:pStyle w:val="CommentText"/>
      </w:pPr>
      <w:r w:rsidRPr="28595506">
        <w:t xml:space="preserve">CORFO. (2025). </w:t>
      </w:r>
      <w:r w:rsidRPr="7CD777C8">
        <w:rPr>
          <w:i/>
          <w:iCs/>
        </w:rPr>
        <w:t>Estudio de caso Chile: Evidencia administrativa y resultados observados</w:t>
      </w:r>
      <w:r w:rsidRPr="415EA496">
        <w:t>. Santiago: Corporación de Fomento de la Producción.</w:t>
      </w:r>
    </w:p>
    <w:p w14:paraId="55C2DCC7" w14:textId="0CA3B08E" w:rsidR="00CA4FCC" w:rsidRDefault="00CA4FCC">
      <w:pPr>
        <w:pStyle w:val="CommentText"/>
      </w:pPr>
    </w:p>
    <w:p w14:paraId="414BB2E4" w14:textId="5CC2170F" w:rsidR="00CA4FCC" w:rsidRDefault="00CA4FCC">
      <w:pPr>
        <w:pStyle w:val="CommentText"/>
      </w:pPr>
      <w:r w:rsidRPr="68ACC9CB">
        <w:t xml:space="preserve">Departamento Nacional de Planeación (DNP). (2025). </w:t>
      </w:r>
      <w:r w:rsidRPr="5D1EFE90">
        <w:rPr>
          <w:i/>
          <w:iCs/>
        </w:rPr>
        <w:t>Evaluación de Impacto del Programa de Beneficios Tributarios sobre el empleo, las patentes y las exportaciones</w:t>
      </w:r>
      <w:r w:rsidRPr="60B1C57A">
        <w:t>. Bogotá, Colombia.</w:t>
      </w:r>
    </w:p>
    <w:p w14:paraId="72A454D2" w14:textId="4DB055E1" w:rsidR="00CA4FCC" w:rsidRDefault="00CA4FCC">
      <w:pPr>
        <w:pStyle w:val="CommentText"/>
      </w:pPr>
    </w:p>
    <w:p w14:paraId="1C6DECF8" w14:textId="7CE45A10" w:rsidR="00CA4FCC" w:rsidRDefault="00CA4FCC">
      <w:pPr>
        <w:pStyle w:val="CommentText"/>
      </w:pPr>
      <w:r w:rsidRPr="22C19206">
        <w:t xml:space="preserve">Le Gall, C., Meignan, W., &amp; Roulleau, G. (2021). Assessment of the 2008 Reform of the Research Tax Credit. </w:t>
      </w:r>
      <w:r w:rsidRPr="7EE91783">
        <w:rPr>
          <w:i/>
          <w:iCs/>
        </w:rPr>
        <w:t>Trésor-Economics</w:t>
      </w:r>
      <w:r w:rsidRPr="57AF6E67">
        <w:t>, (290). Direction générale du Trésor.</w:t>
      </w:r>
    </w:p>
    <w:p w14:paraId="344A5EB2" w14:textId="247A4D9F" w:rsidR="00CA4FCC" w:rsidRDefault="00CA4FCC">
      <w:pPr>
        <w:pStyle w:val="CommentText"/>
      </w:pPr>
    </w:p>
    <w:p w14:paraId="2E6DC9C8" w14:textId="53753CBB" w:rsidR="00CA4FCC" w:rsidRDefault="00CA4FCC">
      <w:pPr>
        <w:pStyle w:val="CommentText"/>
      </w:pPr>
      <w:r w:rsidRPr="70FA5488">
        <w:t xml:space="preserve">Ministerio de Ciencia, Innovación y Universidades (MICIU). (2025). </w:t>
      </w:r>
      <w:r w:rsidRPr="4B2D7F1F">
        <w:rPr>
          <w:i/>
          <w:iCs/>
        </w:rPr>
        <w:t>Informes motivados para deducciones fiscales por actividades de I+D+i 2023</w:t>
      </w:r>
      <w:r w:rsidRPr="4085C87D">
        <w:t>. Madrid, España.</w:t>
      </w:r>
    </w:p>
    <w:p w14:paraId="347E4F6E" w14:textId="1E286C85" w:rsidR="00CA4FCC" w:rsidRDefault="00CA4FCC">
      <w:pPr>
        <w:pStyle w:val="CommentText"/>
      </w:pPr>
    </w:p>
    <w:p w14:paraId="35DAD5A0" w14:textId="6B34E648" w:rsidR="00CA4FCC" w:rsidRDefault="00CA4FCC">
      <w:pPr>
        <w:pStyle w:val="CommentText"/>
      </w:pPr>
      <w:r w:rsidRPr="319B1942">
        <w:t xml:space="preserve">Ministério da Ciência, Tecnologia e Inovação (MCTI). (2025). </w:t>
      </w:r>
      <w:r w:rsidRPr="2D0BDEDF">
        <w:rPr>
          <w:i/>
          <w:iCs/>
        </w:rPr>
        <w:t>Lei do Bem: Duas décadas de fomento à inovação no Brasil (2005-2025)</w:t>
      </w:r>
      <w:r w:rsidRPr="3508183A">
        <w:t>. Brasília: MCTI/UNESCO.</w:t>
      </w:r>
    </w:p>
    <w:p w14:paraId="6A0DF00B" w14:textId="3F0D7282" w:rsidR="00CA4FCC" w:rsidRDefault="00CA4FCC">
      <w:pPr>
        <w:pStyle w:val="CommentText"/>
      </w:pPr>
    </w:p>
    <w:p w14:paraId="3F688C02" w14:textId="5D416BE5" w:rsidR="00CA4FCC" w:rsidRDefault="00CA4FCC">
      <w:pPr>
        <w:pStyle w:val="CommentText"/>
      </w:pPr>
      <w:r w:rsidRPr="2DA7610B">
        <w:t xml:space="preserve">OECD. (2023). </w:t>
      </w:r>
      <w:r w:rsidRPr="6CF753CE">
        <w:rPr>
          <w:i/>
          <w:iCs/>
        </w:rPr>
        <w:t>The Impact of R&amp;D Tax Incentives: Results from the OECD microBeRD+ Project</w:t>
      </w:r>
      <w:r w:rsidRPr="749F9D85">
        <w:t>. OECD Science, Technology and Industry Policy Papers, No. 159.</w:t>
      </w:r>
    </w:p>
    <w:p w14:paraId="4CFF5A5A" w14:textId="7959DED0" w:rsidR="00CA4FCC" w:rsidRDefault="00CA4FCC">
      <w:pPr>
        <w:pStyle w:val="CommentText"/>
      </w:pPr>
    </w:p>
    <w:p w14:paraId="77604128" w14:textId="2D4080BC" w:rsidR="00CA4FCC" w:rsidRDefault="00CA4FCC">
      <w:pPr>
        <w:pStyle w:val="CommentText"/>
      </w:pPr>
      <w:r w:rsidRPr="13FC8B6D">
        <w:t xml:space="preserve">Parra, M. (2013). </w:t>
      </w:r>
      <w:r w:rsidRPr="5FC54ADC">
        <w:rPr>
          <w:i/>
          <w:iCs/>
        </w:rPr>
        <w:t>RG-T1832 Consultoría Banco Interamericano de Desarrollo: Evaluación del caso colombiano</w:t>
      </w:r>
      <w:r w:rsidRPr="06F27606">
        <w:t>. Banco Interamericano de Desarrollo (BID).</w:t>
      </w:r>
    </w:p>
  </w:comment>
  <w:comment w:id="1212" w:author="Usuario invitado" w:date="2026-04-08T09:48:00Z" w:initials="Ui">
    <w:p w14:paraId="140E967B" w14:textId="7FFE1382" w:rsidR="00CA4FCC" w:rsidRDefault="00CA4FCC">
      <w:pPr>
        <w:pStyle w:val="CommentText"/>
      </w:pPr>
      <w:r>
        <w:rPr>
          <w:rStyle w:val="CommentReference"/>
        </w:rPr>
        <w:annotationRef/>
      </w:r>
      <w:r w:rsidRPr="5D027C46">
        <w:t xml:space="preserve">AIReF. (2020). </w:t>
      </w:r>
      <w:r w:rsidRPr="58AA34EE">
        <w:rPr>
          <w:i/>
          <w:iCs/>
        </w:rPr>
        <w:t>Beneficio Fiscal: Deducción por I+D+i en el Impuesto sobre Sociedades</w:t>
      </w:r>
      <w:r w:rsidRPr="04CF2961">
        <w:t>. Madrid: Autoridad Independiente de Responsabilidad Fiscal.</w:t>
      </w:r>
    </w:p>
    <w:p w14:paraId="4174E441" w14:textId="34F5D387" w:rsidR="00CA4FCC" w:rsidRDefault="00CA4FCC">
      <w:pPr>
        <w:pStyle w:val="CommentText"/>
      </w:pPr>
    </w:p>
    <w:p w14:paraId="34A678BA" w14:textId="2CD032AA" w:rsidR="00CA4FCC" w:rsidRDefault="00CA4FCC">
      <w:pPr>
        <w:pStyle w:val="CommentText"/>
      </w:pPr>
      <w:r w:rsidRPr="353C0ABE">
        <w:t xml:space="preserve">Bach, L., Bozio, A., Guillouzouic, A., Malgouyres, C., &amp; Serrano-Velarde, N. (2021). </w:t>
      </w:r>
      <w:r w:rsidRPr="72000970">
        <w:rPr>
          <w:i/>
          <w:iCs/>
        </w:rPr>
        <w:t>Les impacts du crédit impôt recherche sur la performance économique des entreprises</w:t>
      </w:r>
      <w:r w:rsidRPr="10B38B32">
        <w:t>. Rapport IPP n°33. Institut des Politiques Publiques.</w:t>
      </w:r>
    </w:p>
    <w:p w14:paraId="10BD508E" w14:textId="164C6420" w:rsidR="00CA4FCC" w:rsidRDefault="00CA4FCC">
      <w:pPr>
        <w:pStyle w:val="CommentText"/>
      </w:pPr>
    </w:p>
    <w:p w14:paraId="23846FF0" w14:textId="4512A5F3" w:rsidR="00CA4FCC" w:rsidRDefault="00CA4FCC">
      <w:pPr>
        <w:pStyle w:val="CommentText"/>
      </w:pPr>
      <w:r w:rsidRPr="0DB4EF24">
        <w:t xml:space="preserve">Departamento Nacional de Planeación [DNP]. (2015). </w:t>
      </w:r>
      <w:r w:rsidRPr="5C57C8AD">
        <w:rPr>
          <w:i/>
          <w:iCs/>
        </w:rPr>
        <w:t>CONPES 3834: Lineamientos de política para estimular la inversión privada en CTI a través de deducciones tributarias</w:t>
      </w:r>
      <w:r w:rsidRPr="3CA20F76">
        <w:t>. Bogotá, Colombia.</w:t>
      </w:r>
    </w:p>
    <w:p w14:paraId="59E55C5C" w14:textId="05C0DDD4" w:rsidR="00CA4FCC" w:rsidRDefault="00CA4FCC">
      <w:pPr>
        <w:pStyle w:val="CommentText"/>
      </w:pPr>
    </w:p>
    <w:p w14:paraId="685F48EF" w14:textId="6F3F1A6F" w:rsidR="00CA4FCC" w:rsidRDefault="00CA4FCC">
      <w:pPr>
        <w:pStyle w:val="CommentText"/>
      </w:pPr>
      <w:r w:rsidRPr="5C6BFF7D">
        <w:t xml:space="preserve">Gama, D., &amp; Nogueira, H. (2023). Impact assessment of innovation tax incentives in Brazil. </w:t>
      </w:r>
      <w:r w:rsidRPr="33CEF3CE">
        <w:rPr>
          <w:i/>
          <w:iCs/>
        </w:rPr>
        <w:t>Innovation &amp; Management Review</w:t>
      </w:r>
      <w:r w:rsidRPr="055D270A">
        <w:t>, 20(1), 28-42.</w:t>
      </w:r>
    </w:p>
    <w:p w14:paraId="2B56F550" w14:textId="50324693" w:rsidR="00CA4FCC" w:rsidRDefault="00CA4FCC">
      <w:pPr>
        <w:pStyle w:val="CommentText"/>
      </w:pPr>
    </w:p>
    <w:p w14:paraId="7C8FBA14" w14:textId="28896E33" w:rsidR="00CA4FCC" w:rsidRDefault="00CA4FCC">
      <w:pPr>
        <w:pStyle w:val="CommentText"/>
      </w:pPr>
      <w:r w:rsidRPr="592FE8C5">
        <w:t xml:space="preserve">Ministerio de Ciencia, Innovación y Universidades [MICIU]. (2025). </w:t>
      </w:r>
      <w:r w:rsidRPr="10D43F50">
        <w:rPr>
          <w:i/>
          <w:iCs/>
        </w:rPr>
        <w:t>Informes motivados para deducciones fiscales por actividades de I+D+i 2023</w:t>
      </w:r>
      <w:r w:rsidRPr="4523B50F">
        <w:t>. Madrid, España.</w:t>
      </w:r>
    </w:p>
    <w:p w14:paraId="79653569" w14:textId="7C66C877" w:rsidR="00CA4FCC" w:rsidRDefault="00CA4FCC">
      <w:pPr>
        <w:pStyle w:val="CommentText"/>
      </w:pPr>
    </w:p>
    <w:p w14:paraId="7ACEF173" w14:textId="623194CE" w:rsidR="00CA4FCC" w:rsidRDefault="00CA4FCC">
      <w:pPr>
        <w:pStyle w:val="CommentText"/>
      </w:pPr>
      <w:r w:rsidRPr="5F849252">
        <w:t xml:space="preserve">Mohnen, P., &amp; Olivari, J. (2013). </w:t>
      </w:r>
      <w:r w:rsidRPr="5BD8B833">
        <w:rPr>
          <w:i/>
          <w:iCs/>
        </w:rPr>
        <w:t>The R&amp;D Tax Credit of Chile: A Baseline Study</w:t>
      </w:r>
      <w:r w:rsidRPr="41A98DF7">
        <w:t>. Ginebra: World Intellectual Property Organization (WIPO).</w:t>
      </w:r>
    </w:p>
    <w:p w14:paraId="2DDFF22E" w14:textId="748922B1" w:rsidR="00CA4FCC" w:rsidRDefault="00CA4FCC">
      <w:pPr>
        <w:pStyle w:val="CommentText"/>
      </w:pPr>
    </w:p>
    <w:p w14:paraId="26393056" w14:textId="50636DC4" w:rsidR="00CA4FCC" w:rsidRDefault="00CA4FCC">
      <w:pPr>
        <w:pStyle w:val="CommentText"/>
      </w:pPr>
      <w:r w:rsidRPr="45D128BE">
        <w:t xml:space="preserve">OECD. (2023). </w:t>
      </w:r>
      <w:r w:rsidRPr="28D5FA8C">
        <w:rPr>
          <w:i/>
          <w:iCs/>
        </w:rPr>
        <w:t>The Impact of R&amp;D Tax Incentives: Results from the OECD microBeRD+ Project</w:t>
      </w:r>
      <w:r w:rsidRPr="7F5DB7D1">
        <w:t>. OECD Science, Technology and Industry Policy Papers, No. 159.</w:t>
      </w:r>
    </w:p>
    <w:p w14:paraId="0320E2A4" w14:textId="55DB3849" w:rsidR="00CA4FCC" w:rsidRDefault="00CA4FCC">
      <w:pPr>
        <w:pStyle w:val="CommentText"/>
      </w:pPr>
    </w:p>
    <w:p w14:paraId="2F79F652" w14:textId="788F4EAE" w:rsidR="00CA4FCC" w:rsidRDefault="00CA4FCC">
      <w:pPr>
        <w:pStyle w:val="CommentText"/>
      </w:pPr>
      <w:r w:rsidRPr="17E5B947">
        <w:t xml:space="preserve">Parra, M. (2013). </w:t>
      </w:r>
      <w:r w:rsidRPr="464A4771">
        <w:rPr>
          <w:i/>
          <w:iCs/>
        </w:rPr>
        <w:t>Exenciones fiscales para la I+D+i: Experiencias en América Latina y retos pendientes</w:t>
      </w:r>
      <w:r w:rsidRPr="2732868D">
        <w:t>. Banco Interamericano de Desarrollo (BID).</w:t>
      </w:r>
    </w:p>
  </w:comment>
  <w:comment w:id="1213" w:author="Usuario invitado" w:date="2026-04-08T09:51:00Z" w:initials="Ui">
    <w:p w14:paraId="69F8E2F3" w14:textId="7AEDDEC4" w:rsidR="00CA4FCC" w:rsidRDefault="00CA4FCC">
      <w:pPr>
        <w:pStyle w:val="CommentText"/>
      </w:pPr>
      <w:r>
        <w:rPr>
          <w:rStyle w:val="CommentReference"/>
        </w:rPr>
        <w:annotationRef/>
      </w:r>
      <w:r w:rsidRPr="2FECF306">
        <w:t xml:space="preserve">Cámara de Comercio de España. (2024). </w:t>
      </w:r>
      <w:r w:rsidRPr="0A4EF1FD">
        <w:rPr>
          <w:i/>
          <w:iCs/>
        </w:rPr>
        <w:t>Propuestas para mejorar la financiación y los incentivos fiscales a la I+D+i en España</w:t>
      </w:r>
      <w:r w:rsidRPr="4793EC50">
        <w:t>. Madrid: Comisión de Investigación e Innovación.</w:t>
      </w:r>
    </w:p>
    <w:p w14:paraId="0FA5234E" w14:textId="360CB043" w:rsidR="00CA4FCC" w:rsidRDefault="00CA4FCC">
      <w:pPr>
        <w:pStyle w:val="CommentText"/>
      </w:pPr>
    </w:p>
    <w:p w14:paraId="143A2257" w14:textId="6C4CF82F" w:rsidR="00CA4FCC" w:rsidRDefault="00CA4FCC">
      <w:pPr>
        <w:pStyle w:val="CommentText"/>
      </w:pPr>
      <w:r w:rsidRPr="0A313D04">
        <w:t xml:space="preserve">CORFO. (2025). </w:t>
      </w:r>
      <w:r w:rsidRPr="59615FA3">
        <w:rPr>
          <w:i/>
          <w:iCs/>
        </w:rPr>
        <w:t>Estudio de caso Chile: Evidencia administrativa y resultados observados</w:t>
      </w:r>
      <w:r w:rsidRPr="10D6686F">
        <w:t>. Santiago: Corporación de Fomento de la Producción.</w:t>
      </w:r>
    </w:p>
    <w:p w14:paraId="6B8E2067" w14:textId="47B48D6B" w:rsidR="00CA4FCC" w:rsidRDefault="00CA4FCC">
      <w:pPr>
        <w:pStyle w:val="CommentText"/>
      </w:pPr>
    </w:p>
    <w:p w14:paraId="2A1B878E" w14:textId="4C22746A" w:rsidR="00CA4FCC" w:rsidRDefault="00CA4FCC">
      <w:pPr>
        <w:pStyle w:val="CommentText"/>
      </w:pPr>
      <w:r w:rsidRPr="513D6C0C">
        <w:t xml:space="preserve">Departamento Nacional de Planeación [DNP]. (2015). </w:t>
      </w:r>
      <w:r w:rsidRPr="2EF1545B">
        <w:rPr>
          <w:i/>
          <w:iCs/>
        </w:rPr>
        <w:t>CONPES 3834: Lineamientos de política para estimular la inversión privada en CTI a través de deducciones tributarias</w:t>
      </w:r>
      <w:r w:rsidRPr="43ABD768">
        <w:t>. Bogotá, Colombia.</w:t>
      </w:r>
    </w:p>
    <w:p w14:paraId="1C5F6F0F" w14:textId="71A2F2AC" w:rsidR="00CA4FCC" w:rsidRDefault="00CA4FCC">
      <w:pPr>
        <w:pStyle w:val="CommentText"/>
      </w:pPr>
    </w:p>
    <w:p w14:paraId="7DBACDE2" w14:textId="72342524" w:rsidR="00CA4FCC" w:rsidRDefault="00CA4FCC">
      <w:pPr>
        <w:pStyle w:val="CommentText"/>
      </w:pPr>
      <w:r w:rsidRPr="1F26B553">
        <w:t xml:space="preserve">Departamento Nacional de Planeación [DNP]. (2025). </w:t>
      </w:r>
      <w:r w:rsidRPr="5E721CED">
        <w:rPr>
          <w:i/>
          <w:iCs/>
        </w:rPr>
        <w:t>Evaluación de Impacto del Programa de Beneficios Tributarios sobre el empleo, las patentes y las exportaciones</w:t>
      </w:r>
      <w:r w:rsidRPr="445E3F1E">
        <w:t>. Bogotá, Colombia.</w:t>
      </w:r>
    </w:p>
    <w:p w14:paraId="1340F194" w14:textId="70FCFFD8" w:rsidR="00CA4FCC" w:rsidRDefault="00CA4FCC">
      <w:pPr>
        <w:pStyle w:val="CommentText"/>
      </w:pPr>
    </w:p>
    <w:p w14:paraId="05A11861" w14:textId="0EEFC94D" w:rsidR="00CA4FCC" w:rsidRDefault="00CA4FCC">
      <w:pPr>
        <w:pStyle w:val="CommentText"/>
      </w:pPr>
      <w:r w:rsidRPr="4ADE3195">
        <w:t xml:space="preserve">InnovaChile - CORFO. (s.f.). </w:t>
      </w:r>
      <w:r w:rsidRPr="3D0F79D5">
        <w:rPr>
          <w:i/>
          <w:iCs/>
        </w:rPr>
        <w:t>Data Innovación</w:t>
      </w:r>
      <w:r w:rsidRPr="76CF1CCB">
        <w:t xml:space="preserve">. Recuperado de </w:t>
      </w:r>
      <w:hyperlink r:id="rId14">
        <w:r w:rsidRPr="2596A678">
          <w:rPr>
            <w:rStyle w:val="Hyperlink"/>
          </w:rPr>
          <w:t>https://datainnovacion.cl/sources/html/reports/informe-ley-2024.html.</w:t>
        </w:r>
      </w:hyperlink>
    </w:p>
    <w:p w14:paraId="04F81E34" w14:textId="4EA41E84" w:rsidR="00CA4FCC" w:rsidRDefault="00CA4FCC">
      <w:pPr>
        <w:pStyle w:val="CommentText"/>
      </w:pPr>
    </w:p>
    <w:p w14:paraId="0B0DC30F" w14:textId="622B6359" w:rsidR="00CA4FCC" w:rsidRDefault="00CA4FCC">
      <w:pPr>
        <w:pStyle w:val="CommentText"/>
      </w:pPr>
      <w:r w:rsidRPr="1156A6A2">
        <w:t xml:space="preserve">Ministerio de Ciencia, Innovación y Universidades [MICIU]. (2025). </w:t>
      </w:r>
      <w:r w:rsidRPr="367F60A5">
        <w:rPr>
          <w:i/>
          <w:iCs/>
        </w:rPr>
        <w:t>Informes motivados para deducciones fiscales por actividades de I+D+i 2023</w:t>
      </w:r>
      <w:r w:rsidRPr="0125355D">
        <w:t>. Madrid, España.</w:t>
      </w:r>
    </w:p>
    <w:p w14:paraId="090A4848" w14:textId="53F581EC" w:rsidR="00CA4FCC" w:rsidRDefault="00CA4FCC">
      <w:pPr>
        <w:pStyle w:val="CommentText"/>
      </w:pPr>
    </w:p>
    <w:p w14:paraId="6FB7FF16" w14:textId="3C154829" w:rsidR="00CA4FCC" w:rsidRDefault="00CA4FCC">
      <w:pPr>
        <w:pStyle w:val="CommentText"/>
      </w:pPr>
      <w:r w:rsidRPr="003961D1">
        <w:t xml:space="preserve">Ministério da Ciência, Tecnologia e Inovação [MCTI]. (2025). </w:t>
      </w:r>
      <w:r w:rsidRPr="49FFC037">
        <w:rPr>
          <w:i/>
          <w:iCs/>
        </w:rPr>
        <w:t>Lei do Bem: Duas décadas de fomento à inovação no Brasil (2005-2025)</w:t>
      </w:r>
      <w:r w:rsidRPr="094793EE">
        <w:t>. Brasília: MCTI/UNESCO.</w:t>
      </w:r>
    </w:p>
    <w:p w14:paraId="424ED8FE" w14:textId="180163E2" w:rsidR="00CA4FCC" w:rsidRDefault="00CA4FCC">
      <w:pPr>
        <w:pStyle w:val="CommentText"/>
      </w:pPr>
    </w:p>
    <w:p w14:paraId="2F26DDF7" w14:textId="7761A1B6" w:rsidR="00CA4FCC" w:rsidRDefault="00CA4FCC">
      <w:pPr>
        <w:pStyle w:val="CommentText"/>
      </w:pPr>
      <w:r w:rsidRPr="02E17B4A">
        <w:t xml:space="preserve">Mohnen, P., &amp; Olivari, J. (2013). </w:t>
      </w:r>
      <w:r w:rsidRPr="23EA8F94">
        <w:rPr>
          <w:i/>
          <w:iCs/>
        </w:rPr>
        <w:t>The R&amp;D Tax Credit of Chile: A Baseline Study</w:t>
      </w:r>
      <w:r w:rsidRPr="5AE71CE8">
        <w:t>. Ginebra: World Intellectual Property Organization (WIPO).</w:t>
      </w:r>
    </w:p>
    <w:p w14:paraId="7BFF9FD9" w14:textId="44CA2822" w:rsidR="00CA4FCC" w:rsidRDefault="00CA4FCC">
      <w:pPr>
        <w:pStyle w:val="CommentText"/>
      </w:pPr>
    </w:p>
    <w:p w14:paraId="334E71F8" w14:textId="36CD9FA2" w:rsidR="00CA4FCC" w:rsidRDefault="00CA4FCC">
      <w:pPr>
        <w:pStyle w:val="CommentText"/>
      </w:pPr>
      <w:r w:rsidRPr="577F1014">
        <w:t xml:space="preserve">OECD. (2023). </w:t>
      </w:r>
      <w:r w:rsidRPr="75950EBD">
        <w:rPr>
          <w:i/>
          <w:iCs/>
        </w:rPr>
        <w:t>The Impact of R&amp;D Tax Incentives: Results from the OECD microBeRD+ Project</w:t>
      </w:r>
      <w:r w:rsidRPr="067158CC">
        <w:t>. OECD Science, Technology and Industry Policy Papers, No. 159.</w:t>
      </w:r>
    </w:p>
    <w:p w14:paraId="57A61CDA" w14:textId="525B22BA" w:rsidR="00CA4FCC" w:rsidRDefault="00CA4FCC">
      <w:pPr>
        <w:pStyle w:val="CommentText"/>
      </w:pPr>
    </w:p>
    <w:p w14:paraId="7611DDAB" w14:textId="5951C83D" w:rsidR="00CA4FCC" w:rsidRDefault="00CA4FCC">
      <w:pPr>
        <w:pStyle w:val="CommentText"/>
      </w:pPr>
      <w:r w:rsidRPr="16267AA9">
        <w:t xml:space="preserve">Parra, M. (2013). </w:t>
      </w:r>
      <w:r w:rsidRPr="1468EC6B">
        <w:rPr>
          <w:i/>
          <w:iCs/>
        </w:rPr>
        <w:t>Exenciones fiscales para la I+D+i: Experiencias en América Latina y retos pendientes</w:t>
      </w:r>
      <w:r w:rsidRPr="31D629CC">
        <w:t>. Banco Interamericano de Desarrollo (BID).</w:t>
      </w:r>
    </w:p>
  </w:comment>
  <w:comment w:id="1214" w:author="Usuario invitado" w:date="2026-04-08T09:54:00Z" w:initials="Ui">
    <w:p w14:paraId="0FB1FBA5" w14:textId="264CAEE8" w:rsidR="00CA4FCC" w:rsidRDefault="00CA4FCC">
      <w:pPr>
        <w:pStyle w:val="CommentText"/>
      </w:pPr>
      <w:r>
        <w:rPr>
          <w:rStyle w:val="CommentReference"/>
        </w:rPr>
        <w:annotationRef/>
      </w:r>
      <w:r w:rsidRPr="1F715FCB">
        <w:t xml:space="preserve">AIReF. (2020). </w:t>
      </w:r>
      <w:r w:rsidRPr="67985A29">
        <w:rPr>
          <w:i/>
          <w:iCs/>
        </w:rPr>
        <w:t>Beneficio Fiscal: Deducción por I+D+i en el Impuesto sobre Sociedades</w:t>
      </w:r>
      <w:r w:rsidRPr="14AFC5E8">
        <w:t>. Madrid: Autoridad Independiente de Responsabilidad Fiscal.</w:t>
      </w:r>
    </w:p>
    <w:p w14:paraId="00505258" w14:textId="4EC13A7F" w:rsidR="00CA4FCC" w:rsidRDefault="00CA4FCC">
      <w:pPr>
        <w:pStyle w:val="CommentText"/>
      </w:pPr>
    </w:p>
    <w:p w14:paraId="56FFB780" w14:textId="361FFD14" w:rsidR="00CA4FCC" w:rsidRDefault="00CA4FCC">
      <w:pPr>
        <w:pStyle w:val="CommentText"/>
      </w:pPr>
      <w:r w:rsidRPr="4C23F9D0">
        <w:t xml:space="preserve">Agência Nacional de Inovação [ANI]. (2025). </w:t>
      </w:r>
      <w:r w:rsidRPr="1A3DEB50">
        <w:rPr>
          <w:i/>
          <w:iCs/>
        </w:rPr>
        <w:t>SIFIDE KEY INDICATORS</w:t>
      </w:r>
      <w:r w:rsidRPr="318E1F93">
        <w:t xml:space="preserve">. Recuperado de </w:t>
      </w:r>
      <w:hyperlink r:id="rId15">
        <w:r w:rsidRPr="4B9559D7">
          <w:rPr>
            <w:rStyle w:val="Hyperlink"/>
          </w:rPr>
          <w:t>https://ani.pt/en/sifide-system-of-tax-incentives-for-business-rd/.</w:t>
        </w:r>
      </w:hyperlink>
    </w:p>
    <w:p w14:paraId="3FEF31EF" w14:textId="7025E975" w:rsidR="00CA4FCC" w:rsidRDefault="00CA4FCC">
      <w:pPr>
        <w:pStyle w:val="CommentText"/>
      </w:pPr>
    </w:p>
    <w:p w14:paraId="55406614" w14:textId="2882590F" w:rsidR="00CA4FCC" w:rsidRDefault="00CA4FCC">
      <w:pPr>
        <w:pStyle w:val="CommentText"/>
      </w:pPr>
      <w:r w:rsidRPr="496A60B8">
        <w:t xml:space="preserve">Bach, L., Bozio, A., Guillouzouic, A., Malgouyres, C., &amp; Serrano-Velarde, N. (2021). </w:t>
      </w:r>
      <w:r w:rsidRPr="06E2CE3C">
        <w:rPr>
          <w:i/>
          <w:iCs/>
        </w:rPr>
        <w:t>Les impacts du crédit impôt recherche sur la performance économique des empresas</w:t>
      </w:r>
      <w:r w:rsidRPr="1D6C2166">
        <w:t>. Rapport IPP n°33. Institut des Politiques Publiques.</w:t>
      </w:r>
    </w:p>
    <w:p w14:paraId="5A9D9416" w14:textId="001394DC" w:rsidR="00CA4FCC" w:rsidRDefault="00CA4FCC">
      <w:pPr>
        <w:pStyle w:val="CommentText"/>
      </w:pPr>
    </w:p>
    <w:p w14:paraId="2AEF25F6" w14:textId="5D040880" w:rsidR="00CA4FCC" w:rsidRDefault="00CA4FCC">
      <w:pPr>
        <w:pStyle w:val="CommentText"/>
      </w:pPr>
      <w:r w:rsidRPr="3C80B2BA">
        <w:t xml:space="preserve">CORFO. (2025). </w:t>
      </w:r>
      <w:r w:rsidRPr="19586176">
        <w:rPr>
          <w:i/>
          <w:iCs/>
        </w:rPr>
        <w:t>Estudio de caso Chile: Evidencia administrativa y resultados observados</w:t>
      </w:r>
      <w:r w:rsidRPr="37FCA852">
        <w:t>. Santiago: Corporación de Fomento de la Producción.</w:t>
      </w:r>
    </w:p>
    <w:p w14:paraId="3224A475" w14:textId="00921F9D" w:rsidR="00CA4FCC" w:rsidRDefault="00CA4FCC">
      <w:pPr>
        <w:pStyle w:val="CommentText"/>
      </w:pPr>
    </w:p>
    <w:p w14:paraId="64D58651" w14:textId="144F7077" w:rsidR="00CA4FCC" w:rsidRDefault="00CA4FCC">
      <w:pPr>
        <w:pStyle w:val="CommentText"/>
      </w:pPr>
      <w:r w:rsidRPr="688CBBE4">
        <w:t xml:space="preserve">Departamento Nacional de Planeación [DNP]. (2025). </w:t>
      </w:r>
      <w:r w:rsidRPr="27397A89">
        <w:rPr>
          <w:i/>
          <w:iCs/>
        </w:rPr>
        <w:t>Evaluación de Impacto del Programa de Beneficios Tributarios sobre el empleo, las patentes y las exportaciones</w:t>
      </w:r>
      <w:r w:rsidRPr="7898F5D6">
        <w:t>. Bogotá, Colombia.</w:t>
      </w:r>
    </w:p>
    <w:p w14:paraId="0BCEBEDE" w14:textId="26EFD377" w:rsidR="00CA4FCC" w:rsidRDefault="00CA4FCC">
      <w:pPr>
        <w:pStyle w:val="CommentText"/>
      </w:pPr>
    </w:p>
    <w:p w14:paraId="3B61C2D2" w14:textId="5BDD480A" w:rsidR="00CA4FCC" w:rsidRDefault="00CA4FCC">
      <w:pPr>
        <w:pStyle w:val="CommentText"/>
      </w:pPr>
      <w:r w:rsidRPr="15AD500F">
        <w:t xml:space="preserve">Gama, D., &amp; Nogueira, H. (2023). Impact assessment of innovation tax incentives in Brazil. </w:t>
      </w:r>
      <w:r w:rsidRPr="5A1F7B1A">
        <w:rPr>
          <w:i/>
          <w:iCs/>
        </w:rPr>
        <w:t>Innovation &amp; Management Review</w:t>
      </w:r>
      <w:r w:rsidRPr="5417698B">
        <w:t>, 20(1), 28-42.</w:t>
      </w:r>
    </w:p>
    <w:p w14:paraId="12F54205" w14:textId="0352B18C" w:rsidR="00CA4FCC" w:rsidRDefault="00CA4FCC">
      <w:pPr>
        <w:pStyle w:val="CommentText"/>
      </w:pPr>
    </w:p>
    <w:p w14:paraId="16EF22E9" w14:textId="401084E9" w:rsidR="00CA4FCC" w:rsidRDefault="00CA4FCC">
      <w:pPr>
        <w:pStyle w:val="CommentText"/>
      </w:pPr>
      <w:r w:rsidRPr="327E925F">
        <w:t xml:space="preserve">Mardones, C. (2020). Effect of R&amp;D subsidies and tax credits on the innovative processes of Chilean firms. </w:t>
      </w:r>
      <w:r w:rsidRPr="7238E007">
        <w:rPr>
          <w:i/>
          <w:iCs/>
        </w:rPr>
        <w:t>Academia Revista Latinoamericana de Administración</w:t>
      </w:r>
      <w:r w:rsidRPr="79C70498">
        <w:t>, 33(3/4), 517–534.</w:t>
      </w:r>
    </w:p>
    <w:p w14:paraId="56C750E9" w14:textId="0D7022B6" w:rsidR="00CA4FCC" w:rsidRDefault="00CA4FCC">
      <w:pPr>
        <w:pStyle w:val="CommentText"/>
      </w:pPr>
    </w:p>
    <w:p w14:paraId="5E723120" w14:textId="71A3D6DE" w:rsidR="00CA4FCC" w:rsidRDefault="00CA4FCC">
      <w:pPr>
        <w:pStyle w:val="CommentText"/>
      </w:pPr>
      <w:r w:rsidRPr="028B2FE5">
        <w:t xml:space="preserve">Ministerio de Ciencia, Tecnología e Innovación [MinCiencias]. (2025). </w:t>
      </w:r>
      <w:r w:rsidRPr="66743577">
        <w:rPr>
          <w:i/>
          <w:iCs/>
        </w:rPr>
        <w:t>Documento de Tipologías de Proyectos de CTeI Versión 8</w:t>
      </w:r>
      <w:r w:rsidRPr="3C4B81C5">
        <w:t>. Bogotá, Colombia.</w:t>
      </w:r>
    </w:p>
    <w:p w14:paraId="5BFD5AFD" w14:textId="4147F252" w:rsidR="00CA4FCC" w:rsidRDefault="00CA4FCC">
      <w:pPr>
        <w:pStyle w:val="CommentText"/>
      </w:pPr>
    </w:p>
    <w:p w14:paraId="7DC06E59" w14:textId="7ECBA203" w:rsidR="00CA4FCC" w:rsidRDefault="00CA4FCC">
      <w:pPr>
        <w:pStyle w:val="CommentText"/>
      </w:pPr>
      <w:r w:rsidRPr="1106A27B">
        <w:t xml:space="preserve">OECD. (2023). </w:t>
      </w:r>
      <w:r w:rsidRPr="32C6DF39">
        <w:rPr>
          <w:i/>
          <w:iCs/>
        </w:rPr>
        <w:t>The Impact of R&amp;D Tax Incentives: Results from the OECD microBeRD+ Project</w:t>
      </w:r>
      <w:r w:rsidRPr="3C9A89AD">
        <w:t>. OECD Science, Technology and Industry Policy Papers, No. 159.</w:t>
      </w:r>
    </w:p>
    <w:p w14:paraId="7612F315" w14:textId="35DB6E4F" w:rsidR="00CA4FCC" w:rsidRDefault="00CA4FCC">
      <w:pPr>
        <w:pStyle w:val="CommentText"/>
      </w:pPr>
    </w:p>
    <w:p w14:paraId="404B3368" w14:textId="396FDA9A" w:rsidR="00CA4FCC" w:rsidRDefault="00CA4FCC">
      <w:pPr>
        <w:pStyle w:val="CommentText"/>
      </w:pPr>
      <w:r w:rsidRPr="6FE9C972">
        <w:t xml:space="preserve">Parra, M. (2013). </w:t>
      </w:r>
      <w:r w:rsidRPr="1AE2E2DF">
        <w:rPr>
          <w:i/>
          <w:iCs/>
        </w:rPr>
        <w:t>RG-T1832 Consultoría BID: Evaluación del caso colombiano</w:t>
      </w:r>
      <w:r w:rsidRPr="6D15F6BA">
        <w:t>. Banco Interamericano de Desarrollo (BID).</w:t>
      </w:r>
    </w:p>
  </w:comment>
  <w:comment w:id="1215" w:author="Usuario invitado" w:date="2026-04-08T09:56:00Z" w:initials="Ui">
    <w:p w14:paraId="7C420A2E" w14:textId="1F269C8D" w:rsidR="00CA4FCC" w:rsidRDefault="00CA4FCC">
      <w:pPr>
        <w:pStyle w:val="CommentText"/>
      </w:pPr>
      <w:r>
        <w:rPr>
          <w:rStyle w:val="CommentReference"/>
        </w:rPr>
        <w:annotationRef/>
      </w:r>
      <w:r w:rsidRPr="32DCD0BA">
        <w:t xml:space="preserve">Bach, L., Bozio, A., Guillouzouic, A., Malgouyres, C., &amp; Serrano-Velarde, N. (2021). </w:t>
      </w:r>
      <w:r w:rsidRPr="0BD67EBB">
        <w:rPr>
          <w:i/>
          <w:iCs/>
        </w:rPr>
        <w:t>Les impacts du crédit impôt recherche sur la performance économique des entreprises</w:t>
      </w:r>
      <w:r w:rsidRPr="1A169B3D">
        <w:t>. Rapport IPP n°33. Institut des Politiques Publiques.</w:t>
      </w:r>
    </w:p>
    <w:p w14:paraId="21673B9F" w14:textId="25B80F13" w:rsidR="00CA4FCC" w:rsidRDefault="00CA4FCC">
      <w:pPr>
        <w:pStyle w:val="CommentText"/>
      </w:pPr>
    </w:p>
    <w:p w14:paraId="39DF1E2E" w14:textId="38C01171" w:rsidR="00CA4FCC" w:rsidRDefault="00CA4FCC">
      <w:pPr>
        <w:pStyle w:val="CommentText"/>
      </w:pPr>
      <w:r w:rsidRPr="6BA33D3E">
        <w:t xml:space="preserve">Biblioteca del Congreso Nacional de Chile [BCN]. (2006). </w:t>
      </w:r>
      <w:r w:rsidRPr="039104B2">
        <w:rPr>
          <w:i/>
          <w:iCs/>
        </w:rPr>
        <w:t>Historia de la Ley N° 20.241. Mensaje en Sesión 93. Legislatura 354</w:t>
      </w:r>
      <w:r w:rsidRPr="3D11CDE3">
        <w:t>. Santiago, Chile.</w:t>
      </w:r>
    </w:p>
    <w:p w14:paraId="33E51D03" w14:textId="3AFC0BDB" w:rsidR="00CA4FCC" w:rsidRDefault="00CA4FCC">
      <w:pPr>
        <w:pStyle w:val="CommentText"/>
      </w:pPr>
    </w:p>
    <w:p w14:paraId="201D314E" w14:textId="06EBB643" w:rsidR="00CA4FCC" w:rsidRDefault="00CA4FCC">
      <w:pPr>
        <w:pStyle w:val="CommentText"/>
      </w:pPr>
      <w:r w:rsidRPr="5308A528">
        <w:t xml:space="preserve">CORFO. (2025). </w:t>
      </w:r>
      <w:r w:rsidRPr="0C46A399">
        <w:rPr>
          <w:i/>
          <w:iCs/>
        </w:rPr>
        <w:t>Estudio de caso Chile: Evidencia administrativa y resultados observados</w:t>
      </w:r>
      <w:r w:rsidRPr="0115CF94">
        <w:t>. Santiago: Corporación de Fomento de la Producción.</w:t>
      </w:r>
    </w:p>
    <w:p w14:paraId="0EA32FDD" w14:textId="1DC35227" w:rsidR="00CA4FCC" w:rsidRDefault="00CA4FCC">
      <w:pPr>
        <w:pStyle w:val="CommentText"/>
      </w:pPr>
    </w:p>
    <w:p w14:paraId="2BE01A5C" w14:textId="51C0B408" w:rsidR="00CA4FCC" w:rsidRDefault="00CA4FCC">
      <w:pPr>
        <w:pStyle w:val="CommentText"/>
      </w:pPr>
      <w:r w:rsidRPr="55C66630">
        <w:t xml:space="preserve">Departamento Nacional de Planeación [DNP]. (2025). </w:t>
      </w:r>
      <w:r w:rsidRPr="049F2D38">
        <w:rPr>
          <w:i/>
          <w:iCs/>
        </w:rPr>
        <w:t>Evaluación de Impacto del Programa de Beneficios Tributarios sobre el empleo, las patentes y las exportaciones</w:t>
      </w:r>
      <w:r w:rsidRPr="2D7EE450">
        <w:t>. Bogotá, Colombia.</w:t>
      </w:r>
    </w:p>
    <w:p w14:paraId="6DF55365" w14:textId="6A6B2366" w:rsidR="00CA4FCC" w:rsidRDefault="00CA4FCC">
      <w:pPr>
        <w:pStyle w:val="CommentText"/>
      </w:pPr>
    </w:p>
    <w:p w14:paraId="42D112CC" w14:textId="7ED15F6D" w:rsidR="00CA4FCC" w:rsidRDefault="00CA4FCC">
      <w:pPr>
        <w:pStyle w:val="CommentText"/>
      </w:pPr>
      <w:r w:rsidRPr="4407C3AB">
        <w:t xml:space="preserve">Expertos. (2025). </w:t>
      </w:r>
      <w:r w:rsidRPr="750F3A69">
        <w:rPr>
          <w:i/>
          <w:iCs/>
        </w:rPr>
        <w:t>Entrevistas sobre la operatividad del Consejo Nacional de Beneficios Tributarios</w:t>
      </w:r>
      <w:r w:rsidRPr="39BB99E9">
        <w:t>. Bogotá, Colombia. (Entrevista Colombia)</w:t>
      </w:r>
    </w:p>
    <w:p w14:paraId="1819116F" w14:textId="043AD1C4" w:rsidR="00CA4FCC" w:rsidRDefault="00CA4FCC">
      <w:pPr>
        <w:pStyle w:val="CommentText"/>
      </w:pPr>
    </w:p>
    <w:p w14:paraId="2EAD5C9C" w14:textId="2018CD2F" w:rsidR="00CA4FCC" w:rsidRDefault="00CA4FCC">
      <w:pPr>
        <w:pStyle w:val="CommentText"/>
      </w:pPr>
      <w:r w:rsidRPr="37350B60">
        <w:t xml:space="preserve">Le Gall, C., Meignan, W., &amp; Roulleau, G. (2021). Assessment of the 2008 Reform of the Research Tax Credit. </w:t>
      </w:r>
      <w:r w:rsidRPr="1D024B0C">
        <w:rPr>
          <w:i/>
          <w:iCs/>
        </w:rPr>
        <w:t>Trésor-Economics</w:t>
      </w:r>
      <w:r w:rsidRPr="6D65EC04">
        <w:t>, (290). Direction générale du Trésor.</w:t>
      </w:r>
    </w:p>
    <w:p w14:paraId="1C271463" w14:textId="67E784FC" w:rsidR="00CA4FCC" w:rsidRDefault="00CA4FCC">
      <w:pPr>
        <w:pStyle w:val="CommentText"/>
      </w:pPr>
    </w:p>
    <w:p w14:paraId="4390D9BA" w14:textId="3C4A31B8" w:rsidR="00CA4FCC" w:rsidRDefault="00CA4FCC">
      <w:pPr>
        <w:pStyle w:val="CommentText"/>
      </w:pPr>
      <w:r w:rsidRPr="14733F9E">
        <w:t xml:space="preserve">Lopez, J., &amp; Mairesse, J. (2018). </w:t>
      </w:r>
      <w:r w:rsidRPr="1D92A7CD">
        <w:rPr>
          <w:i/>
          <w:iCs/>
        </w:rPr>
        <w:t>Financing R&amp;D through Tax Credit in France</w:t>
      </w:r>
      <w:r w:rsidRPr="6EF1A8FE">
        <w:t>. Preliminary Draft. (Citado en Le Gall et al., 2021).</w:t>
      </w:r>
    </w:p>
    <w:p w14:paraId="708EF7BE" w14:textId="699450F7" w:rsidR="00CA4FCC" w:rsidRDefault="00CA4FCC">
      <w:pPr>
        <w:pStyle w:val="CommentText"/>
      </w:pPr>
    </w:p>
    <w:p w14:paraId="28662463" w14:textId="5ADBCA7F" w:rsidR="00CA4FCC" w:rsidRDefault="00CA4FCC">
      <w:pPr>
        <w:pStyle w:val="CommentText"/>
      </w:pPr>
      <w:r w:rsidRPr="3AC5592B">
        <w:t xml:space="preserve">Paredes, A., Vasconcelos, C., &amp; Damásio, B. (2025). Examining the Impact of R&amp;D Tax Credits on Employment Growth Across Economic Sectors. </w:t>
      </w:r>
      <w:r w:rsidRPr="577D4AFF">
        <w:rPr>
          <w:i/>
          <w:iCs/>
        </w:rPr>
        <w:t>Emerging Science Journal</w:t>
      </w:r>
      <w:r w:rsidRPr="2D61D7CC">
        <w:t>, 9(2), 677-699.</w:t>
      </w:r>
    </w:p>
  </w:comment>
  <w:comment w:id="1216" w:author="Usuario invitado" w:date="2026-04-08T09:58:00Z" w:initials="Ui">
    <w:p w14:paraId="58411968" w14:textId="7D21919E" w:rsidR="00CA4FCC" w:rsidRDefault="00CA4FCC">
      <w:pPr>
        <w:pStyle w:val="CommentText"/>
      </w:pPr>
      <w:r>
        <w:rPr>
          <w:rStyle w:val="CommentReference"/>
        </w:rPr>
        <w:annotationRef/>
      </w:r>
      <w:r w:rsidRPr="1036ECE7">
        <w:t xml:space="preserve">Agência Nacional de Inovação [ANI]. (2023). </w:t>
      </w:r>
      <w:r w:rsidRPr="37A94EE6">
        <w:rPr>
          <w:i/>
          <w:iCs/>
        </w:rPr>
        <w:t>Guia Público de Avaliação: SIFIDE II</w:t>
      </w:r>
      <w:r w:rsidRPr="1EFA314B">
        <w:t>. Lisboa, Portugal.</w:t>
      </w:r>
    </w:p>
    <w:p w14:paraId="234E69CB" w14:textId="521260AC" w:rsidR="00CA4FCC" w:rsidRDefault="00CA4FCC">
      <w:pPr>
        <w:pStyle w:val="CommentText"/>
      </w:pPr>
    </w:p>
    <w:p w14:paraId="4F983918" w14:textId="7C9819F6" w:rsidR="00CA4FCC" w:rsidRDefault="00CA4FCC">
      <w:pPr>
        <w:pStyle w:val="CommentText"/>
      </w:pPr>
      <w:r w:rsidRPr="14E09867">
        <w:t xml:space="preserve">Cámara de Comercio de España. (2024). </w:t>
      </w:r>
      <w:r w:rsidRPr="2ADABBA0">
        <w:rPr>
          <w:i/>
          <w:iCs/>
        </w:rPr>
        <w:t>El sistema de incentivos fiscales a la I+D+i en España: Diagnóstico y propuestas para su impulso</w:t>
      </w:r>
      <w:r w:rsidRPr="11B1E5D1">
        <w:t>. Madrid: Comisión de Investigación e Innovación.</w:t>
      </w:r>
    </w:p>
    <w:p w14:paraId="4968C906" w14:textId="3121BEC6" w:rsidR="00CA4FCC" w:rsidRDefault="00CA4FCC">
      <w:pPr>
        <w:pStyle w:val="CommentText"/>
      </w:pPr>
    </w:p>
    <w:p w14:paraId="58B7B6E3" w14:textId="5FE38CA1" w:rsidR="00CA4FCC" w:rsidRDefault="00CA4FCC">
      <w:pPr>
        <w:pStyle w:val="CommentText"/>
      </w:pPr>
      <w:r w:rsidRPr="1C996688">
        <w:t xml:space="preserve">CORFO. (2025). </w:t>
      </w:r>
      <w:r w:rsidRPr="05C39BB9">
        <w:rPr>
          <w:i/>
          <w:iCs/>
        </w:rPr>
        <w:t>Estudio de caso Chile: Evidencia administrativa y resultados observados</w:t>
      </w:r>
      <w:r w:rsidRPr="57AFDE11">
        <w:t>. Santiago: Corporación de Fomento de la Producción.</w:t>
      </w:r>
    </w:p>
    <w:p w14:paraId="28FA5585" w14:textId="277C20C2" w:rsidR="00CA4FCC" w:rsidRDefault="00CA4FCC">
      <w:pPr>
        <w:pStyle w:val="CommentText"/>
      </w:pPr>
    </w:p>
    <w:p w14:paraId="048920A0" w14:textId="76711A93" w:rsidR="00CA4FCC" w:rsidRDefault="00CA4FCC">
      <w:pPr>
        <w:pStyle w:val="CommentText"/>
      </w:pPr>
      <w:r w:rsidRPr="67434D2F">
        <w:t xml:space="preserve">Expertos. (2025). </w:t>
      </w:r>
      <w:r w:rsidRPr="44E181BE">
        <w:rPr>
          <w:i/>
          <w:iCs/>
        </w:rPr>
        <w:t>Entrevistas sobre la operatividad de los Beneficios Tributarios en Colombia (DNP y MinCiencias)</w:t>
      </w:r>
      <w:r w:rsidRPr="00F83377">
        <w:t>. Bogotá, Colombia.</w:t>
      </w:r>
    </w:p>
    <w:p w14:paraId="42E2E91B" w14:textId="0DC7CDD1" w:rsidR="00CA4FCC" w:rsidRDefault="00CA4FCC">
      <w:pPr>
        <w:pStyle w:val="CommentText"/>
      </w:pPr>
    </w:p>
    <w:p w14:paraId="3DFA5777" w14:textId="258ED612" w:rsidR="00CA4FCC" w:rsidRDefault="00CA4FCC">
      <w:pPr>
        <w:pStyle w:val="CommentText"/>
      </w:pPr>
      <w:r w:rsidRPr="1C828E29">
        <w:t xml:space="preserve">Le Gall, C., Meignan, W., &amp; Roulleau, G. (2021). Assessment of the 2008 Reform of the Research Tax Credit. </w:t>
      </w:r>
      <w:r w:rsidRPr="50E4908F">
        <w:rPr>
          <w:i/>
          <w:iCs/>
        </w:rPr>
        <w:t>Trésor-Economics</w:t>
      </w:r>
      <w:r w:rsidRPr="421300F9">
        <w:t>, (290). Direction générale du Trésor.</w:t>
      </w:r>
    </w:p>
    <w:p w14:paraId="3243C996" w14:textId="6A605E28" w:rsidR="00CA4FCC" w:rsidRDefault="00CA4FCC">
      <w:pPr>
        <w:pStyle w:val="CommentText"/>
      </w:pPr>
    </w:p>
    <w:p w14:paraId="722435C0" w14:textId="02971A67" w:rsidR="00CA4FCC" w:rsidRDefault="00CA4FCC">
      <w:pPr>
        <w:pStyle w:val="CommentText"/>
      </w:pPr>
      <w:r w:rsidRPr="275F0689">
        <w:t xml:space="preserve">Ministerio de Ciencia, Tecnología e Innovación [MinCiencias]. (2025). </w:t>
      </w:r>
      <w:r w:rsidRPr="6E59E193">
        <w:rPr>
          <w:i/>
          <w:iCs/>
        </w:rPr>
        <w:t>Documento de Tipología de Proyectos de carácter científico, tecnológico o de innovación (Versión 8)</w:t>
      </w:r>
      <w:r w:rsidRPr="01492846">
        <w:t>. Bogotá, Colombia.</w:t>
      </w:r>
    </w:p>
    <w:p w14:paraId="5FE61EE1" w14:textId="18FF4AAC" w:rsidR="00CA4FCC" w:rsidRDefault="00CA4FCC">
      <w:pPr>
        <w:pStyle w:val="CommentText"/>
      </w:pPr>
    </w:p>
    <w:p w14:paraId="6F68F067" w14:textId="33C98968" w:rsidR="00CA4FCC" w:rsidRDefault="00CA4FCC">
      <w:pPr>
        <w:pStyle w:val="CommentText"/>
      </w:pPr>
      <w:r w:rsidRPr="140BD326">
        <w:t xml:space="preserve">Ministère de l’Enseignement supérieur et de la Recherche [MESR]. (2024). </w:t>
      </w:r>
      <w:r w:rsidRPr="3682723B">
        <w:rPr>
          <w:i/>
          <w:iCs/>
        </w:rPr>
        <w:t>Guide du Crédit d’Impôt Recherche 2024</w:t>
      </w:r>
      <w:r w:rsidRPr="3681FE7B">
        <w:t>. París, Francia.</w:t>
      </w:r>
    </w:p>
    <w:p w14:paraId="1A92C708" w14:textId="1F86A4AB" w:rsidR="00CA4FCC" w:rsidRDefault="00CA4FCC">
      <w:pPr>
        <w:pStyle w:val="CommentText"/>
      </w:pPr>
    </w:p>
    <w:p w14:paraId="3CE45F49" w14:textId="27A75CCD" w:rsidR="00CA4FCC" w:rsidRDefault="00CA4FCC">
      <w:pPr>
        <w:pStyle w:val="CommentText"/>
      </w:pPr>
      <w:r w:rsidRPr="3E05D5ED">
        <w:t xml:space="preserve">OECD. (2023). </w:t>
      </w:r>
      <w:r w:rsidRPr="7987B253">
        <w:rPr>
          <w:i/>
          <w:iCs/>
        </w:rPr>
        <w:t>The Impact of R&amp;D Tax Incentives: Results from the OECD microBeRD+ Project</w:t>
      </w:r>
      <w:r w:rsidRPr="4CAE0BF1">
        <w:t>. OECD Science, Technology and Industry Policy Papers, No. 159.</w:t>
      </w:r>
    </w:p>
    <w:p w14:paraId="436B6AB4" w14:textId="4AF3679A" w:rsidR="00CA4FCC" w:rsidRDefault="00CA4FCC">
      <w:pPr>
        <w:pStyle w:val="CommentText"/>
      </w:pPr>
    </w:p>
    <w:p w14:paraId="6DEFD2FE" w14:textId="1D602903" w:rsidR="00CA4FCC" w:rsidRDefault="00CA4FCC">
      <w:pPr>
        <w:pStyle w:val="CommentText"/>
      </w:pPr>
      <w:r w:rsidRPr="2DE68D6E">
        <w:t xml:space="preserve">Parra, M. (2013). </w:t>
      </w:r>
      <w:r w:rsidRPr="7B8BAA36">
        <w:rPr>
          <w:i/>
          <w:iCs/>
        </w:rPr>
        <w:t>RG-T1832 Consultoría BID: Evaluación del caso colombiano</w:t>
      </w:r>
      <w:r w:rsidRPr="25394BEA">
        <w:t>. Banco Interamericano de Desarrollo (BID).</w:t>
      </w:r>
    </w:p>
  </w:comment>
  <w:comment w:id="1217" w:author="Usuario invitado" w:date="2026-04-08T10:00:00Z" w:initials="Ui">
    <w:p w14:paraId="615E48CF" w14:textId="4CF2D763" w:rsidR="00CA4FCC" w:rsidRDefault="00CA4FCC">
      <w:pPr>
        <w:pStyle w:val="CommentText"/>
      </w:pPr>
      <w:r>
        <w:rPr>
          <w:rStyle w:val="CommentReference"/>
        </w:rPr>
        <w:annotationRef/>
      </w:r>
      <w:r w:rsidRPr="1A5F5C5F">
        <w:t xml:space="preserve">AIReF. (2020). </w:t>
      </w:r>
      <w:r w:rsidRPr="52736BB0">
        <w:rPr>
          <w:i/>
          <w:iCs/>
        </w:rPr>
        <w:t>Beneficio Fiscal: Deducción por I+D+i en el Impuesto sobre Sociedades</w:t>
      </w:r>
      <w:r w:rsidRPr="3A6A5A41">
        <w:t>. Madrid: Autoridad Independiente de Responsabilidad Fiscal.</w:t>
      </w:r>
    </w:p>
    <w:p w14:paraId="301D8F14" w14:textId="0F6C3674" w:rsidR="00CA4FCC" w:rsidRDefault="00CA4FCC">
      <w:pPr>
        <w:pStyle w:val="CommentText"/>
      </w:pPr>
    </w:p>
    <w:p w14:paraId="052CF17B" w14:textId="72E49A48" w:rsidR="00CA4FCC" w:rsidRDefault="00CA4FCC">
      <w:pPr>
        <w:pStyle w:val="CommentText"/>
      </w:pPr>
      <w:r w:rsidRPr="69C95DBD">
        <w:t xml:space="preserve">Bach, L., Bozio, A., Guillouzouic, A., Malgouyres, C., &amp; Serrano-Velarde, N. (2021). </w:t>
      </w:r>
      <w:r w:rsidRPr="65B4532D">
        <w:rPr>
          <w:i/>
          <w:iCs/>
        </w:rPr>
        <w:t>Les impacts du crédit impôt recherche sur la performance économique des entreprises</w:t>
      </w:r>
      <w:r w:rsidRPr="1F4EB268">
        <w:t>. Rapport IPP n°33. Institut des Politiques Publiques.</w:t>
      </w:r>
    </w:p>
    <w:p w14:paraId="2287BFA1" w14:textId="04B08EB6" w:rsidR="00CA4FCC" w:rsidRDefault="00CA4FCC">
      <w:pPr>
        <w:pStyle w:val="CommentText"/>
      </w:pPr>
    </w:p>
    <w:p w14:paraId="19539151" w14:textId="0778EAD0" w:rsidR="00CA4FCC" w:rsidRDefault="00CA4FCC">
      <w:pPr>
        <w:pStyle w:val="CommentText"/>
      </w:pPr>
      <w:r w:rsidRPr="70513F44">
        <w:t xml:space="preserve">Cámara de Comercio de España. (2024). </w:t>
      </w:r>
      <w:r w:rsidRPr="43B4AC50">
        <w:rPr>
          <w:i/>
          <w:iCs/>
        </w:rPr>
        <w:t>El sistema de incentivos fiscales a la I+D+i en España: Diagnóstico y propuestas para su impulso</w:t>
      </w:r>
      <w:r w:rsidRPr="40FA53A8">
        <w:t>. Madrid: Comisión de Investigación e Innovación.</w:t>
      </w:r>
    </w:p>
    <w:p w14:paraId="2D155C85" w14:textId="26FDF8DB" w:rsidR="00CA4FCC" w:rsidRDefault="00CA4FCC">
      <w:pPr>
        <w:pStyle w:val="CommentText"/>
      </w:pPr>
    </w:p>
    <w:p w14:paraId="3BB0723E" w14:textId="01AD4EA3" w:rsidR="00CA4FCC" w:rsidRDefault="00CA4FCC">
      <w:pPr>
        <w:pStyle w:val="CommentText"/>
      </w:pPr>
      <w:r w:rsidRPr="67AF1803">
        <w:t xml:space="preserve">CORFO. (2025). </w:t>
      </w:r>
      <w:r w:rsidRPr="6FC614C8">
        <w:rPr>
          <w:i/>
          <w:iCs/>
        </w:rPr>
        <w:t>Estudio de caso Chile: Evidencia administrativa y resultados observados</w:t>
      </w:r>
      <w:r w:rsidRPr="6397E52B">
        <w:t>. Santiago: Corporación de Fomento de la Producción.</w:t>
      </w:r>
    </w:p>
    <w:p w14:paraId="4F9C5E56" w14:textId="01E5B433" w:rsidR="00CA4FCC" w:rsidRDefault="00CA4FCC">
      <w:pPr>
        <w:pStyle w:val="CommentText"/>
      </w:pPr>
    </w:p>
    <w:p w14:paraId="43743C21" w14:textId="382BDCBC" w:rsidR="00CA4FCC" w:rsidRDefault="00CA4FCC">
      <w:pPr>
        <w:pStyle w:val="CommentText"/>
      </w:pPr>
      <w:r w:rsidRPr="0704CE9B">
        <w:t xml:space="preserve">Departamento Nacional de Planeación [DNP]. (2025). </w:t>
      </w:r>
      <w:r w:rsidRPr="1AE6F202">
        <w:rPr>
          <w:i/>
          <w:iCs/>
        </w:rPr>
        <w:t>Evaluación de Impacto del Programa de Beneficios Tributarios sobre el empleo, las patentes y las exportaciones</w:t>
      </w:r>
      <w:r w:rsidRPr="5D019514">
        <w:t>. Bogotá, Colombia.</w:t>
      </w:r>
    </w:p>
    <w:p w14:paraId="50584439" w14:textId="67ABE513" w:rsidR="00CA4FCC" w:rsidRDefault="00CA4FCC">
      <w:pPr>
        <w:pStyle w:val="CommentText"/>
      </w:pPr>
    </w:p>
    <w:p w14:paraId="2B83CC4E" w14:textId="71FAF5E8" w:rsidR="00CA4FCC" w:rsidRDefault="00CA4FCC">
      <w:pPr>
        <w:pStyle w:val="CommentText"/>
      </w:pPr>
      <w:r w:rsidRPr="59C431F2">
        <w:t xml:space="preserve">Expertos. (2025). </w:t>
      </w:r>
      <w:r w:rsidRPr="0CD105E7">
        <w:rPr>
          <w:i/>
          <w:iCs/>
        </w:rPr>
        <w:t>Entrevistas sobre la operatividad del Consejo Nacional de Beneficios Tributarios</w:t>
      </w:r>
      <w:r w:rsidRPr="6150C36A">
        <w:t>. Bogotá, Colombia. (Entrevistas del BID realizadas con FI, DNP y ex MinCiencias)</w:t>
      </w:r>
    </w:p>
    <w:p w14:paraId="62EF3E4E" w14:textId="2B3924B8" w:rsidR="00CA4FCC" w:rsidRDefault="00CA4FCC">
      <w:pPr>
        <w:pStyle w:val="CommentText"/>
      </w:pPr>
    </w:p>
    <w:p w14:paraId="53C574A1" w14:textId="57D5D97F" w:rsidR="00CA4FCC" w:rsidRDefault="00CA4FCC">
      <w:pPr>
        <w:pStyle w:val="CommentText"/>
      </w:pPr>
      <w:r w:rsidRPr="74F5A8A4">
        <w:t xml:space="preserve">Ministerio de Ciencia, Innovación y Universidades [MICIU]. (2025). </w:t>
      </w:r>
      <w:r w:rsidRPr="6A84462E">
        <w:rPr>
          <w:i/>
          <w:iCs/>
        </w:rPr>
        <w:t>Informes motivados para deducciones fiscales por actividades de I+D+i 2023 (Ejercicio Fiscal 2022)</w:t>
      </w:r>
      <w:r w:rsidRPr="170573BD">
        <w:t>. Madrid, España.</w:t>
      </w:r>
    </w:p>
    <w:p w14:paraId="039B9A8C" w14:textId="2CFC5E41" w:rsidR="00CA4FCC" w:rsidRDefault="00CA4FCC">
      <w:pPr>
        <w:pStyle w:val="CommentText"/>
      </w:pPr>
    </w:p>
    <w:p w14:paraId="5DC37F0C" w14:textId="7550E2AF" w:rsidR="00CA4FCC" w:rsidRDefault="00CA4FCC">
      <w:pPr>
        <w:pStyle w:val="CommentText"/>
      </w:pPr>
      <w:r w:rsidRPr="657D613C">
        <w:t xml:space="preserve">Paredes, A., Vasconcelos, C., &amp; Damásio, B. (2025). Examining the Impact of R&amp;D Tax Credits on Employment Growth Across Economic Sectors. </w:t>
      </w:r>
      <w:r w:rsidRPr="1C124F9B">
        <w:rPr>
          <w:i/>
          <w:iCs/>
        </w:rPr>
        <w:t>Emerging Science Journal</w:t>
      </w:r>
      <w:r w:rsidRPr="61C228AC">
        <w:t>, 9(2), 677-699.</w:t>
      </w:r>
    </w:p>
    <w:p w14:paraId="55526E39" w14:textId="14A708F2" w:rsidR="00CA4FCC" w:rsidRDefault="00CA4FCC">
      <w:pPr>
        <w:pStyle w:val="CommentText"/>
      </w:pPr>
    </w:p>
    <w:p w14:paraId="4C348EBD" w14:textId="15E60AB3" w:rsidR="00CA4FCC" w:rsidRDefault="00CA4FCC">
      <w:pPr>
        <w:pStyle w:val="CommentText"/>
      </w:pPr>
      <w:r w:rsidRPr="0C14C77B">
        <w:t xml:space="preserve">Parra, M. (2013). </w:t>
      </w:r>
      <w:r w:rsidRPr="5DE773C6">
        <w:rPr>
          <w:i/>
          <w:iCs/>
        </w:rPr>
        <w:t>RG-T1832 Consultoría BID: Evaluación del caso colombiano</w:t>
      </w:r>
      <w:r w:rsidRPr="0AC01F64">
        <w:t>. Banco Interamericano de Desarrollo.</w:t>
      </w:r>
    </w:p>
  </w:comment>
  <w:comment w:id="1219" w:author="Usuario invitado" w:date="2026-04-08T10:02:00Z" w:initials="Ui">
    <w:p w14:paraId="10046935" w14:textId="3FED6C4B" w:rsidR="00CA4FCC" w:rsidRDefault="00CA4FCC">
      <w:pPr>
        <w:pStyle w:val="CommentText"/>
      </w:pPr>
      <w:r>
        <w:rPr>
          <w:rStyle w:val="CommentReference"/>
        </w:rPr>
        <w:annotationRef/>
      </w:r>
      <w:r w:rsidRPr="275EEF2E">
        <w:t xml:space="preserve">Bach, L., Bozio, A., Guillouzouic, A., Malgouyres, C., &amp; Serrano-Velarde, N. (2021). </w:t>
      </w:r>
      <w:r w:rsidRPr="49B415C1">
        <w:rPr>
          <w:i/>
          <w:iCs/>
        </w:rPr>
        <w:t>Les impacts du crédit impôt recherche sur la performance économique des entreprises</w:t>
      </w:r>
      <w:r w:rsidRPr="40E36422">
        <w:t>. Rapport IPP n°33. Institut des Politiques Publiques.</w:t>
      </w:r>
    </w:p>
    <w:p w14:paraId="6D099C2C" w14:textId="115716CC" w:rsidR="00CA4FCC" w:rsidRDefault="00CA4FCC">
      <w:pPr>
        <w:pStyle w:val="CommentText"/>
      </w:pPr>
    </w:p>
    <w:p w14:paraId="5A664CBD" w14:textId="537FCC15" w:rsidR="00CA4FCC" w:rsidRDefault="00CA4FCC">
      <w:pPr>
        <w:pStyle w:val="CommentText"/>
      </w:pPr>
      <w:r w:rsidRPr="3BAABB09">
        <w:t xml:space="preserve">Cámara de Comercio de España. (2024). </w:t>
      </w:r>
      <w:r w:rsidRPr="1F32F789">
        <w:rPr>
          <w:i/>
          <w:iCs/>
        </w:rPr>
        <w:t>El sistema de incentivos fiscales a la I+D+i en España: Diagnóstico y propuestas para su impulso</w:t>
      </w:r>
      <w:r w:rsidRPr="184750A1">
        <w:t>. Madrid: Comisión de Investigación e Innovación.</w:t>
      </w:r>
    </w:p>
    <w:p w14:paraId="090A1D53" w14:textId="0EF493B4" w:rsidR="00CA4FCC" w:rsidRDefault="00CA4FCC">
      <w:pPr>
        <w:pStyle w:val="CommentText"/>
      </w:pPr>
    </w:p>
    <w:p w14:paraId="0D253A03" w14:textId="070AD8FC" w:rsidR="00CA4FCC" w:rsidRDefault="00CA4FCC">
      <w:pPr>
        <w:pStyle w:val="CommentText"/>
      </w:pPr>
      <w:r w:rsidRPr="74FDFCCB">
        <w:t xml:space="preserve">CORFO. (2025). </w:t>
      </w:r>
      <w:r w:rsidRPr="28C8C914">
        <w:rPr>
          <w:i/>
          <w:iCs/>
        </w:rPr>
        <w:t>Estudio de caso Chile: Evidencia administrativa y resultados observados</w:t>
      </w:r>
      <w:r w:rsidRPr="47DDDC10">
        <w:t>. Santiago: Corporación de Fomento de la Producción.</w:t>
      </w:r>
    </w:p>
    <w:p w14:paraId="4134DBDC" w14:textId="740CFB87" w:rsidR="00CA4FCC" w:rsidRDefault="00CA4FCC">
      <w:pPr>
        <w:pStyle w:val="CommentText"/>
      </w:pPr>
    </w:p>
    <w:p w14:paraId="6749D7D0" w14:textId="0575BD1C" w:rsidR="00CA4FCC" w:rsidRDefault="00CA4FCC">
      <w:pPr>
        <w:pStyle w:val="CommentText"/>
      </w:pPr>
      <w:r w:rsidRPr="1D13535D">
        <w:t xml:space="preserve">Departamento Nacional de Planeación [DNP]. (2025). </w:t>
      </w:r>
      <w:r w:rsidRPr="7419177C">
        <w:rPr>
          <w:i/>
          <w:iCs/>
        </w:rPr>
        <w:t>Evaluación de Impacto del Programa de Beneficios Tributarios sobre el empleo, las patentes y las exportaciones</w:t>
      </w:r>
      <w:r w:rsidRPr="51D5A164">
        <w:t>. Bogotá, Colombia.</w:t>
      </w:r>
    </w:p>
    <w:p w14:paraId="73982CE7" w14:textId="64243EEC" w:rsidR="00CA4FCC" w:rsidRDefault="00CA4FCC">
      <w:pPr>
        <w:pStyle w:val="CommentText"/>
      </w:pPr>
    </w:p>
    <w:p w14:paraId="264C403C" w14:textId="07C0DC9A" w:rsidR="00CA4FCC" w:rsidRDefault="00CA4FCC">
      <w:pPr>
        <w:pStyle w:val="CommentText"/>
      </w:pPr>
      <w:r w:rsidRPr="3F2B937A">
        <w:t xml:space="preserve">Fundación COTEC. (2024). </w:t>
      </w:r>
      <w:r w:rsidRPr="086146E0">
        <w:rPr>
          <w:i/>
          <w:iCs/>
        </w:rPr>
        <w:t>Evolución de la I+D en España 2024</w:t>
      </w:r>
      <w:r w:rsidRPr="7AED1EDE">
        <w:t>. Madrid, España.</w:t>
      </w:r>
    </w:p>
    <w:p w14:paraId="60DD10D1" w14:textId="50AF48B3" w:rsidR="00CA4FCC" w:rsidRDefault="00CA4FCC">
      <w:pPr>
        <w:pStyle w:val="CommentText"/>
      </w:pPr>
    </w:p>
    <w:p w14:paraId="66287688" w14:textId="3A55334D" w:rsidR="00CA4FCC" w:rsidRDefault="00CA4FCC">
      <w:pPr>
        <w:pStyle w:val="CommentText"/>
      </w:pPr>
      <w:r w:rsidRPr="28201483">
        <w:t xml:space="preserve">Gama, D., &amp; Nogueira, H. (2023). Impact assessment of innovation tax incentives in Brazil. </w:t>
      </w:r>
      <w:r w:rsidRPr="7D5AFE9C">
        <w:rPr>
          <w:i/>
          <w:iCs/>
        </w:rPr>
        <w:t>Innovation &amp; Management Review</w:t>
      </w:r>
      <w:r w:rsidRPr="5B2E7304">
        <w:t>, 20(1), 28-42.</w:t>
      </w:r>
    </w:p>
    <w:p w14:paraId="37CCC12B" w14:textId="18247554" w:rsidR="00CA4FCC" w:rsidRDefault="00CA4FCC">
      <w:pPr>
        <w:pStyle w:val="CommentText"/>
      </w:pPr>
    </w:p>
    <w:p w14:paraId="7EB31FA0" w14:textId="3287E9A5" w:rsidR="00CA4FCC" w:rsidRDefault="00CA4FCC">
      <w:pPr>
        <w:pStyle w:val="CommentText"/>
      </w:pPr>
      <w:r w:rsidRPr="69CE1EFD">
        <w:t xml:space="preserve">InnovaChile - CORFO. (s.f.). </w:t>
      </w:r>
      <w:r w:rsidRPr="0D18E412">
        <w:rPr>
          <w:i/>
          <w:iCs/>
        </w:rPr>
        <w:t>Data Innovación</w:t>
      </w:r>
      <w:r w:rsidRPr="2CD570DE">
        <w:t xml:space="preserve">. Recuperado de </w:t>
      </w:r>
      <w:hyperlink r:id="rId16">
        <w:r w:rsidRPr="0EEB0E14">
          <w:rPr>
            <w:rStyle w:val="Hyperlink"/>
          </w:rPr>
          <w:t>https://datainnovacion.cl/sources/html/reports/informe-ley-2024.html.</w:t>
        </w:r>
      </w:hyperlink>
    </w:p>
    <w:p w14:paraId="55376BDF" w14:textId="5B797C24" w:rsidR="00CA4FCC" w:rsidRDefault="00CA4FCC">
      <w:pPr>
        <w:pStyle w:val="CommentText"/>
      </w:pPr>
    </w:p>
    <w:p w14:paraId="6364FD90" w14:textId="436996EC" w:rsidR="00CA4FCC" w:rsidRDefault="00CA4FCC">
      <w:pPr>
        <w:pStyle w:val="CommentText"/>
      </w:pPr>
      <w:r w:rsidRPr="6448020B">
        <w:t xml:space="preserve">Ministerio de Ciencia, Innovación y Universidades [MICIU]. (2020). </w:t>
      </w:r>
      <w:r w:rsidRPr="0ECCA8B1">
        <w:rPr>
          <w:i/>
          <w:iCs/>
        </w:rPr>
        <w:t>Estrategia Española de Ciencia, Tecnología e Innovación 2021-2027 (EECTI)</w:t>
      </w:r>
      <w:r w:rsidRPr="277E8A53">
        <w:t>. Madrid, España.</w:t>
      </w:r>
    </w:p>
    <w:p w14:paraId="45B7E72D" w14:textId="6CE5449A" w:rsidR="00CA4FCC" w:rsidRDefault="00CA4FCC">
      <w:pPr>
        <w:pStyle w:val="CommentText"/>
      </w:pPr>
    </w:p>
    <w:p w14:paraId="57550DCC" w14:textId="6A982DCB" w:rsidR="00CA4FCC" w:rsidRDefault="00CA4FCC">
      <w:pPr>
        <w:pStyle w:val="CommentText"/>
      </w:pPr>
      <w:r w:rsidRPr="2D94E8B8">
        <w:t xml:space="preserve">Ministerio de Ciencia, Innovación y Universidades [MICIU]. (2025). </w:t>
      </w:r>
      <w:r w:rsidRPr="7AB279AA">
        <w:rPr>
          <w:i/>
          <w:iCs/>
        </w:rPr>
        <w:t>Informes motivados para deducciones fiscales por actividades de I+D+i 2023</w:t>
      </w:r>
      <w:r w:rsidRPr="3EA5FD51">
        <w:t>. Madrid, España.</w:t>
      </w:r>
    </w:p>
    <w:p w14:paraId="23D9DD5F" w14:textId="789F69BC" w:rsidR="00CA4FCC" w:rsidRDefault="00CA4FCC">
      <w:pPr>
        <w:pStyle w:val="CommentText"/>
      </w:pPr>
    </w:p>
    <w:p w14:paraId="11B28F36" w14:textId="7651EEA7" w:rsidR="00CA4FCC" w:rsidRDefault="00CA4FCC">
      <w:pPr>
        <w:pStyle w:val="CommentText"/>
      </w:pPr>
      <w:r w:rsidRPr="5D3D8924">
        <w:t xml:space="preserve">Ministério da Ciência, Tecnologia e Inovação [MCTI]. (2025). </w:t>
      </w:r>
      <w:r w:rsidRPr="5598FFAC">
        <w:rPr>
          <w:i/>
          <w:iCs/>
        </w:rPr>
        <w:t>Lei do Bem: Duas décadas de fomento à inovação no Brasil (2005-2025)</w:t>
      </w:r>
      <w:r w:rsidRPr="52111DED">
        <w:t>. Brasília: MCTI/UNESCO.</w:t>
      </w:r>
    </w:p>
    <w:p w14:paraId="74210AC4" w14:textId="3427011E" w:rsidR="00CA4FCC" w:rsidRDefault="00CA4FCC">
      <w:pPr>
        <w:pStyle w:val="CommentText"/>
      </w:pPr>
    </w:p>
    <w:p w14:paraId="7D0045F5" w14:textId="4AE07E44" w:rsidR="00CA4FCC" w:rsidRDefault="00CA4FCC">
      <w:pPr>
        <w:pStyle w:val="CommentText"/>
      </w:pPr>
      <w:r w:rsidRPr="2DDFAA7C">
        <w:t xml:space="preserve">Parra, M. (2013). </w:t>
      </w:r>
      <w:r w:rsidRPr="7CB533EF">
        <w:rPr>
          <w:i/>
          <w:iCs/>
        </w:rPr>
        <w:t>RG-T1832 Consultoría BID: Evaluación del caso colombiano</w:t>
      </w:r>
      <w:r w:rsidRPr="6110F9C9">
        <w:t>. Banco Interamericano de Desarrollo (BID).</w:t>
      </w:r>
    </w:p>
  </w:comment>
  <w:comment w:id="1221" w:author="Usuario invitado" w:date="2026-04-08T10:03:00Z" w:initials="Ui">
    <w:p w14:paraId="12581F57" w14:textId="09375FCD" w:rsidR="00CA4FCC" w:rsidRDefault="00CA4FCC">
      <w:pPr>
        <w:pStyle w:val="CommentText"/>
      </w:pPr>
      <w:r>
        <w:rPr>
          <w:rStyle w:val="CommentReference"/>
        </w:rPr>
        <w:annotationRef/>
      </w:r>
      <w:r w:rsidRPr="6D387648">
        <w:t xml:space="preserve">AIReF. (2020). </w:t>
      </w:r>
      <w:r w:rsidRPr="3C1BE1EB">
        <w:rPr>
          <w:i/>
          <w:iCs/>
        </w:rPr>
        <w:t>Beneficio Fiscal: Deducción por I+D+i en el Impuesto sobre Sociedades</w:t>
      </w:r>
      <w:r w:rsidRPr="48CB630B">
        <w:t>. Madrid: Autoridad Independiente de Responsabilidad Fiscal.</w:t>
      </w:r>
    </w:p>
    <w:p w14:paraId="0DAD811F" w14:textId="0A472B8B" w:rsidR="00CA4FCC" w:rsidRDefault="00CA4FCC">
      <w:pPr>
        <w:pStyle w:val="CommentText"/>
      </w:pPr>
    </w:p>
    <w:p w14:paraId="7E247127" w14:textId="04E45BF5" w:rsidR="00CA4FCC" w:rsidRDefault="00CA4FCC">
      <w:pPr>
        <w:pStyle w:val="CommentText"/>
      </w:pPr>
      <w:r w:rsidRPr="441B724E">
        <w:t xml:space="preserve">CORFO. (2025). </w:t>
      </w:r>
      <w:r w:rsidRPr="325CB45F">
        <w:rPr>
          <w:i/>
          <w:iCs/>
        </w:rPr>
        <w:t>Estudio de caso Chile: Evidencia administrativa y resultados observados</w:t>
      </w:r>
      <w:r w:rsidRPr="5F78490E">
        <w:t>. Santiago: Corporación de Fomento de la Producción.</w:t>
      </w:r>
    </w:p>
    <w:p w14:paraId="30B6B6EA" w14:textId="3ABE1001" w:rsidR="00CA4FCC" w:rsidRDefault="00CA4FCC">
      <w:pPr>
        <w:pStyle w:val="CommentText"/>
      </w:pPr>
    </w:p>
    <w:p w14:paraId="29DBF67A" w14:textId="5CC735BF" w:rsidR="00CA4FCC" w:rsidRDefault="00CA4FCC">
      <w:pPr>
        <w:pStyle w:val="CommentText"/>
      </w:pPr>
      <w:r w:rsidRPr="55A0A6C9">
        <w:t xml:space="preserve">Departamento Nacional de Planeación [DNP]. (2025). </w:t>
      </w:r>
      <w:r w:rsidRPr="59B6A74E">
        <w:rPr>
          <w:i/>
          <w:iCs/>
        </w:rPr>
        <w:t>Evaluación de Impacto del Programa de Beneficios Tributarios sobre el empleo, las patentes y las exportaciones</w:t>
      </w:r>
      <w:r w:rsidRPr="1D04D3E0">
        <w:t>. Bogotá, Colombia.</w:t>
      </w:r>
    </w:p>
    <w:p w14:paraId="20626B6B" w14:textId="3B22BB14" w:rsidR="00CA4FCC" w:rsidRDefault="00CA4FCC">
      <w:pPr>
        <w:pStyle w:val="CommentText"/>
      </w:pPr>
    </w:p>
    <w:p w14:paraId="6B7D7881" w14:textId="474434B3" w:rsidR="00CA4FCC" w:rsidRDefault="00CA4FCC">
      <w:pPr>
        <w:pStyle w:val="CommentText"/>
      </w:pPr>
      <w:r w:rsidRPr="1638CC2D">
        <w:t xml:space="preserve">Le Gall, C., Meignan, W., &amp; Roulleau, G. (2021). Assessment of the 2008 Reform of the Research Tax Credit. </w:t>
      </w:r>
      <w:r w:rsidRPr="4E03C639">
        <w:rPr>
          <w:i/>
          <w:iCs/>
        </w:rPr>
        <w:t>Trésor-Economics</w:t>
      </w:r>
      <w:r w:rsidRPr="66939937">
        <w:t>, (290). Direction générale du Trésor.</w:t>
      </w:r>
    </w:p>
    <w:p w14:paraId="08747763" w14:textId="5F12E989" w:rsidR="00CA4FCC" w:rsidRDefault="00CA4FCC">
      <w:pPr>
        <w:pStyle w:val="CommentText"/>
      </w:pPr>
    </w:p>
    <w:p w14:paraId="3DA4437A" w14:textId="1F6D587F" w:rsidR="00CA4FCC" w:rsidRDefault="00CA4FCC">
      <w:pPr>
        <w:pStyle w:val="CommentText"/>
      </w:pPr>
      <w:r w:rsidRPr="127374CE">
        <w:t xml:space="preserve">Ministério da Ciência, Tecnologia e Inovação [MCTI]. (2025). </w:t>
      </w:r>
      <w:r w:rsidRPr="224672FE">
        <w:rPr>
          <w:i/>
          <w:iCs/>
        </w:rPr>
        <w:t>Lei do Bem: Duas décadas de fomento à inovação no Brasil (2005-2025)</w:t>
      </w:r>
      <w:r w:rsidRPr="29B52623">
        <w:t>. Brasília: MCTI/UNESCO.</w:t>
      </w:r>
    </w:p>
    <w:p w14:paraId="1E8ABE08" w14:textId="3979BF5C" w:rsidR="00CA4FCC" w:rsidRDefault="00CA4FCC">
      <w:pPr>
        <w:pStyle w:val="CommentText"/>
      </w:pPr>
    </w:p>
    <w:p w14:paraId="27D169C5" w14:textId="5514A9B4" w:rsidR="00CA4FCC" w:rsidRDefault="00CA4FCC">
      <w:pPr>
        <w:pStyle w:val="CommentText"/>
      </w:pPr>
      <w:r w:rsidRPr="013CE21F">
        <w:t xml:space="preserve">Mohnen, P., &amp; Olivari, J. (2013). </w:t>
      </w:r>
      <w:r w:rsidRPr="17F4F567">
        <w:rPr>
          <w:i/>
          <w:iCs/>
        </w:rPr>
        <w:t>The R&amp;D Tax Credit of Chile: A Baseline Study</w:t>
      </w:r>
      <w:r w:rsidRPr="32451D18">
        <w:t>. Ginebra: World Intellectual Property Organization (WIPO).</w:t>
      </w:r>
    </w:p>
    <w:p w14:paraId="734DCF98" w14:textId="697A7761" w:rsidR="00CA4FCC" w:rsidRDefault="00CA4FCC">
      <w:pPr>
        <w:pStyle w:val="CommentText"/>
      </w:pPr>
    </w:p>
    <w:p w14:paraId="65D26393" w14:textId="6F15E943" w:rsidR="00CA4FCC" w:rsidRDefault="00CA4FCC">
      <w:pPr>
        <w:pStyle w:val="CommentText"/>
      </w:pPr>
      <w:r w:rsidRPr="32AD40AF">
        <w:t xml:space="preserve">OECD. (2023). </w:t>
      </w:r>
      <w:r w:rsidRPr="4EF49DE0">
        <w:rPr>
          <w:i/>
          <w:iCs/>
        </w:rPr>
        <w:t>The Impact of R&amp;D Tax Incentives: Results from the OECD microBeRD+ Project</w:t>
      </w:r>
      <w:r w:rsidRPr="28CDB76F">
        <w:t>. OECD Science, Technology and Industry Policy Papers, No. 159.</w:t>
      </w:r>
    </w:p>
    <w:p w14:paraId="5E7ED0E1" w14:textId="1E2DD384" w:rsidR="00CA4FCC" w:rsidRDefault="00CA4FCC">
      <w:pPr>
        <w:pStyle w:val="CommentText"/>
      </w:pPr>
    </w:p>
    <w:p w14:paraId="3454A380" w14:textId="78629431" w:rsidR="00CA4FCC" w:rsidRDefault="00CA4FCC">
      <w:pPr>
        <w:pStyle w:val="CommentText"/>
      </w:pPr>
      <w:r w:rsidRPr="166FF5DC">
        <w:t xml:space="preserve">Parra, M. (2013). </w:t>
      </w:r>
      <w:r w:rsidRPr="4D518C29">
        <w:rPr>
          <w:i/>
          <w:iCs/>
        </w:rPr>
        <w:t>RG-T1832 Consultoría BID: Evaluación del caso colombiano</w:t>
      </w:r>
      <w:r w:rsidRPr="58407C34">
        <w:t>. Banco Interamericano de Desarrollo (BID).</w:t>
      </w:r>
    </w:p>
    <w:p w14:paraId="352C55B0" w14:textId="533ECD1E" w:rsidR="00CA4FCC" w:rsidRDefault="00CA4FCC">
      <w:pPr>
        <w:pStyle w:val="CommentText"/>
      </w:pPr>
    </w:p>
    <w:p w14:paraId="396F2B4B" w14:textId="389B66E5" w:rsidR="00CA4FCC" w:rsidRDefault="00CA4FCC">
      <w:pPr>
        <w:pStyle w:val="CommentText"/>
      </w:pPr>
      <w:r w:rsidRPr="5923A21D">
        <w:t xml:space="preserve">Salies, E. (2021). </w:t>
      </w:r>
      <w:r w:rsidRPr="615817EA">
        <w:rPr>
          <w:i/>
          <w:iCs/>
        </w:rPr>
        <w:t>CIR: un bilan des évaluations</w:t>
      </w:r>
      <w:r w:rsidRPr="7B2C4D5D">
        <w:t>. Institut des Politiques Publiques</w:t>
      </w:r>
    </w:p>
  </w:comment>
  <w:comment w:id="1225" w:author="Gonzalo Castellanos" w:date="2026-04-01T11:16:00Z" w:initials="GC">
    <w:p w14:paraId="6C1A706E" w14:textId="43B69E63" w:rsidR="000C71B1" w:rsidRDefault="000C71B1" w:rsidP="000C71B1">
      <w:pPr>
        <w:pStyle w:val="CommentText"/>
      </w:pPr>
      <w:r>
        <w:rPr>
          <w:rStyle w:val="CommentReference"/>
        </w:rPr>
        <w:annotationRef/>
      </w:r>
      <w:r>
        <w:t xml:space="preserve">Agregar la tabla resumen del instrumento. </w:t>
      </w:r>
    </w:p>
  </w:comment>
  <w:comment w:id="1224" w:author="Gonzalo Castellanos" w:date="2026-04-01T12:08:00Z" w:initials="GC">
    <w:p w14:paraId="1075C2F9" w14:textId="77777777" w:rsidR="00E90DBC" w:rsidRDefault="00E90DBC" w:rsidP="00E90DBC">
      <w:pPr>
        <w:pStyle w:val="CommentText"/>
      </w:pPr>
      <w:r>
        <w:rPr>
          <w:rStyle w:val="CommentReference"/>
        </w:rPr>
        <w:annotationRef/>
      </w:r>
      <w:r>
        <w:t xml:space="preserve">Unificar el estilo en cuando al uso de negrillas para resaltar mensajes claves. </w:t>
      </w:r>
    </w:p>
  </w:comment>
  <w:comment w:id="1260" w:author="Gonzalo Castellanos" w:date="2026-04-01T11:57:00Z" w:initials="GC">
    <w:p w14:paraId="477F7D80" w14:textId="6DD76A60" w:rsidR="00D4036F" w:rsidRDefault="00D4036F" w:rsidP="00D4036F">
      <w:pPr>
        <w:pStyle w:val="CommentText"/>
      </w:pPr>
      <w:r>
        <w:rPr>
          <w:rStyle w:val="CommentReference"/>
        </w:rPr>
        <w:annotationRef/>
      </w:r>
      <w:r>
        <w:t xml:space="preserve">Ya se afirmo esto previamente. </w:t>
      </w:r>
    </w:p>
  </w:comment>
  <w:comment w:id="1275" w:author="Gonzalo Castellanos" w:date="2026-04-01T11:58:00Z" w:initials="GC">
    <w:p w14:paraId="767A51E8" w14:textId="77777777" w:rsidR="002E6532" w:rsidRDefault="002E6532" w:rsidP="002E6532">
      <w:pPr>
        <w:pStyle w:val="CommentText"/>
      </w:pPr>
      <w:r>
        <w:rPr>
          <w:rStyle w:val="CommentReference"/>
        </w:rPr>
        <w:annotationRef/>
      </w:r>
      <w:r>
        <w:t>En esta sección sugiero abordar el arreglo institucional y gobernanza del instrumento. Y dejar el proceso y requisito de acceso para la siguiente sección</w:t>
      </w:r>
    </w:p>
  </w:comment>
  <w:comment w:id="1279" w:author="Gonzalo Castellanos" w:date="2026-04-01T11:59:00Z" w:initials="GC">
    <w:p w14:paraId="62513215" w14:textId="77777777" w:rsidR="002E6532" w:rsidRDefault="002E6532" w:rsidP="002E6532">
      <w:pPr>
        <w:pStyle w:val="CommentText"/>
      </w:pPr>
      <w:r>
        <w:rPr>
          <w:rStyle w:val="CommentReference"/>
        </w:rPr>
        <w:annotationRef/>
      </w:r>
      <w:r>
        <w:t>Esto es parte del proceso</w:t>
      </w:r>
    </w:p>
  </w:comment>
  <w:comment w:id="1305" w:author="Gonzalo Castellanos" w:date="2026-04-01T12:00:00Z" w:initials="GC">
    <w:p w14:paraId="1C0E66A8" w14:textId="77777777" w:rsidR="0041511D" w:rsidRDefault="0041511D" w:rsidP="0041511D">
      <w:pPr>
        <w:pStyle w:val="CommentText"/>
      </w:pPr>
      <w:r>
        <w:rPr>
          <w:rStyle w:val="CommentReference"/>
        </w:rPr>
        <w:annotationRef/>
      </w:r>
      <w:r>
        <w:t>A mayor monto, mayor requerimientos de información y respaldo</w:t>
      </w:r>
    </w:p>
  </w:comment>
  <w:comment w:id="1313" w:author="Gonzalo Castellanos" w:date="2026-04-01T12:02:00Z" w:initials="GC">
    <w:p w14:paraId="3E603C40" w14:textId="77777777" w:rsidR="00634E86" w:rsidRDefault="00634E86" w:rsidP="00634E86">
      <w:pPr>
        <w:pStyle w:val="CommentText"/>
      </w:pPr>
      <w:r>
        <w:rPr>
          <w:rStyle w:val="CommentReference"/>
        </w:rPr>
        <w:annotationRef/>
      </w:r>
      <w:r>
        <w:t xml:space="preserve">Sugiero reestructura la sección 3.3 y 3.4, la primera enfocar en el control fiscal y auditorieas, y la segunda sobre las practicas de monitoreo y evaluación con fines estrategicos para cuantificar el uso y resultados de la politica. </w:t>
      </w:r>
    </w:p>
  </w:comment>
  <w:comment w:id="1401" w:author="Gonzalo Castellanos" w:date="2026-04-01T12:04:00Z" w:initials="GC">
    <w:p w14:paraId="6A1AEB02" w14:textId="77777777" w:rsidR="00B33145" w:rsidRDefault="00B33145" w:rsidP="00B33145">
      <w:pPr>
        <w:pStyle w:val="CommentText"/>
      </w:pPr>
      <w:r>
        <w:rPr>
          <w:rStyle w:val="CommentReference"/>
        </w:rPr>
        <w:annotationRef/>
      </w:r>
      <w:r>
        <w:t xml:space="preserve">Intentar actualizar sección con data mas recientes. Francia es el pais con el que estariamos usando data mas antigua (2021). Tambien incorporar en el analisis el costo o sacrificio fiscal en relación al PIB. </w:t>
      </w:r>
    </w:p>
  </w:comment>
  <w:comment w:id="1402" w:author="Usuario invitado" w:date="2026-05-25T16:53:00Z" w:initials="Ui">
    <w:p w14:paraId="121E66FD" w14:textId="3A6F3397" w:rsidR="00CA4FCC" w:rsidRDefault="00CA4FCC">
      <w:pPr>
        <w:pStyle w:val="CommentText"/>
      </w:pPr>
      <w:r>
        <w:rPr>
          <w:rStyle w:val="CommentReference"/>
        </w:rPr>
        <w:annotationRef/>
      </w:r>
      <w:r w:rsidRPr="5F3793CC">
        <w:t xml:space="preserve">Es la info publicada más reciente de acuerdo con FI, podemos revisar nuevamente. </w:t>
      </w:r>
    </w:p>
  </w:comment>
  <w:comment w:id="1424" w:author="Gonzalo Castellanos" w:date="2026-04-01T12:07:00Z" w:initials="GC">
    <w:p w14:paraId="1F87C20C" w14:textId="77777777" w:rsidR="00E90DBC" w:rsidRDefault="00E90DBC" w:rsidP="00E90DBC">
      <w:pPr>
        <w:pStyle w:val="CommentText"/>
      </w:pPr>
      <w:r>
        <w:rPr>
          <w:rStyle w:val="CommentReference"/>
        </w:rPr>
        <w:annotationRef/>
      </w:r>
      <w:r>
        <w:t xml:space="preserve">Reevaluar esto. Veo al caso frances como un modelo con fuerte liderazgo del DGIP. El rol de MESR es solo a solicitud del DGIP y sus informes no son vinculantes. </w:t>
      </w:r>
    </w:p>
  </w:comment>
  <w:comment w:id="1433" w:author="Gonzalo Castellanos" w:date="2026-04-01T12:09:00Z" w:initials="GC">
    <w:p w14:paraId="17EA01B1" w14:textId="77777777" w:rsidR="00730C68" w:rsidRDefault="00730C68" w:rsidP="00730C68">
      <w:pPr>
        <w:pStyle w:val="CommentText"/>
      </w:pPr>
      <w:r>
        <w:rPr>
          <w:rStyle w:val="CommentReference"/>
        </w:rPr>
        <w:annotationRef/>
      </w:r>
      <w:r>
        <w:t xml:space="preserve">Ajustar el texto y tabla para aclarar que de acuerdo al marco teórico usado, el esquema de España se clasifica como credito fiscal y no de superdeducción. </w:t>
      </w:r>
    </w:p>
  </w:comment>
  <w:comment w:id="1447" w:author="Gonzalo Castellanos" w:date="2026-04-01T12:11:00Z" w:initials="GC">
    <w:p w14:paraId="65E5F0EA" w14:textId="77777777" w:rsidR="0022687A" w:rsidRDefault="0022687A" w:rsidP="0022687A">
      <w:pPr>
        <w:pStyle w:val="CommentText"/>
      </w:pPr>
      <w:r>
        <w:rPr>
          <w:rStyle w:val="CommentReference"/>
        </w:rPr>
        <w:annotationRef/>
      </w:r>
      <w:r>
        <w:t>A que se refiere con duplicación?</w:t>
      </w:r>
    </w:p>
  </w:comment>
  <w:comment w:id="1448" w:author="Usuario invitado" w:date="2026-04-08T16:34:00Z" w:initials="Ui">
    <w:p w14:paraId="62275F74" w14:textId="5ACBAAC4" w:rsidR="00CA4FCC" w:rsidRDefault="00CA4FCC">
      <w:pPr>
        <w:pStyle w:val="CommentText"/>
      </w:pPr>
      <w:r>
        <w:rPr>
          <w:rStyle w:val="CommentReference"/>
        </w:rPr>
        <w:annotationRef/>
      </w:r>
      <w:r w:rsidRPr="0228E4C7">
        <w:t xml:space="preserve">Ajustado para evitar múltiples interpretaciones. </w:t>
      </w:r>
    </w:p>
  </w:comment>
  <w:comment w:id="1491" w:author="Gonzalo Castellanos" w:date="2026-04-01T12:16:00Z" w:initials="GC">
    <w:p w14:paraId="2EC64A0B" w14:textId="77777777" w:rsidR="008B0F15" w:rsidRDefault="008B0F15" w:rsidP="008B0F15">
      <w:pPr>
        <w:pStyle w:val="CommentText"/>
      </w:pPr>
      <w:r>
        <w:rPr>
          <w:rStyle w:val="CommentReference"/>
        </w:rPr>
        <w:annotationRef/>
      </w:r>
      <w:r>
        <w:t>Sugiero reorganizar la información de las secciones 3.2, 3.3 y 3.4 ya que hay cierta duplicación de contenido. En la 3.2 abordar las modalidades y procesos de acceso, incluidas las opcion de certificación previa. La 3.3 enfocar en el control fiscal y auditorias.  Y las 3.4 lsobre las practicas de monitoreo y evaluación con fines estrategicos para cuantificar el uso y resultados de la politica</w:t>
      </w:r>
    </w:p>
  </w:comment>
  <w:comment w:id="1612" w:author="Gonzalo Castellanos" w:date="2026-04-01T12:19:00Z" w:initials="GC">
    <w:p w14:paraId="52D5F984" w14:textId="77777777" w:rsidR="00080AD2" w:rsidRDefault="00080AD2" w:rsidP="00080AD2">
      <w:pPr>
        <w:pStyle w:val="CommentText"/>
      </w:pPr>
      <w:r>
        <w:rPr>
          <w:rStyle w:val="CommentReference"/>
        </w:rPr>
        <w:annotationRef/>
      </w:r>
      <w:r>
        <w:t xml:space="preserve">Sugiero incorporar en el analisis el costo o sacrificio fiscal en relación al PIB. </w:t>
      </w:r>
    </w:p>
  </w:comment>
  <w:comment w:id="1616" w:author="Gonzalo Castellanos" w:date="2026-04-01T12:18:00Z" w:initials="GC">
    <w:p w14:paraId="701F617C" w14:textId="77777777" w:rsidR="005006FE" w:rsidRDefault="005006FE" w:rsidP="005006FE">
      <w:pPr>
        <w:pStyle w:val="CommentText"/>
      </w:pPr>
      <w:r>
        <w:rPr>
          <w:rStyle w:val="CommentReference"/>
        </w:rPr>
        <w:annotationRef/>
      </w:r>
      <w:r>
        <w:t>Estos son los montos de los proyecto o los montos de costo o sacrificio fiscal?</w:t>
      </w:r>
    </w:p>
  </w:comment>
  <w:comment w:id="1617" w:author="Gonzalo Castellanos" w:date="2026-04-01T12:19:00Z" w:initials="GC">
    <w:p w14:paraId="2AF52F49" w14:textId="77777777" w:rsidR="00FA2AAB" w:rsidRDefault="00FA2AAB" w:rsidP="00FA2AAB">
      <w:pPr>
        <w:pStyle w:val="CommentText"/>
      </w:pPr>
      <w:r>
        <w:rPr>
          <w:rStyle w:val="CommentReference"/>
        </w:rPr>
        <w:annotationRef/>
      </w:r>
      <w:r>
        <w:t>Tambien especificar el monto para 2023.</w:t>
      </w:r>
    </w:p>
  </w:comment>
  <w:comment w:id="1618" w:author="Usuario invitado" w:date="2026-05-25T17:25:00Z" w:initials="Ui">
    <w:p w14:paraId="139BE125" w14:textId="3C3F5F98" w:rsidR="00CA4FCC" w:rsidRDefault="00CA4FCC">
      <w:pPr>
        <w:pStyle w:val="CommentText"/>
      </w:pPr>
      <w:r>
        <w:rPr>
          <w:rStyle w:val="CommentReference"/>
        </w:rPr>
        <w:annotationRef/>
      </w:r>
      <w:r w:rsidRPr="27B52EF8">
        <w:t>La cifra de 6.995 millones de euros (aprox. USD 7.555 millones) mencionada en el texto se refiere al costo o sacrificio fiscal acumulado, específicamente a la suma de las deducciones tributarias efectivamente aplicadas por las empresas en su Impuesto sobre Sociedades desde 2004.</w:t>
      </w:r>
    </w:p>
  </w:comment>
  <w:comment w:id="1646" w:author="Gonzalo Castellanos" w:date="2026-04-01T12:32:00Z" w:initials="GC">
    <w:p w14:paraId="501E2ACC" w14:textId="77777777" w:rsidR="00F4097A" w:rsidRDefault="00F4097A" w:rsidP="00F4097A">
      <w:pPr>
        <w:pStyle w:val="CommentText"/>
      </w:pPr>
      <w:r>
        <w:rPr>
          <w:rStyle w:val="CommentReference"/>
        </w:rPr>
        <w:annotationRef/>
      </w:r>
      <w:r>
        <w:t xml:space="preserve">No es necesario esta explicación que ya se abordar en la introducción del estudio como la justificación economica de este tipo de instrumentos. </w:t>
      </w:r>
    </w:p>
  </w:comment>
  <w:comment w:id="1654" w:author="Gonzalo Castellanos" w:date="2026-04-01T12:32:00Z" w:initials="GC">
    <w:p w14:paraId="2B9DC828" w14:textId="77777777" w:rsidR="0030056C" w:rsidRDefault="0030056C" w:rsidP="0030056C">
      <w:pPr>
        <w:pStyle w:val="CommentText"/>
      </w:pPr>
      <w:r>
        <w:rPr>
          <w:rStyle w:val="CommentReference"/>
        </w:rPr>
        <w:annotationRef/>
      </w:r>
      <w:r>
        <w:t xml:space="preserve">Ajustar el texto y tabla para aclarar que de acuerdo al marco teórico usado, el SIFIDE  se clasifica como credito fiscal y no de superdeducción. </w:t>
      </w:r>
    </w:p>
  </w:comment>
  <w:comment w:id="1664" w:author="Gonzalo Castellanos" w:date="2026-04-01T12:34:00Z" w:initials="GC">
    <w:p w14:paraId="13F0F9C9" w14:textId="77777777" w:rsidR="00D64F36" w:rsidRDefault="00D64F36" w:rsidP="00D64F36">
      <w:pPr>
        <w:pStyle w:val="CommentText"/>
      </w:pPr>
      <w:r>
        <w:rPr>
          <w:rStyle w:val="CommentReference"/>
        </w:rPr>
        <w:annotationRef/>
      </w:r>
      <w:r>
        <w:t xml:space="preserve">Inserta nota al pie como mayor detalle sobre esto. </w:t>
      </w:r>
    </w:p>
  </w:comment>
  <w:comment w:id="1665" w:author="Usuario invitado" w:date="2026-05-26T14:33:00Z" w:initials="Ui">
    <w:p w14:paraId="75A84C07" w14:textId="361FD5A5" w:rsidR="00CA4FCC" w:rsidRDefault="00CA4FCC">
      <w:pPr>
        <w:pStyle w:val="CommentText"/>
      </w:pPr>
      <w:r>
        <w:rPr>
          <w:rStyle w:val="CommentReference"/>
        </w:rPr>
        <w:annotationRef/>
      </w:r>
      <w:r w:rsidRPr="680EEB56">
        <w:t xml:space="preserve">Quedó explicado más adelante. </w:t>
      </w:r>
    </w:p>
  </w:comment>
  <w:comment w:id="1675" w:author="Gonzalo Castellanos" w:date="2026-04-01T12:35:00Z" w:initials="GC">
    <w:p w14:paraId="24114FDA" w14:textId="77777777" w:rsidR="00D555E9" w:rsidRDefault="00D555E9" w:rsidP="00D555E9">
      <w:pPr>
        <w:pStyle w:val="CommentText"/>
      </w:pPr>
      <w:r>
        <w:rPr>
          <w:rStyle w:val="CommentReference"/>
        </w:rPr>
        <w:annotationRef/>
      </w:r>
      <w:r>
        <w:t>Complementar con mayor detalle sobre las entidades involucradas y sus roles. Algunas fuentes clasifican al SIFIDE como un instrumento administrado por una sola entidad (ANI)</w:t>
      </w:r>
    </w:p>
  </w:comment>
  <w:comment w:id="1688" w:author="Gonzalo Castellanos" w:date="2026-04-01T12:38:00Z" w:initials="GC">
    <w:p w14:paraId="41993E51" w14:textId="77777777" w:rsidR="004C4892" w:rsidRDefault="004C4892" w:rsidP="004C4892">
      <w:pPr>
        <w:pStyle w:val="CommentText"/>
      </w:pPr>
      <w:r>
        <w:rPr>
          <w:rStyle w:val="CommentReference"/>
        </w:rPr>
        <w:annotationRef/>
      </w:r>
      <w:r>
        <w:t>Reajustar sección 3.2, 3.3 y 3.4 en linea con los propuesto para España.</w:t>
      </w:r>
    </w:p>
  </w:comment>
  <w:comment w:id="1700" w:author="Gonzalo Castellanos" w:date="2026-04-01T12:39:00Z" w:initials="GC">
    <w:p w14:paraId="195048EA" w14:textId="77777777" w:rsidR="0083710F" w:rsidRDefault="0083710F" w:rsidP="0083710F">
      <w:pPr>
        <w:pStyle w:val="CommentText"/>
      </w:pPr>
      <w:r>
        <w:rPr>
          <w:rStyle w:val="CommentReference"/>
        </w:rPr>
        <w:annotationRef/>
      </w:r>
      <w:r>
        <w:t>Por lo que averigua no exite opcion de certificación tecnica ex ante en Portugual. Aclarar que implica este proceso de certificación de entidades y que beneficios tiene la empresa si decide terciariaza la I+D con una entidad certificada por ANI.</w:t>
      </w:r>
    </w:p>
  </w:comment>
  <w:comment w:id="1842" w:author="Gonzalo Castellanos" w:date="2026-04-01T12:41:00Z" w:initials="GC">
    <w:p w14:paraId="548653FB" w14:textId="77777777" w:rsidR="00EA39BA" w:rsidRDefault="00EA39BA" w:rsidP="00EA39BA">
      <w:pPr>
        <w:pStyle w:val="CommentText"/>
      </w:pPr>
      <w:r>
        <w:rPr>
          <w:rStyle w:val="CommentReference"/>
        </w:rPr>
        <w:annotationRef/>
      </w:r>
      <w:r>
        <w:t>Sugiero incorporar en el analisis el costo o sacrificio fiscal en relación al PIB.</w:t>
      </w:r>
    </w:p>
  </w:comment>
  <w:comment w:id="1845" w:author="Gonzalo Castellanos" w:date="2026-04-01T12:41:00Z" w:initials="GC">
    <w:p w14:paraId="4AC75F3E" w14:textId="0A56F859" w:rsidR="00EA39BA" w:rsidRDefault="00EA39BA" w:rsidP="00EA39BA">
      <w:pPr>
        <w:pStyle w:val="CommentText"/>
      </w:pPr>
      <w:r>
        <w:rPr>
          <w:rStyle w:val="CommentReference"/>
        </w:rPr>
        <w:annotationRef/>
      </w:r>
      <w:r>
        <w:t xml:space="preserve">Este es el monto de los proyectos de I+D o de los creditos fiscales. </w:t>
      </w:r>
    </w:p>
  </w:comment>
  <w:comment w:id="1846" w:author="Usuario invitado" w:date="2026-05-25T17:42:00Z" w:initials="Ui">
    <w:p w14:paraId="5CBCCC14" w14:textId="45F0F9DE" w:rsidR="00CA4FCC" w:rsidRDefault="00CA4FCC">
      <w:pPr>
        <w:pStyle w:val="CommentText"/>
      </w:pPr>
      <w:r>
        <w:rPr>
          <w:rStyle w:val="CommentReference"/>
        </w:rPr>
        <w:annotationRef/>
      </w:r>
      <w:r w:rsidRPr="1FFE46FB">
        <w:t>Es el monto de los créditos fiscales aprobados (beneficio fiscal) y no al monto total de la inversión en los proyectos de I+D</w:t>
      </w:r>
    </w:p>
  </w:comment>
  <w:comment w:id="1861" w:author="Gonzalo Castellanos" w:date="2026-04-01T14:12:00Z" w:initials="GC">
    <w:p w14:paraId="3D96C86E" w14:textId="77777777" w:rsidR="001203B7" w:rsidRDefault="001203B7" w:rsidP="001203B7">
      <w:pPr>
        <w:pStyle w:val="CommentText"/>
      </w:pPr>
      <w:r>
        <w:rPr>
          <w:rStyle w:val="CommentReference"/>
        </w:rPr>
        <w:annotationRef/>
      </w:r>
      <w:r>
        <w:t>Incorporar tabla resumen del instrumento</w:t>
      </w:r>
    </w:p>
  </w:comment>
  <w:comment w:id="2005" w:author="Gonzalo Castellanos" w:date="2026-04-01T14:14:00Z" w:initials="GC">
    <w:p w14:paraId="6BA1BA98" w14:textId="77777777" w:rsidR="003244ED" w:rsidRDefault="003244ED" w:rsidP="003244ED">
      <w:pPr>
        <w:pStyle w:val="CommentText"/>
      </w:pPr>
      <w:r>
        <w:rPr>
          <w:rStyle w:val="CommentReference"/>
        </w:rPr>
        <w:annotationRef/>
      </w:r>
      <w:r>
        <w:t xml:space="preserve">Mover esto a la sección de requisitos y proceso de acceso al beneficio. </w:t>
      </w:r>
    </w:p>
  </w:comment>
  <w:comment w:id="2015" w:author="Gonzalo Castellanos" w:date="2026-04-01T14:19:00Z" w:initials="GC">
    <w:p w14:paraId="716E3556" w14:textId="77777777" w:rsidR="00A07B85" w:rsidRDefault="00A07B85" w:rsidP="00A07B85">
      <w:pPr>
        <w:pStyle w:val="CommentText"/>
      </w:pPr>
      <w:r>
        <w:rPr>
          <w:rStyle w:val="CommentReference"/>
        </w:rPr>
        <w:annotationRef/>
      </w:r>
      <w:r>
        <w:t xml:space="preserve">Reenfocar esta seccion sobre los actores publicos involucrados en la gobernanza y sus roles, y no sobre el proceso de obtención del instrumento. </w:t>
      </w:r>
    </w:p>
  </w:comment>
  <w:comment w:id="2044" w:author="Gonzalo Castellanos" w:date="2026-04-01T14:18:00Z" w:initials="GC">
    <w:p w14:paraId="68CAF49F" w14:textId="2FD94600" w:rsidR="009B40F1" w:rsidRDefault="009B40F1" w:rsidP="009B40F1">
      <w:pPr>
        <w:pStyle w:val="CommentText"/>
      </w:pPr>
      <w:r>
        <w:rPr>
          <w:rStyle w:val="CommentReference"/>
        </w:rPr>
        <w:annotationRef/>
      </w:r>
      <w:r>
        <w:t>Reajustar sección 3.2, 3.3 y 3.4 en linea con los propuesto para España.</w:t>
      </w:r>
    </w:p>
  </w:comment>
  <w:comment w:id="2047" w:author="Castellanos Ramallo Gonzalo" w:date="2026-03-22T15:41:00Z" w:initials="MOU">
    <w:p w14:paraId="6A4C675A" w14:textId="6FD01034" w:rsidR="00CE36C3" w:rsidRDefault="00CE36C3" w:rsidP="00CE36C3">
      <w:r>
        <w:rPr>
          <w:rStyle w:val="CommentReference"/>
        </w:rPr>
        <w:annotationRef/>
      </w:r>
      <w:r>
        <w:rPr>
          <w:color w:val="000000"/>
          <w:sz w:val="20"/>
          <w:szCs w:val="20"/>
        </w:rPr>
        <w:t xml:space="preserve">Repetitivo. </w:t>
      </w:r>
    </w:p>
  </w:comment>
  <w:comment w:id="2159" w:author="Gonzalo Castellanos" w:date="2026-04-01T14:26:00Z" w:initials="GC">
    <w:p w14:paraId="6F2C1C48" w14:textId="77777777" w:rsidR="009727D9" w:rsidRDefault="009727D9" w:rsidP="009727D9">
      <w:pPr>
        <w:pStyle w:val="CommentText"/>
      </w:pPr>
      <w:r>
        <w:rPr>
          <w:rStyle w:val="CommentReference"/>
        </w:rPr>
        <w:annotationRef/>
      </w:r>
      <w:r>
        <w:t>Sugiero incorporar en el analisis el costo o sacrificio fiscal en relación al PIB.</w:t>
      </w:r>
    </w:p>
  </w:comment>
  <w:comment w:id="2164" w:author="Gonzalo Castellanos" w:date="2026-04-01T14:27:00Z" w:initials="GC">
    <w:p w14:paraId="3DDBFB33" w14:textId="77777777" w:rsidR="00EC7019" w:rsidRDefault="00EC7019" w:rsidP="00EC7019">
      <w:pPr>
        <w:pStyle w:val="CommentText"/>
      </w:pPr>
      <w:r>
        <w:rPr>
          <w:rStyle w:val="CommentReference"/>
        </w:rPr>
        <w:annotationRef/>
      </w:r>
      <w:r>
        <w:t>Indicar el costo fiscal para 2024.</w:t>
      </w:r>
    </w:p>
  </w:comment>
  <w:comment w:id="2214" w:author="Castellanos Ramallo Gonzalo" w:date="2026-01-13T16:09:00Z" w:initials="GC">
    <w:p w14:paraId="65B81D52" w14:textId="444ED88A" w:rsidR="0039699F" w:rsidRDefault="0039699F" w:rsidP="0039699F">
      <w:pPr>
        <w:pStyle w:val="CommentText"/>
      </w:pPr>
      <w:r>
        <w:rPr>
          <w:rStyle w:val="CommentReference"/>
        </w:rPr>
        <w:annotationRef/>
      </w:r>
      <w:r>
        <w:t xml:space="preserve">Quedo muy bien la intro. Solo sugiero agregar la tabla resumen del instrumento. </w:t>
      </w:r>
    </w:p>
  </w:comment>
  <w:comment w:id="2225" w:author="Gonzalo Castellanos" w:date="2026-04-01T14:22:00Z" w:initials="GC">
    <w:p w14:paraId="524074FF" w14:textId="77777777" w:rsidR="0076019B" w:rsidRDefault="0076019B" w:rsidP="0076019B">
      <w:pPr>
        <w:pStyle w:val="CommentText"/>
      </w:pPr>
      <w:r>
        <w:rPr>
          <w:rStyle w:val="CommentReference"/>
        </w:rPr>
        <w:annotationRef/>
      </w:r>
      <w:r>
        <w:t>Reajustar sección 3.2, 3.3 y 3.4 en linea con los propuesto para España.</w:t>
      </w:r>
    </w:p>
  </w:comment>
  <w:comment w:id="2243" w:author="Gonzalo Castellanos" w:date="2026-04-01T14:23:00Z" w:initials="GC">
    <w:p w14:paraId="292BD876" w14:textId="77777777" w:rsidR="00121300" w:rsidRDefault="00121300" w:rsidP="00121300">
      <w:pPr>
        <w:pStyle w:val="CommentText"/>
      </w:pPr>
      <w:r>
        <w:rPr>
          <w:rStyle w:val="CommentReference"/>
        </w:rPr>
        <w:annotationRef/>
      </w:r>
      <w:r>
        <w:t>Repetitivo con ultimo parrafo de la primera seción</w:t>
      </w:r>
    </w:p>
  </w:comment>
  <w:comment w:id="2247" w:author="Gonzalo Castellanos" w:date="2026-04-01T14:23:00Z" w:initials="GC">
    <w:p w14:paraId="520CBC10" w14:textId="77777777" w:rsidR="00A64B87" w:rsidRDefault="00A64B87" w:rsidP="00A64B87">
      <w:pPr>
        <w:pStyle w:val="CommentText"/>
      </w:pPr>
      <w:r>
        <w:rPr>
          <w:rStyle w:val="CommentReference"/>
        </w:rPr>
        <w:annotationRef/>
      </w:r>
      <w:r>
        <w:t xml:space="preserve">Definir el rol del servicio de impuestos. </w:t>
      </w:r>
    </w:p>
  </w:comment>
  <w:comment w:id="2386" w:author="Castellanos Ramallo Gonzalo" w:date="2026-01-13T16:39:00Z" w:initials="GC">
    <w:p w14:paraId="6349BB76" w14:textId="216252A9" w:rsidR="0039699F" w:rsidRDefault="0039699F" w:rsidP="0039699F">
      <w:pPr>
        <w:pStyle w:val="CommentText"/>
      </w:pPr>
      <w:r>
        <w:rPr>
          <w:rStyle w:val="CommentReference"/>
        </w:rPr>
        <w:annotationRef/>
      </w:r>
      <w:r>
        <w:t>Quedo excelente el diagrama</w:t>
      </w:r>
    </w:p>
  </w:comment>
  <w:comment w:id="2391" w:author="Castellanos Ramallo Gonzalo" w:date="2026-01-13T16:39:00Z" w:initials="GC">
    <w:p w14:paraId="1EA9948E" w14:textId="77777777" w:rsidR="0039699F" w:rsidRDefault="0039699F" w:rsidP="0039699F">
      <w:pPr>
        <w:pStyle w:val="CommentText"/>
      </w:pPr>
      <w:r>
        <w:rPr>
          <w:rStyle w:val="CommentReference"/>
        </w:rPr>
        <w:annotationRef/>
      </w:r>
      <w:r>
        <w:t xml:space="preserve">Agregar grafico al inicio de sección para intentar luego estandarizar en todos los casos. </w:t>
      </w:r>
    </w:p>
  </w:comment>
  <w:comment w:id="2392" w:author="Gonzalo Castellanos" w:date="2026-04-01T14:28:00Z" w:initials="GC">
    <w:p w14:paraId="0DAFF708" w14:textId="77777777" w:rsidR="00912999" w:rsidRDefault="00912999" w:rsidP="00912999">
      <w:pPr>
        <w:pStyle w:val="CommentText"/>
      </w:pPr>
      <w:r>
        <w:rPr>
          <w:rStyle w:val="CommentReference"/>
        </w:rPr>
        <w:annotationRef/>
      </w:r>
      <w:r>
        <w:t>Sugiero incorporar en el analisis el costo o sacrificio fiscal en relación al PIB.</w:t>
      </w:r>
    </w:p>
  </w:comment>
  <w:comment w:id="2397" w:author="Gonzalo Castellanos" w:date="2026-04-01T14:29:00Z" w:initials="GC">
    <w:p w14:paraId="7F484B31" w14:textId="77777777" w:rsidR="00982072" w:rsidRDefault="00982072" w:rsidP="00982072">
      <w:pPr>
        <w:pStyle w:val="CommentText"/>
      </w:pPr>
      <w:r>
        <w:rPr>
          <w:rStyle w:val="CommentReference"/>
        </w:rPr>
        <w:annotationRef/>
      </w:r>
      <w:r>
        <w:t>Montos certificados se refieren al monto total de inversion en I+D o al monto de costo o sacrificio fiscal?</w:t>
      </w:r>
    </w:p>
  </w:comment>
  <w:comment w:id="2398" w:author="Usuario invitado" w:date="2026-05-26T15:52:00Z" w:initials="Ui">
    <w:p w14:paraId="7DB280C6" w14:textId="1CC2257B" w:rsidR="00CA4FCC" w:rsidRDefault="00CA4FCC">
      <w:pPr>
        <w:pStyle w:val="CommentText"/>
      </w:pPr>
      <w:r>
        <w:rPr>
          <w:rStyle w:val="CommentReference"/>
        </w:rPr>
        <w:annotationRef/>
      </w:r>
      <w:r w:rsidRPr="433B9585">
        <w:t>Esto corresponde al monto total de inversión en I+D (gasto certificado) y no al costo o sacrificio fiscal directo</w:t>
      </w:r>
    </w:p>
  </w:comment>
  <w:comment w:id="2472" w:author="Gonzalo Castellanos" w:date="2026-04-01T14:30:00Z" w:initials="GC">
    <w:p w14:paraId="2F0CF79A" w14:textId="77777777" w:rsidR="002C4412" w:rsidRDefault="002C4412" w:rsidP="002C4412">
      <w:pPr>
        <w:pStyle w:val="CommentText"/>
      </w:pPr>
      <w:r>
        <w:rPr>
          <w:rStyle w:val="CommentReference"/>
        </w:rPr>
        <w:annotationRef/>
      </w:r>
      <w:r>
        <w:t>Resumir</w:t>
      </w:r>
    </w:p>
  </w:comment>
  <w:comment w:id="2493" w:author="Gonzalo Castellanos" w:date="2026-04-01T14:32:00Z" w:initials="GC">
    <w:p w14:paraId="4171EE9A" w14:textId="77777777" w:rsidR="008860A4" w:rsidRDefault="008860A4" w:rsidP="008860A4">
      <w:pPr>
        <w:pStyle w:val="CommentText"/>
      </w:pPr>
      <w:r>
        <w:rPr>
          <w:rStyle w:val="CommentReference"/>
        </w:rPr>
        <w:annotationRef/>
      </w:r>
      <w:r>
        <w:t>Aquí detallar las tasas aplicables y particularidades del incentivo. Esto esta más adelante, pero aquí debe explicarse los tipos de beneficios y su alcance.</w:t>
      </w:r>
    </w:p>
  </w:comment>
  <w:comment w:id="2526" w:author="Gonzalo Castellanos" w:date="2026-04-01T14:33:00Z" w:initials="GC">
    <w:p w14:paraId="2A6C0951" w14:textId="77777777" w:rsidR="00777699" w:rsidRDefault="00777699" w:rsidP="00777699">
      <w:pPr>
        <w:pStyle w:val="CommentText"/>
      </w:pPr>
      <w:r>
        <w:rPr>
          <w:rStyle w:val="CommentReference"/>
        </w:rPr>
        <w:annotationRef/>
      </w:r>
      <w:r>
        <w:t xml:space="preserve">Integrar seccionees 3.2 y 3.3 vinculadas a como se accede al beneficio. </w:t>
      </w:r>
    </w:p>
  </w:comment>
  <w:comment w:id="2618" w:author="Gonzalo Castellanos" w:date="2026-04-01T14:34:00Z" w:initials="GC">
    <w:p w14:paraId="4DA4B109" w14:textId="77777777" w:rsidR="00777699" w:rsidRDefault="00777699" w:rsidP="00777699">
      <w:pPr>
        <w:pStyle w:val="CommentText"/>
      </w:pPr>
      <w:r>
        <w:rPr>
          <w:rStyle w:val="CommentReference"/>
        </w:rPr>
        <w:annotationRef/>
      </w:r>
      <w:r>
        <w:t>Dividir entré el monitero tecnico, control fiscal y evalaución</w:t>
      </w:r>
    </w:p>
  </w:comment>
  <w:comment w:id="2677" w:author="Gonzalo Castellanos" w:date="2026-04-01T14:39:00Z" w:initials="GC">
    <w:p w14:paraId="75AD76C7" w14:textId="77777777" w:rsidR="00E22433" w:rsidRDefault="00E22433" w:rsidP="00E22433">
      <w:pPr>
        <w:pStyle w:val="CommentText"/>
      </w:pPr>
      <w:r>
        <w:rPr>
          <w:rStyle w:val="CommentReference"/>
        </w:rPr>
        <w:annotationRef/>
      </w:r>
      <w:r>
        <w:t>Sugiero incorporar en el analisis el costo o sacrificio fiscal en relación al PIB.</w:t>
      </w:r>
    </w:p>
  </w:comment>
  <w:comment w:id="2681" w:author="Gonzalo Castellanos" w:date="2026-04-01T14:37:00Z" w:initials="GC">
    <w:p w14:paraId="0A5B746C" w14:textId="5CA4C58E" w:rsidR="007E3694" w:rsidRDefault="007E3694" w:rsidP="007E3694">
      <w:pPr>
        <w:pStyle w:val="CommentText"/>
      </w:pPr>
      <w:r>
        <w:rPr>
          <w:rStyle w:val="CommentReference"/>
        </w:rPr>
        <w:annotationRef/>
      </w:r>
      <w:r>
        <w:t xml:space="preserve">En esta sección se debería mencionar que no hay convocatorias desde 2023 y sus razones. En base a eso retomar en las lecciones la importancia de la previsibilidad en el diseño del instrumento. </w:t>
      </w:r>
    </w:p>
  </w:comment>
  <w:comment w:id="2682" w:author="Usuario invitado" w:date="2026-05-26T16:10:00Z" w:initials="Ui">
    <w:p w14:paraId="221C7861" w14:textId="40B296F4" w:rsidR="00CA4FCC" w:rsidRDefault="00CA4FCC">
      <w:pPr>
        <w:pStyle w:val="CommentText"/>
      </w:pPr>
      <w:r>
        <w:rPr>
          <w:rStyle w:val="CommentReference"/>
        </w:rPr>
        <w:annotationRef/>
      </w:r>
      <w:r w:rsidRPr="2B33F3DB">
        <w:t xml:space="preserve">Incluido al final de esta sección.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7D22A3" w15:done="0"/>
  <w15:commentEx w15:paraId="3E71541C" w15:done="0"/>
  <w15:commentEx w15:paraId="5B8873B6" w15:done="0"/>
  <w15:commentEx w15:paraId="1865193E" w15:done="0"/>
  <w15:commentEx w15:paraId="38254D01" w15:done="0"/>
  <w15:commentEx w15:paraId="075A9517" w15:done="0"/>
  <w15:commentEx w15:paraId="1317345F" w15:done="0"/>
  <w15:commentEx w15:paraId="6B16E7B3" w15:done="0"/>
  <w15:commentEx w15:paraId="066AA0EC" w15:done="0"/>
  <w15:commentEx w15:paraId="4F8899E0" w15:done="0"/>
  <w15:commentEx w15:paraId="276358CB" w15:done="0"/>
  <w15:commentEx w15:paraId="2FC953D5" w15:done="0"/>
  <w15:commentEx w15:paraId="210927A3" w15:done="0"/>
  <w15:commentEx w15:paraId="4B21AC60" w15:done="0"/>
  <w15:commentEx w15:paraId="7BE52634" w15:done="0"/>
  <w15:commentEx w15:paraId="2A02D48C" w15:done="0"/>
  <w15:commentEx w15:paraId="282F10C1" w15:done="0"/>
  <w15:commentEx w15:paraId="60FEDC3E" w15:done="0"/>
  <w15:commentEx w15:paraId="6D8B3D67" w15:done="0"/>
  <w15:commentEx w15:paraId="530B95D9" w15:done="0"/>
  <w15:commentEx w15:paraId="4A84554D" w15:done="0"/>
  <w15:commentEx w15:paraId="7694A6DF" w15:done="0"/>
  <w15:commentEx w15:paraId="78694BF6" w15:done="0"/>
  <w15:commentEx w15:paraId="73641CD0" w15:paraIdParent="78694BF6" w15:done="0"/>
  <w15:commentEx w15:paraId="70CB93CB" w15:done="0"/>
  <w15:commentEx w15:paraId="30783EBE" w15:done="0"/>
  <w15:commentEx w15:paraId="5FEC2533" w15:done="0"/>
  <w15:commentEx w15:paraId="127E3CBF" w15:done="0"/>
  <w15:commentEx w15:paraId="25A7382F" w15:done="0"/>
  <w15:commentEx w15:paraId="67B419F8" w15:done="0"/>
  <w15:commentEx w15:paraId="5F7475E8" w15:done="0"/>
  <w15:commentEx w15:paraId="76FEA4B5" w15:done="0"/>
  <w15:commentEx w15:paraId="3F020CC1" w15:done="0"/>
  <w15:commentEx w15:paraId="59D35ABE" w15:done="0"/>
  <w15:commentEx w15:paraId="268BF6F2" w15:done="0"/>
  <w15:commentEx w15:paraId="5F1FAFD5" w15:done="0"/>
  <w15:commentEx w15:paraId="7ED75B8A" w15:done="0"/>
  <w15:commentEx w15:paraId="627BAA18" w15:done="0"/>
  <w15:commentEx w15:paraId="239E1122" w15:done="0"/>
  <w15:commentEx w15:paraId="6B3C327E" w15:done="0"/>
  <w15:commentEx w15:paraId="5949EC6B" w15:done="0"/>
  <w15:commentEx w15:paraId="7290870E" w15:done="0"/>
  <w15:commentEx w15:paraId="29939B5F" w15:done="0"/>
  <w15:commentEx w15:paraId="597758BA" w15:done="0"/>
  <w15:commentEx w15:paraId="19C9E2C2" w15:done="0"/>
  <w15:commentEx w15:paraId="304D3C10" w15:done="0"/>
  <w15:commentEx w15:paraId="77AB5FCA" w15:done="0"/>
  <w15:commentEx w15:paraId="1A6C3205" w15:done="0"/>
  <w15:commentEx w15:paraId="044C0984" w15:done="0"/>
  <w15:commentEx w15:paraId="6E537859" w15:done="0"/>
  <w15:commentEx w15:paraId="4A2201D8" w15:done="0"/>
  <w15:commentEx w15:paraId="1B61668E" w15:done="0"/>
  <w15:commentEx w15:paraId="5480EF35" w15:done="0"/>
  <w15:commentEx w15:paraId="4BDD9E63" w15:paraIdParent="5480EF35" w15:done="0"/>
  <w15:commentEx w15:paraId="631AAFC7" w15:done="0"/>
  <w15:commentEx w15:paraId="0EB508CD" w15:done="0"/>
  <w15:commentEx w15:paraId="101DC47C" w15:done="0"/>
  <w15:commentEx w15:paraId="74F49A2B" w15:done="0"/>
  <w15:commentEx w15:paraId="3F6436DB" w15:done="0"/>
  <w15:commentEx w15:paraId="423B8F73" w15:done="0"/>
  <w15:commentEx w15:paraId="28BA3923" w15:done="0"/>
  <w15:commentEx w15:paraId="66C38ABE" w15:done="0"/>
  <w15:commentEx w15:paraId="02FD1118" w15:done="0"/>
  <w15:commentEx w15:paraId="6ECC7E35" w15:done="0"/>
  <w15:commentEx w15:paraId="2332291B" w15:done="0"/>
  <w15:commentEx w15:paraId="4A776145" w15:done="0"/>
  <w15:commentEx w15:paraId="2A05CA35" w15:done="0"/>
  <w15:commentEx w15:paraId="30176E37" w15:done="0"/>
  <w15:commentEx w15:paraId="3C262665" w15:done="0"/>
  <w15:commentEx w15:paraId="7DBD35B5" w15:done="0"/>
  <w15:commentEx w15:paraId="52CAC243" w15:done="0"/>
  <w15:commentEx w15:paraId="590743F6" w15:done="0"/>
  <w15:commentEx w15:paraId="45594CD9" w15:done="0"/>
  <w15:commentEx w15:paraId="0601DBA9" w15:done="0"/>
  <w15:commentEx w15:paraId="472ADC3A" w15:done="0"/>
  <w15:commentEx w15:paraId="2F35AEE9" w15:done="0"/>
  <w15:commentEx w15:paraId="08CC60DE" w15:done="0"/>
  <w15:commentEx w15:paraId="74605047" w15:done="1"/>
  <w15:commentEx w15:paraId="24C6FF10" w15:done="0"/>
  <w15:commentEx w15:paraId="34691223" w15:done="0"/>
  <w15:commentEx w15:paraId="3E641F7A" w15:done="0"/>
  <w15:commentEx w15:paraId="497B88E4" w15:done="0"/>
  <w15:commentEx w15:paraId="0B2A9C3C" w15:done="0"/>
  <w15:commentEx w15:paraId="35BEB8E6" w15:done="0"/>
  <w15:commentEx w15:paraId="78D788FF" w15:done="0"/>
  <w15:commentEx w15:paraId="7FC8A365" w15:done="0"/>
  <w15:commentEx w15:paraId="4393E24B" w15:done="0"/>
  <w15:commentEx w15:paraId="70252F23" w15:done="0"/>
  <w15:commentEx w15:paraId="542DBB50" w15:done="0"/>
  <w15:commentEx w15:paraId="2D7EBE27" w15:done="0"/>
  <w15:commentEx w15:paraId="4610E9A6" w15:done="0"/>
  <w15:commentEx w15:paraId="33293BF3" w15:done="0"/>
  <w15:commentEx w15:paraId="0C60142F" w15:done="0"/>
  <w15:commentEx w15:paraId="091EFBEF" w15:done="0"/>
  <w15:commentEx w15:paraId="5834F7B7" w15:done="0"/>
  <w15:commentEx w15:paraId="62A54BED" w15:done="0"/>
  <w15:commentEx w15:paraId="7027F50B" w15:done="0"/>
  <w15:commentEx w15:paraId="2DA35079" w15:done="1"/>
  <w15:commentEx w15:paraId="0C6E1FA1" w15:done="0"/>
  <w15:commentEx w15:paraId="77604128" w15:done="0"/>
  <w15:commentEx w15:paraId="2F79F652" w15:done="0"/>
  <w15:commentEx w15:paraId="7611DDAB" w15:done="0"/>
  <w15:commentEx w15:paraId="404B3368" w15:done="0"/>
  <w15:commentEx w15:paraId="28662463" w15:done="0"/>
  <w15:commentEx w15:paraId="6DEFD2FE" w15:done="0"/>
  <w15:commentEx w15:paraId="4C348EBD" w15:done="0"/>
  <w15:commentEx w15:paraId="7D0045F5" w15:done="0"/>
  <w15:commentEx w15:paraId="396F2B4B" w15:done="0"/>
  <w15:commentEx w15:paraId="6C1A706E" w15:done="1"/>
  <w15:commentEx w15:paraId="1075C2F9" w15:done="0"/>
  <w15:commentEx w15:paraId="477F7D80" w15:done="1"/>
  <w15:commentEx w15:paraId="767A51E8" w15:done="1"/>
  <w15:commentEx w15:paraId="62513215" w15:done="0"/>
  <w15:commentEx w15:paraId="1C0E66A8" w15:done="0"/>
  <w15:commentEx w15:paraId="3E603C40" w15:done="1"/>
  <w15:commentEx w15:paraId="6A1AEB02" w15:done="1"/>
  <w15:commentEx w15:paraId="121E66FD" w15:paraIdParent="6A1AEB02" w15:done="1"/>
  <w15:commentEx w15:paraId="1F87C20C" w15:done="1"/>
  <w15:commentEx w15:paraId="17EA01B1" w15:done="1"/>
  <w15:commentEx w15:paraId="65E5F0EA" w15:done="1"/>
  <w15:commentEx w15:paraId="62275F74" w15:paraIdParent="65E5F0EA" w15:done="1"/>
  <w15:commentEx w15:paraId="2EC64A0B" w15:done="0"/>
  <w15:commentEx w15:paraId="52D5F984" w15:done="0"/>
  <w15:commentEx w15:paraId="701F617C" w15:done="1"/>
  <w15:commentEx w15:paraId="2AF52F49" w15:paraIdParent="701F617C" w15:done="1"/>
  <w15:commentEx w15:paraId="139BE125" w15:paraIdParent="701F617C" w15:done="1"/>
  <w15:commentEx w15:paraId="501E2ACC" w15:done="1"/>
  <w15:commentEx w15:paraId="2B9DC828" w15:done="1"/>
  <w15:commentEx w15:paraId="13F0F9C9" w15:done="0"/>
  <w15:commentEx w15:paraId="75A84C07" w15:paraIdParent="13F0F9C9" w15:done="0"/>
  <w15:commentEx w15:paraId="24114FDA" w15:done="1"/>
  <w15:commentEx w15:paraId="41993E51" w15:done="0"/>
  <w15:commentEx w15:paraId="195048EA" w15:done="1"/>
  <w15:commentEx w15:paraId="548653FB" w15:done="1"/>
  <w15:commentEx w15:paraId="4AC75F3E" w15:done="0"/>
  <w15:commentEx w15:paraId="5CBCCC14" w15:paraIdParent="4AC75F3E" w15:done="0"/>
  <w15:commentEx w15:paraId="3D96C86E" w15:done="0"/>
  <w15:commentEx w15:paraId="6BA1BA98" w15:done="0"/>
  <w15:commentEx w15:paraId="716E3556" w15:done="0"/>
  <w15:commentEx w15:paraId="68CAF49F" w15:done="0"/>
  <w15:commentEx w15:paraId="6A4C675A" w15:done="1"/>
  <w15:commentEx w15:paraId="6F2C1C48" w15:done="0"/>
  <w15:commentEx w15:paraId="3DDBFB33" w15:done="1"/>
  <w15:commentEx w15:paraId="65B81D52" w15:done="1"/>
  <w15:commentEx w15:paraId="524074FF" w15:done="1"/>
  <w15:commentEx w15:paraId="292BD876" w15:done="0"/>
  <w15:commentEx w15:paraId="520CBC10" w15:done="1"/>
  <w15:commentEx w15:paraId="6349BB76" w15:done="0"/>
  <w15:commentEx w15:paraId="1EA9948E" w15:done="0"/>
  <w15:commentEx w15:paraId="0DAFF708" w15:paraIdParent="1EA9948E" w15:done="0"/>
  <w15:commentEx w15:paraId="7F484B31" w15:done="0"/>
  <w15:commentEx w15:paraId="7DB280C6" w15:paraIdParent="7F484B31" w15:done="0"/>
  <w15:commentEx w15:paraId="2F0CF79A" w15:done="1"/>
  <w15:commentEx w15:paraId="4171EE9A" w15:done="1"/>
  <w15:commentEx w15:paraId="2A6C0951" w15:done="0"/>
  <w15:commentEx w15:paraId="4DA4B109" w15:done="0"/>
  <w15:commentEx w15:paraId="75AD76C7" w15:done="0"/>
  <w15:commentEx w15:paraId="0A5B746C" w15:done="0"/>
  <w15:commentEx w15:paraId="221C7861" w15:paraIdParent="0A5B7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C744D" w16cex:dateUtc="2025-04-24T20:23:00Z"/>
  <w16cex:commentExtensible w16cex:durableId="4D5DA742" w16cex:dateUtc="2026-06-02T23:20:00Z"/>
  <w16cex:commentExtensible w16cex:durableId="58A58951" w16cex:dateUtc="2026-06-11T20:11:00Z"/>
  <w16cex:commentExtensible w16cex:durableId="789148AA" w16cex:dateUtc="2025-05-03T23:30:00Z"/>
  <w16cex:commentExtensible w16cex:durableId="4E09FDD4" w16cex:dateUtc="2026-06-11T20:06:00Z"/>
  <w16cex:commentExtensible w16cex:durableId="3785F59F" w16cex:dateUtc="2026-06-11T20:34:00Z"/>
  <w16cex:commentExtensible w16cex:durableId="67A321A1" w16cex:dateUtc="2026-06-11T20:36:00Z"/>
  <w16cex:commentExtensible w16cex:durableId="5B56B2ED" w16cex:dateUtc="2026-06-11T20:47:00Z"/>
  <w16cex:commentExtensible w16cex:durableId="0A25556A" w16cex:dateUtc="2026-06-11T20:57:00Z"/>
  <w16cex:commentExtensible w16cex:durableId="6C56EA9A" w16cex:dateUtc="2026-06-11T21:18:00Z"/>
  <w16cex:commentExtensible w16cex:durableId="23487622" w16cex:dateUtc="2026-06-11T21:17:00Z"/>
  <w16cex:commentExtensible w16cex:durableId="3CFE6944" w16cex:dateUtc="2026-06-02T22:40:00Z"/>
  <w16cex:commentExtensible w16cex:durableId="56AA9173" w16cex:dateUtc="2026-06-11T21:43:00Z"/>
  <w16cex:commentExtensible w16cex:durableId="1CB582DE" w16cex:dateUtc="2026-06-11T21:52:00Z"/>
  <w16cex:commentExtensible w16cex:durableId="54C47F68" w16cex:dateUtc="2026-06-18T21:26:00Z"/>
  <w16cex:commentExtensible w16cex:durableId="6C1928C5" w16cex:dateUtc="2026-06-11T22:02:00Z"/>
  <w16cex:commentExtensible w16cex:durableId="27897026" w16cex:dateUtc="2026-06-11T22:30:00Z"/>
  <w16cex:commentExtensible w16cex:durableId="0E38D81D" w16cex:dateUtc="2026-06-16T22:55:00Z"/>
  <w16cex:commentExtensible w16cex:durableId="323D5FF6" w16cex:dateUtc="2026-06-16T22:53:00Z"/>
  <w16cex:commentExtensible w16cex:durableId="1D68CFE2" w16cex:dateUtc="2026-06-16T23:05:00Z"/>
  <w16cex:commentExtensible w16cex:durableId="6B04D80A" w16cex:dateUtc="2026-06-16T23:07:00Z"/>
  <w16cex:commentExtensible w16cex:durableId="3251071E" w16cex:dateUtc="2026-06-16T23:34:00Z"/>
  <w16cex:commentExtensible w16cex:durableId="2FB08D4B" w16cex:dateUtc="2026-05-22T20:08:00Z"/>
  <w16cex:commentExtensible w16cex:durableId="73F32F30" w16cex:dateUtc="2026-06-16T23:33:00Z"/>
  <w16cex:commentExtensible w16cex:durableId="08C5F0A1" w16cex:dateUtc="2026-06-16T23:00:00Z"/>
  <w16cex:commentExtensible w16cex:durableId="3C61BDD0" w16cex:dateUtc="2026-06-17T00:11:00Z"/>
  <w16cex:commentExtensible w16cex:durableId="69302A51" w16cex:dateUtc="2026-06-17T00:11:00Z"/>
  <w16cex:commentExtensible w16cex:durableId="71654EE5" w16cex:dateUtc="2026-05-22T20:09:00Z"/>
  <w16cex:commentExtensible w16cex:durableId="2DB10AB9" w16cex:dateUtc="2026-06-17T23:49:00Z"/>
  <w16cex:commentExtensible w16cex:durableId="14F796A5" w16cex:dateUtc="2026-06-18T17:05:00Z"/>
  <w16cex:commentExtensible w16cex:durableId="28E555AD" w16cex:dateUtc="2026-06-18T17:07:00Z"/>
  <w16cex:commentExtensible w16cex:durableId="7B25A9FB" w16cex:dateUtc="2026-06-18T17:11:00Z"/>
  <w16cex:commentExtensible w16cex:durableId="7F28D229" w16cex:dateUtc="2026-06-18T17:16:00Z"/>
  <w16cex:commentExtensible w16cex:durableId="5787E0B2" w16cex:dateUtc="2026-06-18T17:22:00Z"/>
  <w16cex:commentExtensible w16cex:durableId="4F30E889" w16cex:dateUtc="2026-06-18T17:28:00Z"/>
  <w16cex:commentExtensible w16cex:durableId="0F44E66E" w16cex:dateUtc="2026-06-18T21:48:00Z"/>
  <w16cex:commentExtensible w16cex:durableId="3AAC5722" w16cex:dateUtc="2026-06-18T21:49:00Z"/>
  <w16cex:commentExtensible w16cex:durableId="0D966C06" w16cex:dateUtc="2026-06-18T21:50:00Z"/>
  <w16cex:commentExtensible w16cex:durableId="496FDDB8" w16cex:dateUtc="2026-06-18T21:59:00Z"/>
  <w16cex:commentExtensible w16cex:durableId="4A9FA112" w16cex:dateUtc="2026-06-18T22:09:00Z"/>
  <w16cex:commentExtensible w16cex:durableId="637B71F3" w16cex:dateUtc="2026-06-18T22:12:00Z"/>
  <w16cex:commentExtensible w16cex:durableId="3F26762A" w16cex:dateUtc="2026-06-18T22:13:00Z"/>
  <w16cex:commentExtensible w16cex:durableId="104C7231" w16cex:dateUtc="2026-06-18T22:23:00Z"/>
  <w16cex:commentExtensible w16cex:durableId="432AECCB" w16cex:dateUtc="2026-06-18T22:18:00Z"/>
  <w16cex:commentExtensible w16cex:durableId="1E2A4ADC" w16cex:dateUtc="2026-06-18T22:25:00Z"/>
  <w16cex:commentExtensible w16cex:durableId="069368CB" w16cex:dateUtc="2026-06-18T22:49:00Z"/>
  <w16cex:commentExtensible w16cex:durableId="2FA4F377" w16cex:dateUtc="2026-06-18T22:42:00Z"/>
  <w16cex:commentExtensible w16cex:durableId="6B1C54DF" w16cex:dateUtc="2026-06-18T22:46:00Z"/>
  <w16cex:commentExtensible w16cex:durableId="0631C1C1" w16cex:dateUtc="2026-06-18T22:49:00Z"/>
  <w16cex:commentExtensible w16cex:durableId="4F6B9587" w16cex:dateUtc="2026-06-18T22:51:00Z"/>
  <w16cex:commentExtensible w16cex:durableId="2332E0BC" w16cex:dateUtc="2026-06-18T22:55:00Z"/>
  <w16cex:commentExtensible w16cex:durableId="275E311B" w16cex:dateUtc="2026-06-18T23:15:00Z"/>
  <w16cex:commentExtensible w16cex:durableId="5543CC9E" w16cex:dateUtc="2026-06-18T22:58:00Z"/>
  <w16cex:commentExtensible w16cex:durableId="409A59F9" w16cex:dateUtc="2026-06-18T23:01:00Z"/>
  <w16cex:commentExtensible w16cex:durableId="019181B5" w16cex:dateUtc="2026-06-18T23:04:00Z"/>
  <w16cex:commentExtensible w16cex:durableId="1BF41035" w16cex:dateUtc="2026-06-18T23:05:00Z"/>
  <w16cex:commentExtensible w16cex:durableId="60C17651" w16cex:dateUtc="2026-06-18T23:08:00Z"/>
  <w16cex:commentExtensible w16cex:durableId="07EA93B8" w16cex:dateUtc="2026-06-18T23:12:00Z"/>
  <w16cex:commentExtensible w16cex:durableId="2672FDB9" w16cex:dateUtc="2026-06-19T17:35:00Z"/>
  <w16cex:commentExtensible w16cex:durableId="1D50F8EA" w16cex:dateUtc="2026-06-19T17:40:00Z"/>
  <w16cex:commentExtensible w16cex:durableId="12E8E4A2" w16cex:dateUtc="2026-06-19T18:21:00Z"/>
  <w16cex:commentExtensible w16cex:durableId="6217CF78" w16cex:dateUtc="2026-06-19T18:35:00Z"/>
  <w16cex:commentExtensible w16cex:durableId="7510D4F0" w16cex:dateUtc="2026-06-19T18:29:00Z"/>
  <w16cex:commentExtensible w16cex:durableId="7E5FFF7C" w16cex:dateUtc="2026-06-19T19:24:00Z"/>
  <w16cex:commentExtensible w16cex:durableId="3D8A4F6E" w16cex:dateUtc="2026-06-19T19:00:00Z"/>
  <w16cex:commentExtensible w16cex:durableId="7DAC54D1" w16cex:dateUtc="2026-06-19T18:59:00Z"/>
  <w16cex:commentExtensible w16cex:durableId="489C4610" w16cex:dateUtc="2026-06-19T19:03:00Z"/>
  <w16cex:commentExtensible w16cex:durableId="244B68B5" w16cex:dateUtc="2026-06-19T19:05:00Z"/>
  <w16cex:commentExtensible w16cex:durableId="45A0188C" w16cex:dateUtc="2026-06-19T19:22:00Z"/>
  <w16cex:commentExtensible w16cex:durableId="5A31ABA3" w16cex:dateUtc="2026-06-19T20:14:00Z"/>
  <w16cex:commentExtensible w16cex:durableId="7E0BE24E" w16cex:dateUtc="2026-06-19T20:27:00Z"/>
  <w16cex:commentExtensible w16cex:durableId="06EF876B" w16cex:dateUtc="2026-06-19T20:30:00Z"/>
  <w16cex:commentExtensible w16cex:durableId="2F943AC9" w16cex:dateUtc="2026-06-19T20:44:00Z"/>
  <w16cex:commentExtensible w16cex:durableId="58488512" w16cex:dateUtc="2026-06-19T20:38:00Z"/>
  <w16cex:commentExtensible w16cex:durableId="72F3369D" w16cex:dateUtc="2026-04-01T18:42:00Z"/>
  <w16cex:commentExtensible w16cex:durableId="4C3E109A" w16cex:dateUtc="2026-06-19T20:46:00Z"/>
  <w16cex:commentExtensible w16cex:durableId="244D8A65" w16cex:dateUtc="2026-06-19T20:38:00Z"/>
  <w16cex:commentExtensible w16cex:durableId="17C1148E" w16cex:dateUtc="2026-04-01T18:43:00Z"/>
  <w16cex:commentExtensible w16cex:durableId="318E772E" w16cex:dateUtc="2026-04-07T19:37:00Z"/>
  <w16cex:commentExtensible w16cex:durableId="1E4F55C0" w16cex:dateUtc="2026-04-07T19:42:00Z"/>
  <w16cex:commentExtensible w16cex:durableId="6A34CC51" w16cex:dateUtc="2026-04-07T19:47:00Z"/>
  <w16cex:commentExtensible w16cex:durableId="12F57298" w16cex:dateUtc="2026-04-07T19:53:00Z"/>
  <w16cex:commentExtensible w16cex:durableId="1F6725C2" w16cex:dateUtc="2026-04-07T19:55:00Z"/>
  <w16cex:commentExtensible w16cex:durableId="015C287E" w16cex:dateUtc="2026-04-07T20:11:00Z"/>
  <w16cex:commentExtensible w16cex:durableId="743E9AD0" w16cex:dateUtc="2026-04-07T20:18:00Z"/>
  <w16cex:commentExtensible w16cex:durableId="1C35BFEB" w16cex:dateUtc="2026-04-07T20:20:00Z"/>
  <w16cex:commentExtensible w16cex:durableId="262AAFFB" w16cex:dateUtc="2026-04-07T20:28:00Z"/>
  <w16cex:commentExtensible w16cex:durableId="76AC645A" w16cex:dateUtc="2026-04-07T20:38:00Z"/>
  <w16cex:commentExtensible w16cex:durableId="376321BD" w16cex:dateUtc="2026-04-07T20:41:00Z"/>
  <w16cex:commentExtensible w16cex:durableId="22A57F8E" w16cex:dateUtc="2026-04-08T14:00:00Z"/>
  <w16cex:commentExtensible w16cex:durableId="3D319929" w16cex:dateUtc="2026-04-08T14:03:00Z"/>
  <w16cex:commentExtensible w16cex:durableId="38213D62" w16cex:dateUtc="2026-04-08T14:05:00Z"/>
  <w16cex:commentExtensible w16cex:durableId="32FD273B" w16cex:dateUtc="2026-04-08T14:07:00Z"/>
  <w16cex:commentExtensible w16cex:durableId="09A94235" w16cex:dateUtc="2026-04-08T14:33:00Z"/>
  <w16cex:commentExtensible w16cex:durableId="4B362045" w16cex:dateUtc="2026-04-08T14:36:00Z"/>
  <w16cex:commentExtensible w16cex:durableId="6C19730E" w16cex:dateUtc="2026-04-08T14:37:00Z"/>
  <w16cex:commentExtensible w16cex:durableId="45557AC0" w16cex:dateUtc="2026-04-08T21:21:00Z"/>
  <w16cex:commentExtensible w16cex:durableId="48F73D63" w16cex:dateUtc="2026-04-01T18:44:00Z"/>
  <w16cex:commentExtensible w16cex:durableId="4D7547AB" w16cex:dateUtc="2026-04-08T14:42:00Z"/>
  <w16cex:commentExtensible w16cex:durableId="16336951" w16cex:dateUtc="2026-04-08T14:46:00Z"/>
  <w16cex:commentExtensible w16cex:durableId="2F7B1CE7" w16cex:dateUtc="2026-04-08T14:48:00Z"/>
  <w16cex:commentExtensible w16cex:durableId="46EE4AA4" w16cex:dateUtc="2026-04-08T14:51:00Z"/>
  <w16cex:commentExtensible w16cex:durableId="3C1209E8" w16cex:dateUtc="2026-04-08T14:54:00Z"/>
  <w16cex:commentExtensible w16cex:durableId="094475F8" w16cex:dateUtc="2026-04-08T14:56:00Z"/>
  <w16cex:commentExtensible w16cex:durableId="4E4A046B" w16cex:dateUtc="2026-04-08T14:58:00Z"/>
  <w16cex:commentExtensible w16cex:durableId="6153291D" w16cex:dateUtc="2026-04-08T15:00:00Z"/>
  <w16cex:commentExtensible w16cex:durableId="407D5E2B" w16cex:dateUtc="2026-04-08T15:02:00Z"/>
  <w16cex:commentExtensible w16cex:durableId="2FD05E23" w16cex:dateUtc="2026-04-08T15:03:00Z"/>
  <w16cex:commentExtensible w16cex:durableId="0A3CB749" w16cex:dateUtc="2026-04-01T15:16:00Z"/>
  <w16cex:commentExtensible w16cex:durableId="184BE2C1" w16cex:dateUtc="2026-04-01T16:08:00Z"/>
  <w16cex:commentExtensible w16cex:durableId="1EE00B82" w16cex:dateUtc="2026-04-01T15:57:00Z"/>
  <w16cex:commentExtensible w16cex:durableId="522298AF" w16cex:dateUtc="2026-04-01T15:58:00Z"/>
  <w16cex:commentExtensible w16cex:durableId="1226A8AB" w16cex:dateUtc="2026-04-01T15:59:00Z"/>
  <w16cex:commentExtensible w16cex:durableId="478D2A07" w16cex:dateUtc="2026-04-01T16:00:00Z"/>
  <w16cex:commentExtensible w16cex:durableId="6D533E90" w16cex:dateUtc="2026-04-01T16:02:00Z"/>
  <w16cex:commentExtensible w16cex:durableId="1967A51A" w16cex:dateUtc="2026-04-01T16:04:00Z"/>
  <w16cex:commentExtensible w16cex:durableId="7777BCC9" w16cex:dateUtc="2026-05-25T21:53:00Z"/>
  <w16cex:commentExtensible w16cex:durableId="7E8B3BFC" w16cex:dateUtc="2026-04-01T16:07:00Z"/>
  <w16cex:commentExtensible w16cex:durableId="03064612" w16cex:dateUtc="2026-04-01T16:09:00Z"/>
  <w16cex:commentExtensible w16cex:durableId="750634CE" w16cex:dateUtc="2026-04-01T16:11:00Z"/>
  <w16cex:commentExtensible w16cex:durableId="414BA555" w16cex:dateUtc="2026-04-08T21:34:00Z"/>
  <w16cex:commentExtensible w16cex:durableId="07C575F4" w16cex:dateUtc="2026-04-01T16:16:00Z"/>
  <w16cex:commentExtensible w16cex:durableId="2B9D7C19" w16cex:dateUtc="2026-04-01T16:19:00Z"/>
  <w16cex:commentExtensible w16cex:durableId="16DD42A7" w16cex:dateUtc="2026-04-01T16:18:00Z"/>
  <w16cex:commentExtensible w16cex:durableId="56ABFF52" w16cex:dateUtc="2026-04-01T16:19:00Z"/>
  <w16cex:commentExtensible w16cex:durableId="25E7C069" w16cex:dateUtc="2026-05-25T22:25:00Z"/>
  <w16cex:commentExtensible w16cex:durableId="0B38C561" w16cex:dateUtc="2026-04-01T16:32:00Z"/>
  <w16cex:commentExtensible w16cex:durableId="72D5DFDC" w16cex:dateUtc="2026-04-01T16:32:00Z"/>
  <w16cex:commentExtensible w16cex:durableId="4EECC9DB" w16cex:dateUtc="2026-04-01T16:34:00Z"/>
  <w16cex:commentExtensible w16cex:durableId="10AE9854" w16cex:dateUtc="2026-05-26T19:33:00Z"/>
  <w16cex:commentExtensible w16cex:durableId="44611EE6" w16cex:dateUtc="2026-04-01T16:35:00Z"/>
  <w16cex:commentExtensible w16cex:durableId="3D1E33C8" w16cex:dateUtc="2026-04-01T16:38:00Z"/>
  <w16cex:commentExtensible w16cex:durableId="775D8EDE" w16cex:dateUtc="2026-04-01T16:39:00Z"/>
  <w16cex:commentExtensible w16cex:durableId="163CEE2C" w16cex:dateUtc="2026-04-01T16:41:00Z"/>
  <w16cex:commentExtensible w16cex:durableId="43F4DD49" w16cex:dateUtc="2026-04-01T16:41:00Z"/>
  <w16cex:commentExtensible w16cex:durableId="72F28ABC" w16cex:dateUtc="2026-05-25T22:42:00Z"/>
  <w16cex:commentExtensible w16cex:durableId="23F5D3E4" w16cex:dateUtc="2026-04-01T18:12:00Z"/>
  <w16cex:commentExtensible w16cex:durableId="0962D566" w16cex:dateUtc="2026-04-01T18:14:00Z"/>
  <w16cex:commentExtensible w16cex:durableId="6B5ACCAA" w16cex:dateUtc="2026-04-01T18:19:00Z"/>
  <w16cex:commentExtensible w16cex:durableId="51B9ED81" w16cex:dateUtc="2026-04-01T18:18:00Z"/>
  <w16cex:commentExtensible w16cex:durableId="7C307E56" w16cex:dateUtc="2026-03-22T19:41:00Z"/>
  <w16cex:commentExtensible w16cex:durableId="775CF887" w16cex:dateUtc="2026-04-01T18:26:00Z"/>
  <w16cex:commentExtensible w16cex:durableId="46679DDC" w16cex:dateUtc="2026-04-01T18:27:00Z"/>
  <w16cex:commentExtensible w16cex:durableId="4D1E32D0" w16cex:dateUtc="2026-01-13T20:09:00Z">
    <w16cex:extLst>
      <w16:ext w16:uri="{CE6994B0-6A32-4C9F-8C6B-6E91EDA988CE}">
        <cr:reactions xmlns:cr="http://schemas.microsoft.com/office/comments/2020/reactions">
          <cr:reaction reactionType="1">
            <cr:reactionInfo dateUtc="2026-01-13T20:48:32Z">
              <cr:user userId="S::mortizmedina@iadb.org::9fe5ce48-86e5-4b3c-a895-1215094a865a" userProvider="AD" userName="Ortiz Medina, Monica Lorena"/>
            </cr:reactionInfo>
          </cr:reaction>
        </cr:reactions>
      </w16:ext>
    </w16cex:extLst>
  </w16cex:commentExtensible>
  <w16cex:commentExtensible w16cex:durableId="30FC5E07" w16cex:dateUtc="2026-04-01T18:22:00Z"/>
  <w16cex:commentExtensible w16cex:durableId="273FA89D" w16cex:dateUtc="2026-04-01T18:23:00Z"/>
  <w16cex:commentExtensible w16cex:durableId="70A95BED" w16cex:dateUtc="2026-04-01T18:23:00Z"/>
  <w16cex:commentExtensible w16cex:durableId="305397CA" w16cex:dateUtc="2026-01-13T20:39:00Z"/>
  <w16cex:commentExtensible w16cex:durableId="4C0B2CD6" w16cex:dateUtc="2026-01-13T20:39:00Z"/>
  <w16cex:commentExtensible w16cex:durableId="5B9695DB" w16cex:dateUtc="2026-04-01T18:28:00Z"/>
  <w16cex:commentExtensible w16cex:durableId="328D8B12" w16cex:dateUtc="2026-04-01T18:29:00Z"/>
  <w16cex:commentExtensible w16cex:durableId="1BE5A3AB" w16cex:dateUtc="2026-05-26T20:52:00Z"/>
  <w16cex:commentExtensible w16cex:durableId="3C0E7339" w16cex:dateUtc="2026-04-01T18:30:00Z"/>
  <w16cex:commentExtensible w16cex:durableId="580EC677" w16cex:dateUtc="2026-04-01T18:32:00Z"/>
  <w16cex:commentExtensible w16cex:durableId="3BEEA8DD" w16cex:dateUtc="2026-04-01T18:33:00Z"/>
  <w16cex:commentExtensible w16cex:durableId="04B132B0" w16cex:dateUtc="2026-04-01T18:34:00Z"/>
  <w16cex:commentExtensible w16cex:durableId="638D0810" w16cex:dateUtc="2026-04-01T18:39:00Z"/>
  <w16cex:commentExtensible w16cex:durableId="5C4586AA" w16cex:dateUtc="2026-04-01T18:37:00Z"/>
  <w16cex:commentExtensible w16cex:durableId="1C315740" w16cex:dateUtc="2026-05-26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7D22A3" w16cid:durableId="49AC744D"/>
  <w16cid:commentId w16cid:paraId="3E71541C" w16cid:durableId="4D5DA742"/>
  <w16cid:commentId w16cid:paraId="5B8873B6" w16cid:durableId="58A58951"/>
  <w16cid:commentId w16cid:paraId="1865193E" w16cid:durableId="789148AA"/>
  <w16cid:commentId w16cid:paraId="38254D01" w16cid:durableId="4E09FDD4"/>
  <w16cid:commentId w16cid:paraId="075A9517" w16cid:durableId="3785F59F"/>
  <w16cid:commentId w16cid:paraId="1317345F" w16cid:durableId="67A321A1"/>
  <w16cid:commentId w16cid:paraId="6B16E7B3" w16cid:durableId="5B56B2ED"/>
  <w16cid:commentId w16cid:paraId="066AA0EC" w16cid:durableId="0A25556A"/>
  <w16cid:commentId w16cid:paraId="4F8899E0" w16cid:durableId="6C56EA9A"/>
  <w16cid:commentId w16cid:paraId="276358CB" w16cid:durableId="23487622"/>
  <w16cid:commentId w16cid:paraId="2FC953D5" w16cid:durableId="3CFE6944"/>
  <w16cid:commentId w16cid:paraId="210927A3" w16cid:durableId="56AA9173"/>
  <w16cid:commentId w16cid:paraId="4B21AC60" w16cid:durableId="1CB582DE"/>
  <w16cid:commentId w16cid:paraId="7BE52634" w16cid:durableId="54C47F68"/>
  <w16cid:commentId w16cid:paraId="2A02D48C" w16cid:durableId="6C1928C5"/>
  <w16cid:commentId w16cid:paraId="282F10C1" w16cid:durableId="27897026"/>
  <w16cid:commentId w16cid:paraId="60FEDC3E" w16cid:durableId="0E38D81D"/>
  <w16cid:commentId w16cid:paraId="6D8B3D67" w16cid:durableId="323D5FF6"/>
  <w16cid:commentId w16cid:paraId="530B95D9" w16cid:durableId="1D68CFE2"/>
  <w16cid:commentId w16cid:paraId="4A84554D" w16cid:durableId="6B04D80A"/>
  <w16cid:commentId w16cid:paraId="7694A6DF" w16cid:durableId="3251071E"/>
  <w16cid:commentId w16cid:paraId="78694BF6" w16cid:durableId="2FB08D4B"/>
  <w16cid:commentId w16cid:paraId="73641CD0" w16cid:durableId="73F32F30"/>
  <w16cid:commentId w16cid:paraId="70CB93CB" w16cid:durableId="08C5F0A1"/>
  <w16cid:commentId w16cid:paraId="30783EBE" w16cid:durableId="3C61BDD0"/>
  <w16cid:commentId w16cid:paraId="5FEC2533" w16cid:durableId="69302A51"/>
  <w16cid:commentId w16cid:paraId="127E3CBF" w16cid:durableId="71654EE5"/>
  <w16cid:commentId w16cid:paraId="25A7382F" w16cid:durableId="2DB10AB9"/>
  <w16cid:commentId w16cid:paraId="67B419F8" w16cid:durableId="14F796A5"/>
  <w16cid:commentId w16cid:paraId="5F7475E8" w16cid:durableId="28E555AD"/>
  <w16cid:commentId w16cid:paraId="76FEA4B5" w16cid:durableId="7B25A9FB"/>
  <w16cid:commentId w16cid:paraId="3F020CC1" w16cid:durableId="7F28D229"/>
  <w16cid:commentId w16cid:paraId="59D35ABE" w16cid:durableId="5787E0B2"/>
  <w16cid:commentId w16cid:paraId="268BF6F2" w16cid:durableId="4F30E889"/>
  <w16cid:commentId w16cid:paraId="5F1FAFD5" w16cid:durableId="0F44E66E"/>
  <w16cid:commentId w16cid:paraId="7ED75B8A" w16cid:durableId="3AAC5722"/>
  <w16cid:commentId w16cid:paraId="627BAA18" w16cid:durableId="0D966C06"/>
  <w16cid:commentId w16cid:paraId="239E1122" w16cid:durableId="496FDDB8"/>
  <w16cid:commentId w16cid:paraId="6B3C327E" w16cid:durableId="4A9FA112"/>
  <w16cid:commentId w16cid:paraId="5949EC6B" w16cid:durableId="637B71F3"/>
  <w16cid:commentId w16cid:paraId="7290870E" w16cid:durableId="3F26762A"/>
  <w16cid:commentId w16cid:paraId="29939B5F" w16cid:durableId="104C7231"/>
  <w16cid:commentId w16cid:paraId="597758BA" w16cid:durableId="432AECCB"/>
  <w16cid:commentId w16cid:paraId="19C9E2C2" w16cid:durableId="1E2A4ADC"/>
  <w16cid:commentId w16cid:paraId="304D3C10" w16cid:durableId="069368CB"/>
  <w16cid:commentId w16cid:paraId="77AB5FCA" w16cid:durableId="2FA4F377"/>
  <w16cid:commentId w16cid:paraId="1A6C3205" w16cid:durableId="6B1C54DF"/>
  <w16cid:commentId w16cid:paraId="044C0984" w16cid:durableId="0631C1C1"/>
  <w16cid:commentId w16cid:paraId="6E537859" w16cid:durableId="4F6B9587"/>
  <w16cid:commentId w16cid:paraId="4A2201D8" w16cid:durableId="2332E0BC"/>
  <w16cid:commentId w16cid:paraId="1B61668E" w16cid:durableId="275E311B"/>
  <w16cid:commentId w16cid:paraId="5480EF35" w16cid:durableId="5543CC9E"/>
  <w16cid:commentId w16cid:paraId="4BDD9E63" w16cid:durableId="409A59F9"/>
  <w16cid:commentId w16cid:paraId="631AAFC7" w16cid:durableId="019181B5"/>
  <w16cid:commentId w16cid:paraId="0EB508CD" w16cid:durableId="1BF41035"/>
  <w16cid:commentId w16cid:paraId="101DC47C" w16cid:durableId="60C17651"/>
  <w16cid:commentId w16cid:paraId="74F49A2B" w16cid:durableId="07EA93B8"/>
  <w16cid:commentId w16cid:paraId="3F6436DB" w16cid:durableId="2672FDB9"/>
  <w16cid:commentId w16cid:paraId="423B8F73" w16cid:durableId="1D50F8EA"/>
  <w16cid:commentId w16cid:paraId="28BA3923" w16cid:durableId="12E8E4A2"/>
  <w16cid:commentId w16cid:paraId="66C38ABE" w16cid:durableId="6217CF78"/>
  <w16cid:commentId w16cid:paraId="02FD1118" w16cid:durableId="7510D4F0"/>
  <w16cid:commentId w16cid:paraId="6ECC7E35" w16cid:durableId="7E5FFF7C"/>
  <w16cid:commentId w16cid:paraId="2332291B" w16cid:durableId="3D8A4F6E"/>
  <w16cid:commentId w16cid:paraId="4A776145" w16cid:durableId="7DAC54D1"/>
  <w16cid:commentId w16cid:paraId="2A05CA35" w16cid:durableId="489C4610"/>
  <w16cid:commentId w16cid:paraId="30176E37" w16cid:durableId="244B68B5"/>
  <w16cid:commentId w16cid:paraId="3C262665" w16cid:durableId="45A0188C"/>
  <w16cid:commentId w16cid:paraId="7DBD35B5" w16cid:durableId="5A31ABA3"/>
  <w16cid:commentId w16cid:paraId="52CAC243" w16cid:durableId="7E0BE24E"/>
  <w16cid:commentId w16cid:paraId="590743F6" w16cid:durableId="06EF876B"/>
  <w16cid:commentId w16cid:paraId="45594CD9" w16cid:durableId="2F943AC9"/>
  <w16cid:commentId w16cid:paraId="0601DBA9" w16cid:durableId="58488512"/>
  <w16cid:commentId w16cid:paraId="472ADC3A" w16cid:durableId="72F3369D"/>
  <w16cid:commentId w16cid:paraId="2F35AEE9" w16cid:durableId="4C3E109A"/>
  <w16cid:commentId w16cid:paraId="08CC60DE" w16cid:durableId="244D8A65"/>
  <w16cid:commentId w16cid:paraId="74605047" w16cid:durableId="17C1148E"/>
  <w16cid:commentId w16cid:paraId="24C6FF10" w16cid:durableId="318E772E"/>
  <w16cid:commentId w16cid:paraId="34691223" w16cid:durableId="1E4F55C0"/>
  <w16cid:commentId w16cid:paraId="3E641F7A" w16cid:durableId="6A34CC51"/>
  <w16cid:commentId w16cid:paraId="497B88E4" w16cid:durableId="12F57298"/>
  <w16cid:commentId w16cid:paraId="0B2A9C3C" w16cid:durableId="1F6725C2"/>
  <w16cid:commentId w16cid:paraId="35BEB8E6" w16cid:durableId="015C287E"/>
  <w16cid:commentId w16cid:paraId="78D788FF" w16cid:durableId="743E9AD0"/>
  <w16cid:commentId w16cid:paraId="7FC8A365" w16cid:durableId="1C35BFEB"/>
  <w16cid:commentId w16cid:paraId="4393E24B" w16cid:durableId="262AAFFB"/>
  <w16cid:commentId w16cid:paraId="70252F23" w16cid:durableId="76AC645A"/>
  <w16cid:commentId w16cid:paraId="542DBB50" w16cid:durableId="376321BD"/>
  <w16cid:commentId w16cid:paraId="2D7EBE27" w16cid:durableId="22A57F8E"/>
  <w16cid:commentId w16cid:paraId="4610E9A6" w16cid:durableId="3D319929"/>
  <w16cid:commentId w16cid:paraId="33293BF3" w16cid:durableId="38213D62"/>
  <w16cid:commentId w16cid:paraId="0C60142F" w16cid:durableId="32FD273B"/>
  <w16cid:commentId w16cid:paraId="091EFBEF" w16cid:durableId="09A94235"/>
  <w16cid:commentId w16cid:paraId="5834F7B7" w16cid:durableId="4B362045"/>
  <w16cid:commentId w16cid:paraId="62A54BED" w16cid:durableId="6C19730E"/>
  <w16cid:commentId w16cid:paraId="7027F50B" w16cid:durableId="45557AC0"/>
  <w16cid:commentId w16cid:paraId="2DA35079" w16cid:durableId="48F73D63"/>
  <w16cid:commentId w16cid:paraId="0C6E1FA1" w16cid:durableId="4D7547AB"/>
  <w16cid:commentId w16cid:paraId="77604128" w16cid:durableId="16336951"/>
  <w16cid:commentId w16cid:paraId="2F79F652" w16cid:durableId="2F7B1CE7"/>
  <w16cid:commentId w16cid:paraId="7611DDAB" w16cid:durableId="46EE4AA4"/>
  <w16cid:commentId w16cid:paraId="404B3368" w16cid:durableId="3C1209E8"/>
  <w16cid:commentId w16cid:paraId="28662463" w16cid:durableId="094475F8"/>
  <w16cid:commentId w16cid:paraId="6DEFD2FE" w16cid:durableId="4E4A046B"/>
  <w16cid:commentId w16cid:paraId="4C348EBD" w16cid:durableId="6153291D"/>
  <w16cid:commentId w16cid:paraId="7D0045F5" w16cid:durableId="407D5E2B"/>
  <w16cid:commentId w16cid:paraId="396F2B4B" w16cid:durableId="2FD05E23"/>
  <w16cid:commentId w16cid:paraId="6C1A706E" w16cid:durableId="0A3CB749"/>
  <w16cid:commentId w16cid:paraId="1075C2F9" w16cid:durableId="184BE2C1"/>
  <w16cid:commentId w16cid:paraId="477F7D80" w16cid:durableId="1EE00B82"/>
  <w16cid:commentId w16cid:paraId="767A51E8" w16cid:durableId="522298AF"/>
  <w16cid:commentId w16cid:paraId="62513215" w16cid:durableId="1226A8AB"/>
  <w16cid:commentId w16cid:paraId="1C0E66A8" w16cid:durableId="478D2A07"/>
  <w16cid:commentId w16cid:paraId="3E603C40" w16cid:durableId="6D533E90"/>
  <w16cid:commentId w16cid:paraId="6A1AEB02" w16cid:durableId="1967A51A"/>
  <w16cid:commentId w16cid:paraId="121E66FD" w16cid:durableId="7777BCC9"/>
  <w16cid:commentId w16cid:paraId="1F87C20C" w16cid:durableId="7E8B3BFC"/>
  <w16cid:commentId w16cid:paraId="17EA01B1" w16cid:durableId="03064612"/>
  <w16cid:commentId w16cid:paraId="65E5F0EA" w16cid:durableId="750634CE"/>
  <w16cid:commentId w16cid:paraId="62275F74" w16cid:durableId="414BA555"/>
  <w16cid:commentId w16cid:paraId="2EC64A0B" w16cid:durableId="07C575F4"/>
  <w16cid:commentId w16cid:paraId="52D5F984" w16cid:durableId="2B9D7C19"/>
  <w16cid:commentId w16cid:paraId="701F617C" w16cid:durableId="16DD42A7"/>
  <w16cid:commentId w16cid:paraId="2AF52F49" w16cid:durableId="56ABFF52"/>
  <w16cid:commentId w16cid:paraId="139BE125" w16cid:durableId="25E7C069"/>
  <w16cid:commentId w16cid:paraId="501E2ACC" w16cid:durableId="0B38C561"/>
  <w16cid:commentId w16cid:paraId="2B9DC828" w16cid:durableId="72D5DFDC"/>
  <w16cid:commentId w16cid:paraId="13F0F9C9" w16cid:durableId="4EECC9DB"/>
  <w16cid:commentId w16cid:paraId="75A84C07" w16cid:durableId="10AE9854"/>
  <w16cid:commentId w16cid:paraId="24114FDA" w16cid:durableId="44611EE6"/>
  <w16cid:commentId w16cid:paraId="41993E51" w16cid:durableId="3D1E33C8"/>
  <w16cid:commentId w16cid:paraId="195048EA" w16cid:durableId="775D8EDE"/>
  <w16cid:commentId w16cid:paraId="548653FB" w16cid:durableId="163CEE2C"/>
  <w16cid:commentId w16cid:paraId="4AC75F3E" w16cid:durableId="43F4DD49"/>
  <w16cid:commentId w16cid:paraId="5CBCCC14" w16cid:durableId="72F28ABC"/>
  <w16cid:commentId w16cid:paraId="3D96C86E" w16cid:durableId="23F5D3E4"/>
  <w16cid:commentId w16cid:paraId="6BA1BA98" w16cid:durableId="0962D566"/>
  <w16cid:commentId w16cid:paraId="716E3556" w16cid:durableId="6B5ACCAA"/>
  <w16cid:commentId w16cid:paraId="68CAF49F" w16cid:durableId="51B9ED81"/>
  <w16cid:commentId w16cid:paraId="6A4C675A" w16cid:durableId="7C307E56"/>
  <w16cid:commentId w16cid:paraId="6F2C1C48" w16cid:durableId="775CF887"/>
  <w16cid:commentId w16cid:paraId="3DDBFB33" w16cid:durableId="46679DDC"/>
  <w16cid:commentId w16cid:paraId="65B81D52" w16cid:durableId="4D1E32D0"/>
  <w16cid:commentId w16cid:paraId="524074FF" w16cid:durableId="30FC5E07"/>
  <w16cid:commentId w16cid:paraId="292BD876" w16cid:durableId="273FA89D"/>
  <w16cid:commentId w16cid:paraId="520CBC10" w16cid:durableId="70A95BED"/>
  <w16cid:commentId w16cid:paraId="6349BB76" w16cid:durableId="305397CA"/>
  <w16cid:commentId w16cid:paraId="1EA9948E" w16cid:durableId="4C0B2CD6"/>
  <w16cid:commentId w16cid:paraId="0DAFF708" w16cid:durableId="5B9695DB"/>
  <w16cid:commentId w16cid:paraId="7F484B31" w16cid:durableId="328D8B12"/>
  <w16cid:commentId w16cid:paraId="7DB280C6" w16cid:durableId="1BE5A3AB"/>
  <w16cid:commentId w16cid:paraId="2F0CF79A" w16cid:durableId="3C0E7339"/>
  <w16cid:commentId w16cid:paraId="4171EE9A" w16cid:durableId="580EC677"/>
  <w16cid:commentId w16cid:paraId="2A6C0951" w16cid:durableId="3BEEA8DD"/>
  <w16cid:commentId w16cid:paraId="4DA4B109" w16cid:durableId="04B132B0"/>
  <w16cid:commentId w16cid:paraId="75AD76C7" w16cid:durableId="638D0810"/>
  <w16cid:commentId w16cid:paraId="0A5B746C" w16cid:durableId="5C4586AA"/>
  <w16cid:commentId w16cid:paraId="221C7861" w16cid:durableId="1C3157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5919" w14:textId="77777777" w:rsidR="00490412" w:rsidRDefault="00490412" w:rsidP="009634B0">
      <w:r>
        <w:separator/>
      </w:r>
    </w:p>
  </w:endnote>
  <w:endnote w:type="continuationSeparator" w:id="0">
    <w:p w14:paraId="4F5B88B9" w14:textId="77777777" w:rsidR="00490412" w:rsidRDefault="00490412" w:rsidP="009634B0">
      <w:r>
        <w:continuationSeparator/>
      </w:r>
    </w:p>
  </w:endnote>
  <w:endnote w:type="continuationNotice" w:id="1">
    <w:p w14:paraId="56FE02E3" w14:textId="77777777" w:rsidR="00490412" w:rsidRDefault="00490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396B" w14:textId="77777777" w:rsidR="00490412" w:rsidRDefault="00490412" w:rsidP="009634B0">
      <w:r>
        <w:separator/>
      </w:r>
    </w:p>
  </w:footnote>
  <w:footnote w:type="continuationSeparator" w:id="0">
    <w:p w14:paraId="6F050CB5" w14:textId="77777777" w:rsidR="00490412" w:rsidRDefault="00490412" w:rsidP="009634B0">
      <w:r>
        <w:continuationSeparator/>
      </w:r>
    </w:p>
  </w:footnote>
  <w:footnote w:type="continuationNotice" w:id="1">
    <w:p w14:paraId="45D81BAF" w14:textId="77777777" w:rsidR="00490412" w:rsidRDefault="00490412"/>
  </w:footnote>
  <w:footnote w:id="2">
    <w:p w14:paraId="17523A89" w14:textId="7341533D" w:rsidR="00597BA1" w:rsidRPr="00597BA1" w:rsidRDefault="00597BA1">
      <w:pPr>
        <w:pStyle w:val="FootnoteText"/>
        <w:rPr>
          <w:lang w:val="es-ES_tradnl"/>
        </w:rPr>
      </w:pPr>
      <w:r>
        <w:rPr>
          <w:rStyle w:val="FootnoteReference"/>
        </w:rPr>
        <w:footnoteRef/>
      </w:r>
      <w:r w:rsidRPr="00597BA1">
        <w:rPr>
          <w:lang w:val="es-ES"/>
        </w:rPr>
        <w:t xml:space="preserve"> Inicialmente, </w:t>
      </w:r>
      <w:r>
        <w:rPr>
          <w:lang w:val="es-ES"/>
        </w:rPr>
        <w:t xml:space="preserve">el CIR </w:t>
      </w:r>
      <w:r w:rsidRPr="00597BA1">
        <w:rPr>
          <w:lang w:val="es-ES"/>
        </w:rPr>
        <w:t>se fijó en un 25 %, con un límite de 3 millones de francos (460.000 €). Su objetivo principal era permitir que las empresas financiaran el incremento de sus gastos en I+D durante un año. Rápidamente, este período se amplió a tres y luego a cinco años.</w:t>
      </w:r>
    </w:p>
  </w:footnote>
  <w:footnote w:id="3">
    <w:p w14:paraId="24D965E2" w14:textId="29E59ADF" w:rsidR="00804934" w:rsidRPr="00804934" w:rsidRDefault="00804934">
      <w:pPr>
        <w:pStyle w:val="FootnoteText"/>
        <w:rPr>
          <w:lang w:val="es-ES"/>
        </w:rPr>
      </w:pPr>
      <w:r>
        <w:rPr>
          <w:rStyle w:val="FootnoteReference"/>
        </w:rPr>
        <w:footnoteRef/>
      </w:r>
      <w:r w:rsidRPr="00804934">
        <w:rPr>
          <w:lang w:val="es-ES"/>
        </w:rPr>
        <w:t xml:space="preserve"> El Estímulo Fiscal a la Investigación y Desarrollo de Tecnología (EFIDT) en México fue lanzado </w:t>
      </w:r>
      <w:r>
        <w:rPr>
          <w:lang w:val="es-ES"/>
        </w:rPr>
        <w:t>en 1997 y discontinuado en 2009</w:t>
      </w:r>
    </w:p>
  </w:footnote>
  <w:footnote w:id="4">
    <w:p w14:paraId="0644B26E" w14:textId="65324CBF" w:rsidR="002140AB" w:rsidRPr="002140AB" w:rsidRDefault="002140AB">
      <w:pPr>
        <w:pStyle w:val="FootnoteText"/>
        <w:rPr>
          <w:lang w:val="es-ES"/>
        </w:rPr>
      </w:pPr>
      <w:r>
        <w:rPr>
          <w:rStyle w:val="FootnoteReference"/>
        </w:rPr>
        <w:footnoteRef/>
      </w:r>
      <w:r w:rsidRPr="002140AB">
        <w:rPr>
          <w:lang w:val="es-ES"/>
        </w:rPr>
        <w:t xml:space="preserve"> </w:t>
      </w:r>
      <w:r w:rsidR="00564863">
        <w:rPr>
          <w:lang w:val="es-ES"/>
        </w:rPr>
        <w:t>15</w:t>
      </w:r>
      <w:ins w:id="585" w:author="Stagno Izaguirre, Daniel Alejandro" w:date="2026-06-18T16:50:00Z" w16du:dateUtc="2026-06-18T21:50:00Z">
        <w:r w:rsidR="00D65829">
          <w:rPr>
            <w:lang w:val="es-ES"/>
          </w:rPr>
          <w:t>.</w:t>
        </w:r>
      </w:ins>
      <w:del w:id="586" w:author="Stagno Izaguirre, Daniel Alejandro" w:date="2026-06-18T16:50:00Z" w16du:dateUtc="2026-06-18T21:50:00Z">
        <w:r w:rsidR="00564863" w:rsidDel="002A4964">
          <w:rPr>
            <w:lang w:val="es-ES"/>
          </w:rPr>
          <w:delText xml:space="preserve"> </w:delText>
        </w:r>
      </w:del>
      <w:r w:rsidR="00564863">
        <w:rPr>
          <w:lang w:val="es-ES"/>
        </w:rPr>
        <w:t xml:space="preserve">000 </w:t>
      </w:r>
      <w:r>
        <w:rPr>
          <w:lang w:val="es-ES"/>
        </w:rPr>
        <w:t>U</w:t>
      </w:r>
      <w:r w:rsidRPr="002140AB">
        <w:rPr>
          <w:lang w:val="es-ES"/>
        </w:rPr>
        <w:t>nidad</w:t>
      </w:r>
      <w:r w:rsidR="00564863">
        <w:rPr>
          <w:lang w:val="es-ES"/>
        </w:rPr>
        <w:t>es</w:t>
      </w:r>
      <w:r w:rsidRPr="002140AB">
        <w:rPr>
          <w:lang w:val="es-ES"/>
        </w:rPr>
        <w:t xml:space="preserve"> </w:t>
      </w:r>
      <w:r w:rsidR="00564863">
        <w:rPr>
          <w:lang w:val="es-ES"/>
        </w:rPr>
        <w:t>T</w:t>
      </w:r>
      <w:r w:rsidRPr="002140AB">
        <w:rPr>
          <w:lang w:val="es-ES"/>
        </w:rPr>
        <w:t>ributaria</w:t>
      </w:r>
      <w:r w:rsidR="00564863">
        <w:rPr>
          <w:lang w:val="es-ES"/>
        </w:rPr>
        <w:t>s</w:t>
      </w:r>
      <w:r w:rsidRPr="002140AB">
        <w:rPr>
          <w:lang w:val="es-ES"/>
        </w:rPr>
        <w:t xml:space="preserve"> </w:t>
      </w:r>
      <w:r w:rsidR="00564863">
        <w:rPr>
          <w:lang w:val="es-ES"/>
        </w:rPr>
        <w:t>M</w:t>
      </w:r>
      <w:r w:rsidRPr="002140AB">
        <w:rPr>
          <w:lang w:val="es-ES"/>
        </w:rPr>
        <w:t>ensual equivale aproximadamente a 1,1 millones de USD</w:t>
      </w:r>
      <w:r w:rsidR="00564863">
        <w:rPr>
          <w:lang w:val="es-ES"/>
        </w:rPr>
        <w:t>.</w:t>
      </w:r>
    </w:p>
  </w:footnote>
  <w:footnote w:id="5">
    <w:p w14:paraId="35B2E4AA" w14:textId="77777777" w:rsidR="003526D1" w:rsidRPr="00706743" w:rsidRDefault="003526D1" w:rsidP="003526D1">
      <w:pPr>
        <w:pStyle w:val="FootnoteText"/>
        <w:jc w:val="both"/>
        <w:rPr>
          <w:sz w:val="18"/>
          <w:szCs w:val="18"/>
          <w:lang w:val="es-ES"/>
        </w:rPr>
      </w:pPr>
      <w:r w:rsidRPr="00706743">
        <w:rPr>
          <w:rStyle w:val="FootnoteReference"/>
          <w:sz w:val="18"/>
          <w:szCs w:val="18"/>
        </w:rPr>
        <w:footnoteRef/>
      </w:r>
      <w:r w:rsidRPr="00706743">
        <w:rPr>
          <w:sz w:val="18"/>
          <w:szCs w:val="18"/>
          <w:lang w:val="es-ES"/>
        </w:rPr>
        <w:t xml:space="preserve"> Medida por el indicador “Tasa de subsidio de impuesto” 1-b index (compara el peso de la tributación en diferentes países)</w:t>
      </w:r>
      <w:r>
        <w:rPr>
          <w:sz w:val="18"/>
          <w:szCs w:val="18"/>
          <w:lang w:val="es-ES"/>
        </w:rPr>
        <w:t>. M</w:t>
      </w:r>
      <w:r w:rsidRPr="00706743">
        <w:rPr>
          <w:sz w:val="18"/>
          <w:szCs w:val="18"/>
          <w:lang w:val="es-ES"/>
        </w:rPr>
        <w:t>ide cuánto captura el Estado, a través del sistema tributario, del retorno potencial de la inversión. Esto quiere decir que entre más alto sea el índice de generosidad mayores serán los beneficios tributarios de las empresas por invertir en I+D</w:t>
      </w:r>
      <w:sdt>
        <w:sdtPr>
          <w:rPr>
            <w:sz w:val="18"/>
            <w:szCs w:val="18"/>
            <w:lang w:val="es-ES"/>
          </w:rPr>
          <w:id w:val="-1442921240"/>
          <w:citation/>
        </w:sdtPr>
        <w:sdtEndPr/>
        <w:sdtContent>
          <w:r>
            <w:rPr>
              <w:sz w:val="18"/>
              <w:szCs w:val="18"/>
              <w:lang w:val="es-ES"/>
            </w:rPr>
            <w:fldChar w:fldCharType="begin"/>
          </w:r>
          <w:r>
            <w:rPr>
              <w:sz w:val="18"/>
              <w:szCs w:val="18"/>
              <w:lang w:val="es-ES"/>
            </w:rPr>
            <w:instrText xml:space="preserve"> CITATION OCD231 \l 3082 </w:instrText>
          </w:r>
          <w:r>
            <w:rPr>
              <w:sz w:val="18"/>
              <w:szCs w:val="18"/>
              <w:lang w:val="es-ES"/>
            </w:rPr>
            <w:fldChar w:fldCharType="separate"/>
          </w:r>
          <w:r>
            <w:rPr>
              <w:noProof/>
              <w:sz w:val="18"/>
              <w:szCs w:val="18"/>
              <w:lang w:val="es-ES"/>
            </w:rPr>
            <w:t xml:space="preserve"> </w:t>
          </w:r>
          <w:r w:rsidRPr="00DD2968">
            <w:rPr>
              <w:noProof/>
              <w:sz w:val="18"/>
              <w:szCs w:val="18"/>
              <w:lang w:val="es-ES"/>
            </w:rPr>
            <w:t>(OCDE, 2023)</w:t>
          </w:r>
          <w:r>
            <w:rPr>
              <w:sz w:val="18"/>
              <w:szCs w:val="18"/>
              <w:lang w:val="es-ES"/>
            </w:rPr>
            <w:fldChar w:fldCharType="end"/>
          </w:r>
        </w:sdtContent>
      </w:sdt>
      <w:r>
        <w:rPr>
          <w:sz w:val="18"/>
          <w:szCs w:val="18"/>
          <w:lang w:val="es-ES"/>
        </w:rPr>
        <w:t>.</w:t>
      </w:r>
    </w:p>
  </w:footnote>
  <w:footnote w:id="6">
    <w:p w14:paraId="4A54C6BA" w14:textId="7ACA70FB" w:rsidR="6325C6E6" w:rsidRPr="00012D3F" w:rsidRDefault="6325C6E6" w:rsidP="6325C6E6">
      <w:pPr>
        <w:pStyle w:val="FootnoteText"/>
        <w:rPr>
          <w:rFonts w:ascii="Arial Narrow" w:eastAsia="Arial Narrow" w:hAnsi="Arial Narrow" w:cs="Arial Narrow"/>
          <w:sz w:val="14"/>
          <w:szCs w:val="14"/>
          <w:lang w:val="es-ES"/>
          <w:rPrChange w:id="1163" w:author="Gonzalo Castellanos" w:date="2026-05-29T12:04:00Z" w16du:dateUtc="2026-05-29T16:04:00Z">
            <w:rPr>
              <w:rFonts w:ascii="Arial Narrow" w:eastAsia="Arial Narrow" w:hAnsi="Arial Narrow" w:cs="Arial Narrow"/>
              <w:sz w:val="14"/>
              <w:szCs w:val="14"/>
            </w:rPr>
          </w:rPrChange>
        </w:rPr>
      </w:pPr>
      <w:r w:rsidRPr="6325C6E6">
        <w:rPr>
          <w:rStyle w:val="FootnoteReference"/>
        </w:rPr>
        <w:footnoteRef/>
      </w:r>
      <w:r w:rsidRPr="00012D3F">
        <w:rPr>
          <w:lang w:val="es-ES"/>
          <w:rPrChange w:id="1164" w:author="Gonzalo Castellanos" w:date="2026-05-29T12:04:00Z" w16du:dateUtc="2026-05-29T16:04:00Z">
            <w:rPr/>
          </w:rPrChange>
        </w:rPr>
        <w:t xml:space="preserve"> </w:t>
      </w:r>
      <w:r w:rsidRPr="00012D3F">
        <w:rPr>
          <w:rFonts w:ascii="Arial Narrow" w:eastAsia="Arial Narrow" w:hAnsi="Arial Narrow" w:cs="Arial Narrow"/>
          <w:color w:val="303030"/>
          <w:sz w:val="14"/>
          <w:szCs w:val="14"/>
          <w:lang w:val="es-ES"/>
          <w:rPrChange w:id="1165" w:author="Gonzalo Castellanos" w:date="2026-05-29T12:04:00Z" w16du:dateUtc="2026-05-29T16:04:00Z">
            <w:rPr>
              <w:rFonts w:ascii="Arial Narrow" w:eastAsia="Arial Narrow" w:hAnsi="Arial Narrow" w:cs="Arial Narrow"/>
              <w:color w:val="303030"/>
              <w:sz w:val="14"/>
              <w:szCs w:val="14"/>
            </w:rPr>
          </w:rPrChange>
        </w:rPr>
        <w:t>Aunque las empresas de cualquier tamaño pueden acceder al crédito fiscal, la posibilidad de convertir estos saldos en Títulos de Devolución de Impuestos (TIDIS), negociables libremente en el mercado, es un beneficio exclusivo para las MiPymes, lo que representa su principal mecanismo de liquidez inmediata cuando no generan utilidades suficientes para aplicar descuentos tradicionales.</w:t>
      </w:r>
    </w:p>
  </w:footnote>
  <w:footnote w:id="7">
    <w:p w14:paraId="6CEDA4F1" w14:textId="49793584" w:rsidR="6325C6E6" w:rsidRPr="00012D3F" w:rsidRDefault="6325C6E6" w:rsidP="6325C6E6">
      <w:pPr>
        <w:pStyle w:val="FootnoteText"/>
        <w:rPr>
          <w:rFonts w:ascii="Arial Narrow" w:eastAsia="Arial Narrow" w:hAnsi="Arial Narrow" w:cs="Arial Narrow"/>
          <w:sz w:val="16"/>
          <w:szCs w:val="16"/>
          <w:lang w:val="es-ES"/>
          <w:rPrChange w:id="1166" w:author="Gonzalo Castellanos" w:date="2026-05-29T12:04:00Z" w16du:dateUtc="2026-05-29T16:04:00Z">
            <w:rPr>
              <w:rFonts w:ascii="Arial Narrow" w:eastAsia="Arial Narrow" w:hAnsi="Arial Narrow" w:cs="Arial Narrow"/>
              <w:sz w:val="16"/>
              <w:szCs w:val="16"/>
            </w:rPr>
          </w:rPrChange>
        </w:rPr>
      </w:pPr>
      <w:r w:rsidRPr="6325C6E6">
        <w:rPr>
          <w:rStyle w:val="FootnoteReference"/>
        </w:rPr>
        <w:footnoteRef/>
      </w:r>
      <w:r w:rsidRPr="00012D3F">
        <w:rPr>
          <w:lang w:val="es-ES"/>
          <w:rPrChange w:id="1167" w:author="Gonzalo Castellanos" w:date="2026-05-29T12:04:00Z" w16du:dateUtc="2026-05-29T16:04:00Z">
            <w:rPr/>
          </w:rPrChange>
        </w:rPr>
        <w:t xml:space="preserve"> </w:t>
      </w:r>
      <w:r w:rsidRPr="00012D3F">
        <w:rPr>
          <w:rFonts w:ascii="Arial Narrow" w:eastAsia="Arial Narrow" w:hAnsi="Arial Narrow" w:cs="Arial Narrow"/>
          <w:sz w:val="16"/>
          <w:szCs w:val="16"/>
          <w:lang w:val="es-ES"/>
          <w:rPrChange w:id="1168" w:author="Gonzalo Castellanos" w:date="2026-05-29T12:04:00Z" w16du:dateUtc="2026-05-29T16:04:00Z">
            <w:rPr>
              <w:rFonts w:ascii="Arial Narrow" w:eastAsia="Arial Narrow" w:hAnsi="Arial Narrow" w:cs="Arial Narrow"/>
              <w:sz w:val="16"/>
              <w:szCs w:val="16"/>
            </w:rPr>
          </w:rPrChange>
        </w:rPr>
        <w:t>El sistema inició con deducciones del 125% (Ley 383 de 1997). Alcanzó un tope del 175% (Ley 1450 de 2011) antes de migrar al esquema actual de descuento tributario del 30% y crédito fiscal del 50% (Ley 1955 de 2019).</w:t>
      </w:r>
    </w:p>
  </w:footnote>
  <w:footnote w:id="8">
    <w:p w14:paraId="4D2D7071" w14:textId="79662027" w:rsidR="6325C6E6" w:rsidRPr="00012D3F" w:rsidRDefault="6325C6E6" w:rsidP="6325C6E6">
      <w:pPr>
        <w:pStyle w:val="FootnoteText"/>
        <w:rPr>
          <w:rFonts w:ascii="Arial Narrow" w:eastAsia="Arial Narrow" w:hAnsi="Arial Narrow" w:cs="Arial Narrow"/>
          <w:sz w:val="16"/>
          <w:szCs w:val="16"/>
          <w:lang w:val="es-ES"/>
          <w:rPrChange w:id="1171" w:author="Gonzalo Castellanos" w:date="2026-05-29T12:04:00Z" w16du:dateUtc="2026-05-29T16:04:00Z">
            <w:rPr>
              <w:rFonts w:ascii="Arial Narrow" w:eastAsia="Arial Narrow" w:hAnsi="Arial Narrow" w:cs="Arial Narrow"/>
              <w:sz w:val="16"/>
              <w:szCs w:val="16"/>
            </w:rPr>
          </w:rPrChange>
        </w:rPr>
      </w:pPr>
      <w:r w:rsidRPr="6325C6E6">
        <w:rPr>
          <w:rStyle w:val="FootnoteReference"/>
        </w:rPr>
        <w:footnoteRef/>
      </w:r>
      <w:r w:rsidRPr="00012D3F">
        <w:rPr>
          <w:rFonts w:ascii="Arial Narrow" w:eastAsia="Arial Narrow" w:hAnsi="Arial Narrow" w:cs="Arial Narrow"/>
          <w:sz w:val="16"/>
          <w:szCs w:val="16"/>
          <w:lang w:val="es-ES"/>
          <w:rPrChange w:id="1172" w:author="Gonzalo Castellanos" w:date="2026-05-29T12:04:00Z" w16du:dateUtc="2026-05-29T16:04:00Z">
            <w:rPr>
              <w:rFonts w:ascii="Arial Narrow" w:eastAsia="Arial Narrow" w:hAnsi="Arial Narrow" w:cs="Arial Narrow"/>
              <w:sz w:val="16"/>
              <w:szCs w:val="16"/>
            </w:rPr>
          </w:rPrChange>
        </w:rPr>
        <w:t xml:space="preserve"> 1,3 corresponden a gasto deducible y 0,2 a gastos complementarios.</w:t>
      </w:r>
    </w:p>
  </w:footnote>
  <w:footnote w:id="9">
    <w:p w14:paraId="4D48DCF7" w14:textId="77777777" w:rsidR="00B32C61" w:rsidRPr="00F106D2" w:rsidRDefault="00B32C61" w:rsidP="00B32C61">
      <w:pPr>
        <w:pStyle w:val="FootnoteText"/>
        <w:jc w:val="both"/>
        <w:rPr>
          <w:lang w:val="es-CO"/>
        </w:rPr>
      </w:pPr>
      <w:r>
        <w:rPr>
          <w:rStyle w:val="FootnoteReference"/>
        </w:rPr>
        <w:footnoteRef/>
      </w:r>
      <w:r w:rsidRPr="00420D0C">
        <w:rPr>
          <w:lang w:val="es-CO"/>
        </w:rPr>
        <w:t xml:space="preserve"> </w:t>
      </w:r>
      <w:r w:rsidRPr="00F106D2">
        <w:rPr>
          <w:rFonts w:ascii="Arial Narrow" w:hAnsi="Arial Narrow"/>
          <w:sz w:val="14"/>
          <w:szCs w:val="14"/>
          <w:lang w:val="es-CO"/>
        </w:rPr>
        <w:t>Las definiciones legales de investigación, desarrollo e innovación tecnológica (I+D+i) se establecen en el artículo 35 de la Ley 27/2014 del Impuesto sobre Sociedades, que distingue entre actividades de investigación y desarrollo y de innovación tecnológica. Aunque estas definiciones se inspiran en marcos internacionales de la OCDE, la normativa española incorpora criterios y matices propios que determinan la elegibilidad de los proyectos, los cuales deben estructurarse obligatoriamente como proyectos individualizados con objetivos, plazos, costes y recursos definidos.</w:t>
      </w:r>
    </w:p>
  </w:footnote>
  <w:footnote w:id="10">
    <w:p w14:paraId="657E0BA8" w14:textId="6EEF3939" w:rsidR="7B69D6C6" w:rsidRPr="00012D3F" w:rsidRDefault="7B69D6C6">
      <w:pPr>
        <w:pStyle w:val="FootnoteText"/>
        <w:rPr>
          <w:lang w:val="es-ES"/>
          <w:rPrChange w:id="1667" w:author="Gonzalo Castellanos" w:date="2026-05-29T12:04:00Z" w16du:dateUtc="2026-05-29T16:04:00Z">
            <w:rPr/>
          </w:rPrChange>
        </w:rPr>
        <w:pPrChange w:id="1668" w:author="Usuario invitado" w:date="2026-05-26T19:21:00Z">
          <w:pPr/>
        </w:pPrChange>
      </w:pPr>
      <w:r w:rsidRPr="7B69D6C6">
        <w:rPr>
          <w:rStyle w:val="FootnoteReference"/>
        </w:rPr>
        <w:footnoteRef/>
      </w:r>
      <w:r w:rsidRPr="00012D3F">
        <w:rPr>
          <w:lang w:val="es-ES"/>
          <w:rPrChange w:id="1669" w:author="Gonzalo Castellanos" w:date="2026-05-29T12:04:00Z" w16du:dateUtc="2026-05-29T16:04:00Z">
            <w:rPr/>
          </w:rPrChange>
        </w:rPr>
        <w:t xml:space="preserve"> </w:t>
      </w:r>
      <w:ins w:id="1670" w:author="Usuario invitado" w:date="2026-05-26T19:21:00Z" w16du:dateUtc="2026-05-26T19:21:37Z">
        <w:r w:rsidRPr="00012D3F">
          <w:rPr>
            <w:lang w:val="es-ES"/>
            <w:rPrChange w:id="1671" w:author="Gonzalo Castellanos" w:date="2026-05-29T12:04:00Z" w16du:dateUtc="2026-05-29T16:04:00Z">
              <w:rPr/>
            </w:rPrChange>
          </w:rPr>
          <w:t>Esta modalidad de acceso indirecto, consolidada con la creación del SIFIDE II en 2011, faculta a las empresas para obtener el crédito fiscal mediante inversiones en el capital de instituciones de I+D o contribuciones a fondos de capital de riesgo (FCR), cuyo objeto principal sea la financiación de empresas dedicadas a la investigación y desarrollo. Operativamente, este mecanismo permite obtener el beneficio sin que la empresa inversora ejecute proyectos propios, simplificando el proceso de candidatura al no requerir memorias técnicas de los trabajos, sino únicamente la acreditación de la inversión financiera (reglamento de gestión del fondo y boletín de suscripción). Es importante notar que, conforme a la Ley n.º 21/2023, estos gastos solo califican para la tasa base de deducción (32,5%), quedando expresamente excluidos de la aplicación de la tasa incremental del 50%.</w:t>
        </w:r>
      </w:ins>
    </w:p>
  </w:footnote>
  <w:footnote w:id="11">
    <w:p w14:paraId="6AB4DAA2" w14:textId="77777777" w:rsidR="0039699F" w:rsidRPr="00897788" w:rsidRDefault="0039699F" w:rsidP="0039699F">
      <w:pPr>
        <w:pStyle w:val="FootnoteText"/>
        <w:jc w:val="both"/>
        <w:rPr>
          <w:lang w:val="es-CO"/>
        </w:rPr>
      </w:pPr>
      <w:r>
        <w:rPr>
          <w:rStyle w:val="FootnoteReference"/>
        </w:rPr>
        <w:footnoteRef/>
      </w:r>
      <w:r w:rsidRPr="00554637">
        <w:rPr>
          <w:lang w:val="es-CO"/>
        </w:rPr>
        <w:t xml:space="preserve"> </w:t>
      </w:r>
      <w:r w:rsidRPr="00897788">
        <w:rPr>
          <w:rFonts w:ascii="Arial Narrow" w:hAnsi="Arial Narrow"/>
          <w:sz w:val="18"/>
          <w:szCs w:val="18"/>
          <w:lang w:val="es-CO"/>
        </w:rPr>
        <w:t>Según las entrevistas de Mohnen y Olivari (2013), los montos reportados presentan un rango que va desde los CLP $700.000 (reportado por Arauco) hasta cerca de USD 4.000 (reportado por Cramer). Se estima que los costos totales de postulación, incluyendo el tiempo dedicado a la formulación técnica, representan entre el 2% y el 5% del beneficio esperado.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BC1" w14:textId="580348F1" w:rsidR="009634B0" w:rsidRDefault="009634B0">
    <w:pPr>
      <w:pStyle w:val="Header"/>
    </w:pPr>
    <w:r>
      <w:rPr>
        <w:noProof/>
      </w:rPr>
      <w:drawing>
        <wp:inline distT="0" distB="0" distL="0" distR="0" wp14:anchorId="11123C9D" wp14:editId="00A1769B">
          <wp:extent cx="954860" cy="407189"/>
          <wp:effectExtent l="0" t="0" r="0" b="0"/>
          <wp:docPr id="1" name="Picture 1" descr="logo_email_sp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mail_span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6124" cy="42052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F0D"/>
    <w:multiLevelType w:val="hybridMultilevel"/>
    <w:tmpl w:val="217031DA"/>
    <w:lvl w:ilvl="0" w:tplc="EC007F0A">
      <w:start w:val="1"/>
      <w:numFmt w:val="bullet"/>
      <w:lvlText w:val=""/>
      <w:lvlJc w:val="left"/>
      <w:pPr>
        <w:ind w:left="720" w:hanging="360"/>
      </w:pPr>
      <w:rPr>
        <w:rFonts w:ascii="Symbol" w:hAnsi="Symbol" w:hint="default"/>
      </w:rPr>
    </w:lvl>
    <w:lvl w:ilvl="1" w:tplc="0B16BC8A">
      <w:start w:val="1"/>
      <w:numFmt w:val="bullet"/>
      <w:lvlText w:val="o"/>
      <w:lvlJc w:val="left"/>
      <w:pPr>
        <w:ind w:left="1440" w:hanging="360"/>
      </w:pPr>
      <w:rPr>
        <w:rFonts w:ascii="Courier New" w:hAnsi="Courier New" w:hint="default"/>
      </w:rPr>
    </w:lvl>
    <w:lvl w:ilvl="2" w:tplc="7BDAEB76">
      <w:start w:val="1"/>
      <w:numFmt w:val="bullet"/>
      <w:lvlText w:val=""/>
      <w:lvlJc w:val="left"/>
      <w:pPr>
        <w:ind w:left="2160" w:hanging="360"/>
      </w:pPr>
      <w:rPr>
        <w:rFonts w:ascii="Wingdings" w:hAnsi="Wingdings" w:hint="default"/>
      </w:rPr>
    </w:lvl>
    <w:lvl w:ilvl="3" w:tplc="9C724C86">
      <w:start w:val="1"/>
      <w:numFmt w:val="bullet"/>
      <w:lvlText w:val=""/>
      <w:lvlJc w:val="left"/>
      <w:pPr>
        <w:ind w:left="2880" w:hanging="360"/>
      </w:pPr>
      <w:rPr>
        <w:rFonts w:ascii="Symbol" w:hAnsi="Symbol" w:hint="default"/>
      </w:rPr>
    </w:lvl>
    <w:lvl w:ilvl="4" w:tplc="37A0771C">
      <w:start w:val="1"/>
      <w:numFmt w:val="bullet"/>
      <w:lvlText w:val="o"/>
      <w:lvlJc w:val="left"/>
      <w:pPr>
        <w:ind w:left="3600" w:hanging="360"/>
      </w:pPr>
      <w:rPr>
        <w:rFonts w:ascii="Courier New" w:hAnsi="Courier New" w:hint="default"/>
      </w:rPr>
    </w:lvl>
    <w:lvl w:ilvl="5" w:tplc="D78819AC">
      <w:start w:val="1"/>
      <w:numFmt w:val="bullet"/>
      <w:lvlText w:val=""/>
      <w:lvlJc w:val="left"/>
      <w:pPr>
        <w:ind w:left="4320" w:hanging="360"/>
      </w:pPr>
      <w:rPr>
        <w:rFonts w:ascii="Wingdings" w:hAnsi="Wingdings" w:hint="default"/>
      </w:rPr>
    </w:lvl>
    <w:lvl w:ilvl="6" w:tplc="2392031A">
      <w:start w:val="1"/>
      <w:numFmt w:val="bullet"/>
      <w:lvlText w:val=""/>
      <w:lvlJc w:val="left"/>
      <w:pPr>
        <w:ind w:left="5040" w:hanging="360"/>
      </w:pPr>
      <w:rPr>
        <w:rFonts w:ascii="Symbol" w:hAnsi="Symbol" w:hint="default"/>
      </w:rPr>
    </w:lvl>
    <w:lvl w:ilvl="7" w:tplc="79E83162">
      <w:start w:val="1"/>
      <w:numFmt w:val="bullet"/>
      <w:lvlText w:val="o"/>
      <w:lvlJc w:val="left"/>
      <w:pPr>
        <w:ind w:left="5760" w:hanging="360"/>
      </w:pPr>
      <w:rPr>
        <w:rFonts w:ascii="Courier New" w:hAnsi="Courier New" w:hint="default"/>
      </w:rPr>
    </w:lvl>
    <w:lvl w:ilvl="8" w:tplc="D062BB3E">
      <w:start w:val="1"/>
      <w:numFmt w:val="bullet"/>
      <w:lvlText w:val=""/>
      <w:lvlJc w:val="left"/>
      <w:pPr>
        <w:ind w:left="6480" w:hanging="360"/>
      </w:pPr>
      <w:rPr>
        <w:rFonts w:ascii="Wingdings" w:hAnsi="Wingdings" w:hint="default"/>
      </w:rPr>
    </w:lvl>
  </w:abstractNum>
  <w:abstractNum w:abstractNumId="1" w15:restartNumberingAfterBreak="0">
    <w:nsid w:val="03DC43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4C6D12"/>
    <w:multiLevelType w:val="hybridMultilevel"/>
    <w:tmpl w:val="4D982F26"/>
    <w:lvl w:ilvl="0" w:tplc="2CC02602">
      <w:start w:val="1"/>
      <w:numFmt w:val="decimal"/>
      <w:lvlText w:val="%1."/>
      <w:lvlJc w:val="left"/>
      <w:pPr>
        <w:ind w:left="1020" w:hanging="360"/>
      </w:pPr>
    </w:lvl>
    <w:lvl w:ilvl="1" w:tplc="6BA28868">
      <w:start w:val="1"/>
      <w:numFmt w:val="decimal"/>
      <w:lvlText w:val="%2."/>
      <w:lvlJc w:val="left"/>
      <w:pPr>
        <w:ind w:left="1020" w:hanging="360"/>
      </w:pPr>
    </w:lvl>
    <w:lvl w:ilvl="2" w:tplc="881AE7A6">
      <w:start w:val="1"/>
      <w:numFmt w:val="decimal"/>
      <w:lvlText w:val="%3."/>
      <w:lvlJc w:val="left"/>
      <w:pPr>
        <w:ind w:left="1020" w:hanging="360"/>
      </w:pPr>
    </w:lvl>
    <w:lvl w:ilvl="3" w:tplc="61CC2CD6">
      <w:start w:val="1"/>
      <w:numFmt w:val="decimal"/>
      <w:lvlText w:val="%4."/>
      <w:lvlJc w:val="left"/>
      <w:pPr>
        <w:ind w:left="1020" w:hanging="360"/>
      </w:pPr>
    </w:lvl>
    <w:lvl w:ilvl="4" w:tplc="5844A43E">
      <w:start w:val="1"/>
      <w:numFmt w:val="decimal"/>
      <w:lvlText w:val="%5."/>
      <w:lvlJc w:val="left"/>
      <w:pPr>
        <w:ind w:left="1020" w:hanging="360"/>
      </w:pPr>
    </w:lvl>
    <w:lvl w:ilvl="5" w:tplc="5B821666">
      <w:start w:val="1"/>
      <w:numFmt w:val="decimal"/>
      <w:lvlText w:val="%6."/>
      <w:lvlJc w:val="left"/>
      <w:pPr>
        <w:ind w:left="1020" w:hanging="360"/>
      </w:pPr>
    </w:lvl>
    <w:lvl w:ilvl="6" w:tplc="8488BDDE">
      <w:start w:val="1"/>
      <w:numFmt w:val="decimal"/>
      <w:lvlText w:val="%7."/>
      <w:lvlJc w:val="left"/>
      <w:pPr>
        <w:ind w:left="1020" w:hanging="360"/>
      </w:pPr>
    </w:lvl>
    <w:lvl w:ilvl="7" w:tplc="84D2E874">
      <w:start w:val="1"/>
      <w:numFmt w:val="decimal"/>
      <w:lvlText w:val="%8."/>
      <w:lvlJc w:val="left"/>
      <w:pPr>
        <w:ind w:left="1020" w:hanging="360"/>
      </w:pPr>
    </w:lvl>
    <w:lvl w:ilvl="8" w:tplc="4D2CE890">
      <w:start w:val="1"/>
      <w:numFmt w:val="decimal"/>
      <w:lvlText w:val="%9."/>
      <w:lvlJc w:val="left"/>
      <w:pPr>
        <w:ind w:left="1020" w:hanging="360"/>
      </w:pPr>
    </w:lvl>
  </w:abstractNum>
  <w:abstractNum w:abstractNumId="3" w15:restartNumberingAfterBreak="0">
    <w:nsid w:val="0D0945F9"/>
    <w:multiLevelType w:val="multilevel"/>
    <w:tmpl w:val="6848039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B2BC79"/>
    <w:multiLevelType w:val="hybridMultilevel"/>
    <w:tmpl w:val="60A89592"/>
    <w:lvl w:ilvl="0" w:tplc="97D2B9F0">
      <w:start w:val="1"/>
      <w:numFmt w:val="bullet"/>
      <w:lvlText w:val=""/>
      <w:lvlJc w:val="left"/>
      <w:pPr>
        <w:ind w:left="720" w:hanging="360"/>
      </w:pPr>
      <w:rPr>
        <w:rFonts w:ascii="Symbol" w:hAnsi="Symbol" w:hint="default"/>
      </w:rPr>
    </w:lvl>
    <w:lvl w:ilvl="1" w:tplc="C2A4C8CE">
      <w:start w:val="1"/>
      <w:numFmt w:val="bullet"/>
      <w:lvlText w:val="o"/>
      <w:lvlJc w:val="left"/>
      <w:pPr>
        <w:ind w:left="1440" w:hanging="360"/>
      </w:pPr>
      <w:rPr>
        <w:rFonts w:ascii="Courier New" w:hAnsi="Courier New" w:hint="default"/>
      </w:rPr>
    </w:lvl>
    <w:lvl w:ilvl="2" w:tplc="3CE23862">
      <w:start w:val="1"/>
      <w:numFmt w:val="bullet"/>
      <w:lvlText w:val=""/>
      <w:lvlJc w:val="left"/>
      <w:pPr>
        <w:ind w:left="2160" w:hanging="360"/>
      </w:pPr>
      <w:rPr>
        <w:rFonts w:ascii="Wingdings" w:hAnsi="Wingdings" w:hint="default"/>
      </w:rPr>
    </w:lvl>
    <w:lvl w:ilvl="3" w:tplc="645C7E6A">
      <w:start w:val="1"/>
      <w:numFmt w:val="bullet"/>
      <w:lvlText w:val=""/>
      <w:lvlJc w:val="left"/>
      <w:pPr>
        <w:ind w:left="2880" w:hanging="360"/>
      </w:pPr>
      <w:rPr>
        <w:rFonts w:ascii="Symbol" w:hAnsi="Symbol" w:hint="default"/>
      </w:rPr>
    </w:lvl>
    <w:lvl w:ilvl="4" w:tplc="1240864A">
      <w:start w:val="1"/>
      <w:numFmt w:val="bullet"/>
      <w:lvlText w:val="o"/>
      <w:lvlJc w:val="left"/>
      <w:pPr>
        <w:ind w:left="3600" w:hanging="360"/>
      </w:pPr>
      <w:rPr>
        <w:rFonts w:ascii="Courier New" w:hAnsi="Courier New" w:hint="default"/>
      </w:rPr>
    </w:lvl>
    <w:lvl w:ilvl="5" w:tplc="32D43498">
      <w:start w:val="1"/>
      <w:numFmt w:val="bullet"/>
      <w:lvlText w:val=""/>
      <w:lvlJc w:val="left"/>
      <w:pPr>
        <w:ind w:left="4320" w:hanging="360"/>
      </w:pPr>
      <w:rPr>
        <w:rFonts w:ascii="Wingdings" w:hAnsi="Wingdings" w:hint="default"/>
      </w:rPr>
    </w:lvl>
    <w:lvl w:ilvl="6" w:tplc="0F5CAC78">
      <w:start w:val="1"/>
      <w:numFmt w:val="bullet"/>
      <w:lvlText w:val=""/>
      <w:lvlJc w:val="left"/>
      <w:pPr>
        <w:ind w:left="5040" w:hanging="360"/>
      </w:pPr>
      <w:rPr>
        <w:rFonts w:ascii="Symbol" w:hAnsi="Symbol" w:hint="default"/>
      </w:rPr>
    </w:lvl>
    <w:lvl w:ilvl="7" w:tplc="223813D8">
      <w:start w:val="1"/>
      <w:numFmt w:val="bullet"/>
      <w:lvlText w:val="o"/>
      <w:lvlJc w:val="left"/>
      <w:pPr>
        <w:ind w:left="5760" w:hanging="360"/>
      </w:pPr>
      <w:rPr>
        <w:rFonts w:ascii="Courier New" w:hAnsi="Courier New" w:hint="default"/>
      </w:rPr>
    </w:lvl>
    <w:lvl w:ilvl="8" w:tplc="C366AA4C">
      <w:start w:val="1"/>
      <w:numFmt w:val="bullet"/>
      <w:lvlText w:val=""/>
      <w:lvlJc w:val="left"/>
      <w:pPr>
        <w:ind w:left="6480" w:hanging="360"/>
      </w:pPr>
      <w:rPr>
        <w:rFonts w:ascii="Wingdings" w:hAnsi="Wingdings" w:hint="default"/>
      </w:rPr>
    </w:lvl>
  </w:abstractNum>
  <w:abstractNum w:abstractNumId="5" w15:restartNumberingAfterBreak="0">
    <w:nsid w:val="16B257AC"/>
    <w:multiLevelType w:val="hybridMultilevel"/>
    <w:tmpl w:val="1D48C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83DAB"/>
    <w:multiLevelType w:val="hybridMultilevel"/>
    <w:tmpl w:val="5076402C"/>
    <w:lvl w:ilvl="0" w:tplc="4DCE5A8A">
      <w:start w:val="1"/>
      <w:numFmt w:val="decimal"/>
      <w:lvlText w:val="%1."/>
      <w:lvlJc w:val="left"/>
      <w:pPr>
        <w:ind w:left="720" w:hanging="360"/>
      </w:pPr>
    </w:lvl>
    <w:lvl w:ilvl="1" w:tplc="C02E3D66">
      <w:start w:val="1"/>
      <w:numFmt w:val="lowerLetter"/>
      <w:lvlText w:val="%2."/>
      <w:lvlJc w:val="left"/>
      <w:pPr>
        <w:ind w:left="1440" w:hanging="360"/>
      </w:pPr>
    </w:lvl>
    <w:lvl w:ilvl="2" w:tplc="007A8194">
      <w:start w:val="1"/>
      <w:numFmt w:val="lowerRoman"/>
      <w:lvlText w:val="%3."/>
      <w:lvlJc w:val="right"/>
      <w:pPr>
        <w:ind w:left="2160" w:hanging="180"/>
      </w:pPr>
    </w:lvl>
    <w:lvl w:ilvl="3" w:tplc="6A4678FC">
      <w:start w:val="1"/>
      <w:numFmt w:val="decimal"/>
      <w:lvlText w:val="%4."/>
      <w:lvlJc w:val="left"/>
      <w:pPr>
        <w:ind w:left="2880" w:hanging="360"/>
      </w:pPr>
    </w:lvl>
    <w:lvl w:ilvl="4" w:tplc="B81EC6D4">
      <w:start w:val="1"/>
      <w:numFmt w:val="lowerLetter"/>
      <w:lvlText w:val="%5."/>
      <w:lvlJc w:val="left"/>
      <w:pPr>
        <w:ind w:left="3600" w:hanging="360"/>
      </w:pPr>
    </w:lvl>
    <w:lvl w:ilvl="5" w:tplc="5372917A">
      <w:start w:val="1"/>
      <w:numFmt w:val="lowerRoman"/>
      <w:lvlText w:val="%6."/>
      <w:lvlJc w:val="right"/>
      <w:pPr>
        <w:ind w:left="4320" w:hanging="180"/>
      </w:pPr>
    </w:lvl>
    <w:lvl w:ilvl="6" w:tplc="64940154">
      <w:start w:val="1"/>
      <w:numFmt w:val="decimal"/>
      <w:lvlText w:val="%7."/>
      <w:lvlJc w:val="left"/>
      <w:pPr>
        <w:ind w:left="5040" w:hanging="360"/>
      </w:pPr>
    </w:lvl>
    <w:lvl w:ilvl="7" w:tplc="72C446E8">
      <w:start w:val="1"/>
      <w:numFmt w:val="lowerLetter"/>
      <w:lvlText w:val="%8."/>
      <w:lvlJc w:val="left"/>
      <w:pPr>
        <w:ind w:left="5760" w:hanging="360"/>
      </w:pPr>
    </w:lvl>
    <w:lvl w:ilvl="8" w:tplc="98F0B73C">
      <w:start w:val="1"/>
      <w:numFmt w:val="lowerRoman"/>
      <w:lvlText w:val="%9."/>
      <w:lvlJc w:val="right"/>
      <w:pPr>
        <w:ind w:left="6480" w:hanging="180"/>
      </w:pPr>
    </w:lvl>
  </w:abstractNum>
  <w:abstractNum w:abstractNumId="7" w15:restartNumberingAfterBreak="0">
    <w:nsid w:val="188DDE41"/>
    <w:multiLevelType w:val="hybridMultilevel"/>
    <w:tmpl w:val="4DAAC3B2"/>
    <w:lvl w:ilvl="0" w:tplc="15E42806">
      <w:start w:val="1"/>
      <w:numFmt w:val="decimal"/>
      <w:lvlText w:val="%1."/>
      <w:lvlJc w:val="left"/>
      <w:pPr>
        <w:ind w:left="720" w:hanging="360"/>
      </w:pPr>
    </w:lvl>
    <w:lvl w:ilvl="1" w:tplc="B32C145A">
      <w:start w:val="1"/>
      <w:numFmt w:val="lowerLetter"/>
      <w:lvlText w:val="%2."/>
      <w:lvlJc w:val="left"/>
      <w:pPr>
        <w:ind w:left="1440" w:hanging="360"/>
      </w:pPr>
    </w:lvl>
    <w:lvl w:ilvl="2" w:tplc="2256AEAA">
      <w:start w:val="1"/>
      <w:numFmt w:val="lowerRoman"/>
      <w:lvlText w:val="%3."/>
      <w:lvlJc w:val="right"/>
      <w:pPr>
        <w:ind w:left="2160" w:hanging="180"/>
      </w:pPr>
    </w:lvl>
    <w:lvl w:ilvl="3" w:tplc="407EAB9C">
      <w:start w:val="1"/>
      <w:numFmt w:val="decimal"/>
      <w:lvlText w:val="%4."/>
      <w:lvlJc w:val="left"/>
      <w:pPr>
        <w:ind w:left="2880" w:hanging="360"/>
      </w:pPr>
    </w:lvl>
    <w:lvl w:ilvl="4" w:tplc="08D2ABA0">
      <w:start w:val="1"/>
      <w:numFmt w:val="lowerLetter"/>
      <w:lvlText w:val="%5."/>
      <w:lvlJc w:val="left"/>
      <w:pPr>
        <w:ind w:left="3600" w:hanging="360"/>
      </w:pPr>
    </w:lvl>
    <w:lvl w:ilvl="5" w:tplc="A9BE5322">
      <w:start w:val="1"/>
      <w:numFmt w:val="lowerRoman"/>
      <w:lvlText w:val="%6."/>
      <w:lvlJc w:val="right"/>
      <w:pPr>
        <w:ind w:left="4320" w:hanging="180"/>
      </w:pPr>
    </w:lvl>
    <w:lvl w:ilvl="6" w:tplc="BD76E1A4">
      <w:start w:val="1"/>
      <w:numFmt w:val="decimal"/>
      <w:lvlText w:val="%7."/>
      <w:lvlJc w:val="left"/>
      <w:pPr>
        <w:ind w:left="5040" w:hanging="360"/>
      </w:pPr>
    </w:lvl>
    <w:lvl w:ilvl="7" w:tplc="DB945612">
      <w:start w:val="1"/>
      <w:numFmt w:val="lowerLetter"/>
      <w:lvlText w:val="%8."/>
      <w:lvlJc w:val="left"/>
      <w:pPr>
        <w:ind w:left="5760" w:hanging="360"/>
      </w:pPr>
    </w:lvl>
    <w:lvl w:ilvl="8" w:tplc="55D40B26">
      <w:start w:val="1"/>
      <w:numFmt w:val="lowerRoman"/>
      <w:lvlText w:val="%9."/>
      <w:lvlJc w:val="right"/>
      <w:pPr>
        <w:ind w:left="6480" w:hanging="180"/>
      </w:pPr>
    </w:lvl>
  </w:abstractNum>
  <w:abstractNum w:abstractNumId="8" w15:restartNumberingAfterBreak="0">
    <w:nsid w:val="1CC01CB6"/>
    <w:multiLevelType w:val="hybridMultilevel"/>
    <w:tmpl w:val="2ABCF67E"/>
    <w:lvl w:ilvl="0" w:tplc="01160CEE">
      <w:start w:val="1"/>
      <w:numFmt w:val="bullet"/>
      <w:lvlText w:val=""/>
      <w:lvlJc w:val="left"/>
      <w:pPr>
        <w:ind w:left="720" w:hanging="360"/>
      </w:pPr>
      <w:rPr>
        <w:rFonts w:ascii="Symbol" w:hAnsi="Symbol" w:hint="default"/>
      </w:rPr>
    </w:lvl>
    <w:lvl w:ilvl="1" w:tplc="420C2890">
      <w:start w:val="1"/>
      <w:numFmt w:val="bullet"/>
      <w:lvlText w:val="o"/>
      <w:lvlJc w:val="left"/>
      <w:pPr>
        <w:ind w:left="1440" w:hanging="360"/>
      </w:pPr>
      <w:rPr>
        <w:rFonts w:ascii="Courier New" w:hAnsi="Courier New" w:hint="default"/>
      </w:rPr>
    </w:lvl>
    <w:lvl w:ilvl="2" w:tplc="AA04DB48">
      <w:start w:val="1"/>
      <w:numFmt w:val="bullet"/>
      <w:lvlText w:val=""/>
      <w:lvlJc w:val="left"/>
      <w:pPr>
        <w:ind w:left="2160" w:hanging="360"/>
      </w:pPr>
      <w:rPr>
        <w:rFonts w:ascii="Wingdings" w:hAnsi="Wingdings" w:hint="default"/>
      </w:rPr>
    </w:lvl>
    <w:lvl w:ilvl="3" w:tplc="F378C1D4">
      <w:start w:val="1"/>
      <w:numFmt w:val="bullet"/>
      <w:lvlText w:val=""/>
      <w:lvlJc w:val="left"/>
      <w:pPr>
        <w:ind w:left="2880" w:hanging="360"/>
      </w:pPr>
      <w:rPr>
        <w:rFonts w:ascii="Symbol" w:hAnsi="Symbol" w:hint="default"/>
      </w:rPr>
    </w:lvl>
    <w:lvl w:ilvl="4" w:tplc="78108D1A">
      <w:start w:val="1"/>
      <w:numFmt w:val="bullet"/>
      <w:lvlText w:val="o"/>
      <w:lvlJc w:val="left"/>
      <w:pPr>
        <w:ind w:left="3600" w:hanging="360"/>
      </w:pPr>
      <w:rPr>
        <w:rFonts w:ascii="Courier New" w:hAnsi="Courier New" w:hint="default"/>
      </w:rPr>
    </w:lvl>
    <w:lvl w:ilvl="5" w:tplc="9A343C82">
      <w:start w:val="1"/>
      <w:numFmt w:val="bullet"/>
      <w:lvlText w:val=""/>
      <w:lvlJc w:val="left"/>
      <w:pPr>
        <w:ind w:left="4320" w:hanging="360"/>
      </w:pPr>
      <w:rPr>
        <w:rFonts w:ascii="Wingdings" w:hAnsi="Wingdings" w:hint="default"/>
      </w:rPr>
    </w:lvl>
    <w:lvl w:ilvl="6" w:tplc="C8E0B63C">
      <w:start w:val="1"/>
      <w:numFmt w:val="bullet"/>
      <w:lvlText w:val=""/>
      <w:lvlJc w:val="left"/>
      <w:pPr>
        <w:ind w:left="5040" w:hanging="360"/>
      </w:pPr>
      <w:rPr>
        <w:rFonts w:ascii="Symbol" w:hAnsi="Symbol" w:hint="default"/>
      </w:rPr>
    </w:lvl>
    <w:lvl w:ilvl="7" w:tplc="BD04D792">
      <w:start w:val="1"/>
      <w:numFmt w:val="bullet"/>
      <w:lvlText w:val="o"/>
      <w:lvlJc w:val="left"/>
      <w:pPr>
        <w:ind w:left="5760" w:hanging="360"/>
      </w:pPr>
      <w:rPr>
        <w:rFonts w:ascii="Courier New" w:hAnsi="Courier New" w:hint="default"/>
      </w:rPr>
    </w:lvl>
    <w:lvl w:ilvl="8" w:tplc="73A02DAC">
      <w:start w:val="1"/>
      <w:numFmt w:val="bullet"/>
      <w:lvlText w:val=""/>
      <w:lvlJc w:val="left"/>
      <w:pPr>
        <w:ind w:left="6480" w:hanging="360"/>
      </w:pPr>
      <w:rPr>
        <w:rFonts w:ascii="Wingdings" w:hAnsi="Wingdings" w:hint="default"/>
      </w:rPr>
    </w:lvl>
  </w:abstractNum>
  <w:abstractNum w:abstractNumId="9" w15:restartNumberingAfterBreak="0">
    <w:nsid w:val="1E19BF06"/>
    <w:multiLevelType w:val="hybridMultilevel"/>
    <w:tmpl w:val="69382406"/>
    <w:lvl w:ilvl="0" w:tplc="70340452">
      <w:start w:val="1"/>
      <w:numFmt w:val="bullet"/>
      <w:lvlText w:val=""/>
      <w:lvlJc w:val="left"/>
      <w:pPr>
        <w:ind w:left="720" w:hanging="360"/>
      </w:pPr>
      <w:rPr>
        <w:rFonts w:ascii="Symbol" w:hAnsi="Symbol" w:hint="default"/>
      </w:rPr>
    </w:lvl>
    <w:lvl w:ilvl="1" w:tplc="FEFC8E10">
      <w:start w:val="1"/>
      <w:numFmt w:val="bullet"/>
      <w:lvlText w:val="o"/>
      <w:lvlJc w:val="left"/>
      <w:pPr>
        <w:ind w:left="1440" w:hanging="360"/>
      </w:pPr>
      <w:rPr>
        <w:rFonts w:ascii="Courier New" w:hAnsi="Courier New" w:hint="default"/>
      </w:rPr>
    </w:lvl>
    <w:lvl w:ilvl="2" w:tplc="8CDC40FE">
      <w:start w:val="1"/>
      <w:numFmt w:val="bullet"/>
      <w:lvlText w:val=""/>
      <w:lvlJc w:val="left"/>
      <w:pPr>
        <w:ind w:left="2160" w:hanging="360"/>
      </w:pPr>
      <w:rPr>
        <w:rFonts w:ascii="Wingdings" w:hAnsi="Wingdings" w:hint="default"/>
      </w:rPr>
    </w:lvl>
    <w:lvl w:ilvl="3" w:tplc="C4E06CEC">
      <w:start w:val="1"/>
      <w:numFmt w:val="bullet"/>
      <w:lvlText w:val=""/>
      <w:lvlJc w:val="left"/>
      <w:pPr>
        <w:ind w:left="2880" w:hanging="360"/>
      </w:pPr>
      <w:rPr>
        <w:rFonts w:ascii="Symbol" w:hAnsi="Symbol" w:hint="default"/>
      </w:rPr>
    </w:lvl>
    <w:lvl w:ilvl="4" w:tplc="FDBA73DA">
      <w:start w:val="1"/>
      <w:numFmt w:val="bullet"/>
      <w:lvlText w:val="o"/>
      <w:lvlJc w:val="left"/>
      <w:pPr>
        <w:ind w:left="3600" w:hanging="360"/>
      </w:pPr>
      <w:rPr>
        <w:rFonts w:ascii="Courier New" w:hAnsi="Courier New" w:hint="default"/>
      </w:rPr>
    </w:lvl>
    <w:lvl w:ilvl="5" w:tplc="E0522E6E">
      <w:start w:val="1"/>
      <w:numFmt w:val="bullet"/>
      <w:lvlText w:val=""/>
      <w:lvlJc w:val="left"/>
      <w:pPr>
        <w:ind w:left="4320" w:hanging="360"/>
      </w:pPr>
      <w:rPr>
        <w:rFonts w:ascii="Wingdings" w:hAnsi="Wingdings" w:hint="default"/>
      </w:rPr>
    </w:lvl>
    <w:lvl w:ilvl="6" w:tplc="A056AF8E">
      <w:start w:val="1"/>
      <w:numFmt w:val="bullet"/>
      <w:lvlText w:val=""/>
      <w:lvlJc w:val="left"/>
      <w:pPr>
        <w:ind w:left="5040" w:hanging="360"/>
      </w:pPr>
      <w:rPr>
        <w:rFonts w:ascii="Symbol" w:hAnsi="Symbol" w:hint="default"/>
      </w:rPr>
    </w:lvl>
    <w:lvl w:ilvl="7" w:tplc="78F826C0">
      <w:start w:val="1"/>
      <w:numFmt w:val="bullet"/>
      <w:lvlText w:val="o"/>
      <w:lvlJc w:val="left"/>
      <w:pPr>
        <w:ind w:left="5760" w:hanging="360"/>
      </w:pPr>
      <w:rPr>
        <w:rFonts w:ascii="Courier New" w:hAnsi="Courier New" w:hint="default"/>
      </w:rPr>
    </w:lvl>
    <w:lvl w:ilvl="8" w:tplc="EEACF542">
      <w:start w:val="1"/>
      <w:numFmt w:val="bullet"/>
      <w:lvlText w:val=""/>
      <w:lvlJc w:val="left"/>
      <w:pPr>
        <w:ind w:left="6480" w:hanging="360"/>
      </w:pPr>
      <w:rPr>
        <w:rFonts w:ascii="Wingdings" w:hAnsi="Wingdings" w:hint="default"/>
      </w:rPr>
    </w:lvl>
  </w:abstractNum>
  <w:abstractNum w:abstractNumId="10" w15:restartNumberingAfterBreak="0">
    <w:nsid w:val="20160227"/>
    <w:multiLevelType w:val="hybridMultilevel"/>
    <w:tmpl w:val="E0D260B8"/>
    <w:lvl w:ilvl="0" w:tplc="F22C1BF6">
      <w:start w:val="1"/>
      <w:numFmt w:val="bullet"/>
      <w:lvlText w:val=""/>
      <w:lvlJc w:val="left"/>
      <w:pPr>
        <w:ind w:left="720" w:hanging="360"/>
      </w:pPr>
      <w:rPr>
        <w:rFonts w:ascii="Symbol" w:hAnsi="Symbol" w:hint="default"/>
      </w:rPr>
    </w:lvl>
    <w:lvl w:ilvl="1" w:tplc="116A96BE">
      <w:start w:val="1"/>
      <w:numFmt w:val="bullet"/>
      <w:lvlText w:val="o"/>
      <w:lvlJc w:val="left"/>
      <w:pPr>
        <w:ind w:left="1440" w:hanging="360"/>
      </w:pPr>
      <w:rPr>
        <w:rFonts w:ascii="Courier New" w:hAnsi="Courier New" w:hint="default"/>
      </w:rPr>
    </w:lvl>
    <w:lvl w:ilvl="2" w:tplc="7C484578">
      <w:start w:val="1"/>
      <w:numFmt w:val="bullet"/>
      <w:lvlText w:val=""/>
      <w:lvlJc w:val="left"/>
      <w:pPr>
        <w:ind w:left="2160" w:hanging="360"/>
      </w:pPr>
      <w:rPr>
        <w:rFonts w:ascii="Wingdings" w:hAnsi="Wingdings" w:hint="default"/>
      </w:rPr>
    </w:lvl>
    <w:lvl w:ilvl="3" w:tplc="92929278">
      <w:start w:val="1"/>
      <w:numFmt w:val="bullet"/>
      <w:lvlText w:val=""/>
      <w:lvlJc w:val="left"/>
      <w:pPr>
        <w:ind w:left="2880" w:hanging="360"/>
      </w:pPr>
      <w:rPr>
        <w:rFonts w:ascii="Symbol" w:hAnsi="Symbol" w:hint="default"/>
      </w:rPr>
    </w:lvl>
    <w:lvl w:ilvl="4" w:tplc="74428538">
      <w:start w:val="1"/>
      <w:numFmt w:val="bullet"/>
      <w:lvlText w:val="o"/>
      <w:lvlJc w:val="left"/>
      <w:pPr>
        <w:ind w:left="3600" w:hanging="360"/>
      </w:pPr>
      <w:rPr>
        <w:rFonts w:ascii="Courier New" w:hAnsi="Courier New" w:hint="default"/>
      </w:rPr>
    </w:lvl>
    <w:lvl w:ilvl="5" w:tplc="294E1302">
      <w:start w:val="1"/>
      <w:numFmt w:val="bullet"/>
      <w:lvlText w:val=""/>
      <w:lvlJc w:val="left"/>
      <w:pPr>
        <w:ind w:left="4320" w:hanging="360"/>
      </w:pPr>
      <w:rPr>
        <w:rFonts w:ascii="Wingdings" w:hAnsi="Wingdings" w:hint="default"/>
      </w:rPr>
    </w:lvl>
    <w:lvl w:ilvl="6" w:tplc="8286B1FA">
      <w:start w:val="1"/>
      <w:numFmt w:val="bullet"/>
      <w:lvlText w:val=""/>
      <w:lvlJc w:val="left"/>
      <w:pPr>
        <w:ind w:left="5040" w:hanging="360"/>
      </w:pPr>
      <w:rPr>
        <w:rFonts w:ascii="Symbol" w:hAnsi="Symbol" w:hint="default"/>
      </w:rPr>
    </w:lvl>
    <w:lvl w:ilvl="7" w:tplc="57E434C8">
      <w:start w:val="1"/>
      <w:numFmt w:val="bullet"/>
      <w:lvlText w:val="o"/>
      <w:lvlJc w:val="left"/>
      <w:pPr>
        <w:ind w:left="5760" w:hanging="360"/>
      </w:pPr>
      <w:rPr>
        <w:rFonts w:ascii="Courier New" w:hAnsi="Courier New" w:hint="default"/>
      </w:rPr>
    </w:lvl>
    <w:lvl w:ilvl="8" w:tplc="2AB601D0">
      <w:start w:val="1"/>
      <w:numFmt w:val="bullet"/>
      <w:lvlText w:val=""/>
      <w:lvlJc w:val="left"/>
      <w:pPr>
        <w:ind w:left="6480" w:hanging="360"/>
      </w:pPr>
      <w:rPr>
        <w:rFonts w:ascii="Wingdings" w:hAnsi="Wingdings" w:hint="default"/>
      </w:rPr>
    </w:lvl>
  </w:abstractNum>
  <w:abstractNum w:abstractNumId="11" w15:restartNumberingAfterBreak="0">
    <w:nsid w:val="2D281706"/>
    <w:multiLevelType w:val="hybridMultilevel"/>
    <w:tmpl w:val="0BC0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C5A54"/>
    <w:multiLevelType w:val="hybridMultilevel"/>
    <w:tmpl w:val="A85EC106"/>
    <w:lvl w:ilvl="0" w:tplc="BDE8E452">
      <w:start w:val="1"/>
      <w:numFmt w:val="bullet"/>
      <w:lvlText w:val=""/>
      <w:lvlJc w:val="left"/>
      <w:pPr>
        <w:ind w:left="720" w:hanging="360"/>
      </w:pPr>
      <w:rPr>
        <w:rFonts w:ascii="Symbol" w:hAnsi="Symbol" w:hint="default"/>
      </w:rPr>
    </w:lvl>
    <w:lvl w:ilvl="1" w:tplc="C94C11AE">
      <w:start w:val="1"/>
      <w:numFmt w:val="bullet"/>
      <w:lvlText w:val="o"/>
      <w:lvlJc w:val="left"/>
      <w:pPr>
        <w:ind w:left="1440" w:hanging="360"/>
      </w:pPr>
      <w:rPr>
        <w:rFonts w:ascii="Courier New" w:hAnsi="Courier New" w:hint="default"/>
      </w:rPr>
    </w:lvl>
    <w:lvl w:ilvl="2" w:tplc="9488A34E">
      <w:start w:val="1"/>
      <w:numFmt w:val="bullet"/>
      <w:lvlText w:val=""/>
      <w:lvlJc w:val="left"/>
      <w:pPr>
        <w:ind w:left="2160" w:hanging="360"/>
      </w:pPr>
      <w:rPr>
        <w:rFonts w:ascii="Wingdings" w:hAnsi="Wingdings" w:hint="default"/>
      </w:rPr>
    </w:lvl>
    <w:lvl w:ilvl="3" w:tplc="7B3E8472">
      <w:start w:val="1"/>
      <w:numFmt w:val="bullet"/>
      <w:lvlText w:val=""/>
      <w:lvlJc w:val="left"/>
      <w:pPr>
        <w:ind w:left="2880" w:hanging="360"/>
      </w:pPr>
      <w:rPr>
        <w:rFonts w:ascii="Symbol" w:hAnsi="Symbol" w:hint="default"/>
      </w:rPr>
    </w:lvl>
    <w:lvl w:ilvl="4" w:tplc="7D3037AA">
      <w:start w:val="1"/>
      <w:numFmt w:val="bullet"/>
      <w:lvlText w:val="o"/>
      <w:lvlJc w:val="left"/>
      <w:pPr>
        <w:ind w:left="3600" w:hanging="360"/>
      </w:pPr>
      <w:rPr>
        <w:rFonts w:ascii="Courier New" w:hAnsi="Courier New" w:hint="default"/>
      </w:rPr>
    </w:lvl>
    <w:lvl w:ilvl="5" w:tplc="03ECCEFA">
      <w:start w:val="1"/>
      <w:numFmt w:val="bullet"/>
      <w:lvlText w:val=""/>
      <w:lvlJc w:val="left"/>
      <w:pPr>
        <w:ind w:left="4320" w:hanging="360"/>
      </w:pPr>
      <w:rPr>
        <w:rFonts w:ascii="Wingdings" w:hAnsi="Wingdings" w:hint="default"/>
      </w:rPr>
    </w:lvl>
    <w:lvl w:ilvl="6" w:tplc="D5A22E56">
      <w:start w:val="1"/>
      <w:numFmt w:val="bullet"/>
      <w:lvlText w:val=""/>
      <w:lvlJc w:val="left"/>
      <w:pPr>
        <w:ind w:left="5040" w:hanging="360"/>
      </w:pPr>
      <w:rPr>
        <w:rFonts w:ascii="Symbol" w:hAnsi="Symbol" w:hint="default"/>
      </w:rPr>
    </w:lvl>
    <w:lvl w:ilvl="7" w:tplc="281AEE5E">
      <w:start w:val="1"/>
      <w:numFmt w:val="bullet"/>
      <w:lvlText w:val="o"/>
      <w:lvlJc w:val="left"/>
      <w:pPr>
        <w:ind w:left="5760" w:hanging="360"/>
      </w:pPr>
      <w:rPr>
        <w:rFonts w:ascii="Courier New" w:hAnsi="Courier New" w:hint="default"/>
      </w:rPr>
    </w:lvl>
    <w:lvl w:ilvl="8" w:tplc="1A3CD7DE">
      <w:start w:val="1"/>
      <w:numFmt w:val="bullet"/>
      <w:lvlText w:val=""/>
      <w:lvlJc w:val="left"/>
      <w:pPr>
        <w:ind w:left="6480" w:hanging="360"/>
      </w:pPr>
      <w:rPr>
        <w:rFonts w:ascii="Wingdings" w:hAnsi="Wingdings" w:hint="default"/>
      </w:rPr>
    </w:lvl>
  </w:abstractNum>
  <w:abstractNum w:abstractNumId="13" w15:restartNumberingAfterBreak="0">
    <w:nsid w:val="2E95480F"/>
    <w:multiLevelType w:val="hybridMultilevel"/>
    <w:tmpl w:val="66426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68742E"/>
    <w:multiLevelType w:val="hybridMultilevel"/>
    <w:tmpl w:val="C4441068"/>
    <w:lvl w:ilvl="0" w:tplc="22DE2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C1C209"/>
    <w:multiLevelType w:val="hybridMultilevel"/>
    <w:tmpl w:val="0F022B3E"/>
    <w:lvl w:ilvl="0" w:tplc="7654DD0C">
      <w:start w:val="1"/>
      <w:numFmt w:val="bullet"/>
      <w:lvlText w:val=""/>
      <w:lvlJc w:val="left"/>
      <w:pPr>
        <w:ind w:left="720" w:hanging="360"/>
      </w:pPr>
      <w:rPr>
        <w:rFonts w:ascii="Symbol" w:hAnsi="Symbol" w:hint="default"/>
      </w:rPr>
    </w:lvl>
    <w:lvl w:ilvl="1" w:tplc="A254DEEA">
      <w:start w:val="1"/>
      <w:numFmt w:val="bullet"/>
      <w:lvlText w:val="o"/>
      <w:lvlJc w:val="left"/>
      <w:pPr>
        <w:ind w:left="1440" w:hanging="360"/>
      </w:pPr>
      <w:rPr>
        <w:rFonts w:ascii="Courier New" w:hAnsi="Courier New" w:hint="default"/>
      </w:rPr>
    </w:lvl>
    <w:lvl w:ilvl="2" w:tplc="608C36D6">
      <w:start w:val="1"/>
      <w:numFmt w:val="bullet"/>
      <w:lvlText w:val=""/>
      <w:lvlJc w:val="left"/>
      <w:pPr>
        <w:ind w:left="2160" w:hanging="360"/>
      </w:pPr>
      <w:rPr>
        <w:rFonts w:ascii="Wingdings" w:hAnsi="Wingdings" w:hint="default"/>
      </w:rPr>
    </w:lvl>
    <w:lvl w:ilvl="3" w:tplc="389E7EAA">
      <w:start w:val="1"/>
      <w:numFmt w:val="bullet"/>
      <w:lvlText w:val=""/>
      <w:lvlJc w:val="left"/>
      <w:pPr>
        <w:ind w:left="2880" w:hanging="360"/>
      </w:pPr>
      <w:rPr>
        <w:rFonts w:ascii="Symbol" w:hAnsi="Symbol" w:hint="default"/>
      </w:rPr>
    </w:lvl>
    <w:lvl w:ilvl="4" w:tplc="A08ED8CC">
      <w:start w:val="1"/>
      <w:numFmt w:val="bullet"/>
      <w:lvlText w:val="o"/>
      <w:lvlJc w:val="left"/>
      <w:pPr>
        <w:ind w:left="3600" w:hanging="360"/>
      </w:pPr>
      <w:rPr>
        <w:rFonts w:ascii="Courier New" w:hAnsi="Courier New" w:hint="default"/>
      </w:rPr>
    </w:lvl>
    <w:lvl w:ilvl="5" w:tplc="CDA4CCD0">
      <w:start w:val="1"/>
      <w:numFmt w:val="bullet"/>
      <w:lvlText w:val=""/>
      <w:lvlJc w:val="left"/>
      <w:pPr>
        <w:ind w:left="4320" w:hanging="360"/>
      </w:pPr>
      <w:rPr>
        <w:rFonts w:ascii="Wingdings" w:hAnsi="Wingdings" w:hint="default"/>
      </w:rPr>
    </w:lvl>
    <w:lvl w:ilvl="6" w:tplc="FF18DB88">
      <w:start w:val="1"/>
      <w:numFmt w:val="bullet"/>
      <w:lvlText w:val=""/>
      <w:lvlJc w:val="left"/>
      <w:pPr>
        <w:ind w:left="5040" w:hanging="360"/>
      </w:pPr>
      <w:rPr>
        <w:rFonts w:ascii="Symbol" w:hAnsi="Symbol" w:hint="default"/>
      </w:rPr>
    </w:lvl>
    <w:lvl w:ilvl="7" w:tplc="89E20DC0">
      <w:start w:val="1"/>
      <w:numFmt w:val="bullet"/>
      <w:lvlText w:val="o"/>
      <w:lvlJc w:val="left"/>
      <w:pPr>
        <w:ind w:left="5760" w:hanging="360"/>
      </w:pPr>
      <w:rPr>
        <w:rFonts w:ascii="Courier New" w:hAnsi="Courier New" w:hint="default"/>
      </w:rPr>
    </w:lvl>
    <w:lvl w:ilvl="8" w:tplc="032629A2">
      <w:start w:val="1"/>
      <w:numFmt w:val="bullet"/>
      <w:lvlText w:val=""/>
      <w:lvlJc w:val="left"/>
      <w:pPr>
        <w:ind w:left="6480" w:hanging="360"/>
      </w:pPr>
      <w:rPr>
        <w:rFonts w:ascii="Wingdings" w:hAnsi="Wingdings" w:hint="default"/>
      </w:rPr>
    </w:lvl>
  </w:abstractNum>
  <w:abstractNum w:abstractNumId="16" w15:restartNumberingAfterBreak="0">
    <w:nsid w:val="35828D96"/>
    <w:multiLevelType w:val="hybridMultilevel"/>
    <w:tmpl w:val="B66CEA7E"/>
    <w:lvl w:ilvl="0" w:tplc="9606F2B8">
      <w:start w:val="1"/>
      <w:numFmt w:val="decimal"/>
      <w:lvlText w:val="%1."/>
      <w:lvlJc w:val="left"/>
      <w:pPr>
        <w:ind w:left="720" w:hanging="360"/>
      </w:pPr>
    </w:lvl>
    <w:lvl w:ilvl="1" w:tplc="1922B3C6">
      <w:start w:val="1"/>
      <w:numFmt w:val="lowerLetter"/>
      <w:lvlText w:val="%2."/>
      <w:lvlJc w:val="left"/>
      <w:pPr>
        <w:ind w:left="1440" w:hanging="360"/>
      </w:pPr>
    </w:lvl>
    <w:lvl w:ilvl="2" w:tplc="555E7780">
      <w:start w:val="1"/>
      <w:numFmt w:val="lowerRoman"/>
      <w:lvlText w:val="%3."/>
      <w:lvlJc w:val="right"/>
      <w:pPr>
        <w:ind w:left="2160" w:hanging="180"/>
      </w:pPr>
    </w:lvl>
    <w:lvl w:ilvl="3" w:tplc="E7BE1734">
      <w:start w:val="1"/>
      <w:numFmt w:val="decimal"/>
      <w:lvlText w:val="%4."/>
      <w:lvlJc w:val="left"/>
      <w:pPr>
        <w:ind w:left="2880" w:hanging="360"/>
      </w:pPr>
    </w:lvl>
    <w:lvl w:ilvl="4" w:tplc="AF1AEC90">
      <w:start w:val="1"/>
      <w:numFmt w:val="lowerLetter"/>
      <w:lvlText w:val="%5."/>
      <w:lvlJc w:val="left"/>
      <w:pPr>
        <w:ind w:left="3600" w:hanging="360"/>
      </w:pPr>
    </w:lvl>
    <w:lvl w:ilvl="5" w:tplc="12C462CA">
      <w:start w:val="1"/>
      <w:numFmt w:val="lowerRoman"/>
      <w:lvlText w:val="%6."/>
      <w:lvlJc w:val="right"/>
      <w:pPr>
        <w:ind w:left="4320" w:hanging="180"/>
      </w:pPr>
    </w:lvl>
    <w:lvl w:ilvl="6" w:tplc="690A07AA">
      <w:start w:val="1"/>
      <w:numFmt w:val="decimal"/>
      <w:lvlText w:val="%7."/>
      <w:lvlJc w:val="left"/>
      <w:pPr>
        <w:ind w:left="5040" w:hanging="360"/>
      </w:pPr>
    </w:lvl>
    <w:lvl w:ilvl="7" w:tplc="711CBDA4">
      <w:start w:val="1"/>
      <w:numFmt w:val="lowerLetter"/>
      <w:lvlText w:val="%8."/>
      <w:lvlJc w:val="left"/>
      <w:pPr>
        <w:ind w:left="5760" w:hanging="360"/>
      </w:pPr>
    </w:lvl>
    <w:lvl w:ilvl="8" w:tplc="C31A5EA4">
      <w:start w:val="1"/>
      <w:numFmt w:val="lowerRoman"/>
      <w:lvlText w:val="%9."/>
      <w:lvlJc w:val="right"/>
      <w:pPr>
        <w:ind w:left="6480" w:hanging="180"/>
      </w:pPr>
    </w:lvl>
  </w:abstractNum>
  <w:abstractNum w:abstractNumId="17" w15:restartNumberingAfterBreak="0">
    <w:nsid w:val="3697741C"/>
    <w:multiLevelType w:val="multilevel"/>
    <w:tmpl w:val="EDDEF646"/>
    <w:lvl w:ilvl="0">
      <w:start w:val="1"/>
      <w:numFmt w:val="bullet"/>
      <w:lvlText w:val=""/>
      <w:lvlJc w:val="left"/>
      <w:pPr>
        <w:ind w:left="360" w:hanging="360"/>
      </w:pPr>
      <w:rPr>
        <w:rFonts w:ascii="Symbol" w:hAnsi="Symbol" w:hint="default"/>
        <w:b/>
      </w:rPr>
    </w:lvl>
    <w:lvl w:ilvl="1">
      <w:start w:val="1"/>
      <w:numFmt w:val="decimal"/>
      <w:lvlText w:val="%1.%2"/>
      <w:lvlJc w:val="left"/>
      <w:pPr>
        <w:ind w:left="450" w:hanging="450"/>
      </w:pPr>
      <w:rPr>
        <w:rFonts w:hint="default"/>
        <w:b/>
      </w:rPr>
    </w:lvl>
    <w:lvl w:ilvl="2">
      <w:start w:val="1"/>
      <w:numFmt w:val="bullet"/>
      <w:lvlText w:val=""/>
      <w:lvlJc w:val="left"/>
      <w:pPr>
        <w:ind w:left="360" w:hanging="360"/>
      </w:pPr>
      <w:rPr>
        <w:rFonts w:ascii="Symbol" w:hAnsi="Symbol"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8" w15:restartNumberingAfterBreak="0">
    <w:nsid w:val="37476A66"/>
    <w:multiLevelType w:val="hybridMultilevel"/>
    <w:tmpl w:val="4530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A86DB0"/>
    <w:multiLevelType w:val="hybridMultilevel"/>
    <w:tmpl w:val="7DEC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C9797"/>
    <w:multiLevelType w:val="hybridMultilevel"/>
    <w:tmpl w:val="70ECA1D8"/>
    <w:lvl w:ilvl="0" w:tplc="63868DEC">
      <w:start w:val="1"/>
      <w:numFmt w:val="bullet"/>
      <w:lvlText w:val=""/>
      <w:lvlJc w:val="left"/>
      <w:pPr>
        <w:ind w:left="720" w:hanging="360"/>
      </w:pPr>
      <w:rPr>
        <w:rFonts w:ascii="Symbol" w:hAnsi="Symbol" w:hint="default"/>
      </w:rPr>
    </w:lvl>
    <w:lvl w:ilvl="1" w:tplc="3CC6CE34">
      <w:start w:val="1"/>
      <w:numFmt w:val="bullet"/>
      <w:lvlText w:val="o"/>
      <w:lvlJc w:val="left"/>
      <w:pPr>
        <w:ind w:left="1440" w:hanging="360"/>
      </w:pPr>
      <w:rPr>
        <w:rFonts w:ascii="Courier New" w:hAnsi="Courier New" w:hint="default"/>
      </w:rPr>
    </w:lvl>
    <w:lvl w:ilvl="2" w:tplc="1688A1C2">
      <w:start w:val="1"/>
      <w:numFmt w:val="bullet"/>
      <w:lvlText w:val=""/>
      <w:lvlJc w:val="left"/>
      <w:pPr>
        <w:ind w:left="2160" w:hanging="360"/>
      </w:pPr>
      <w:rPr>
        <w:rFonts w:ascii="Wingdings" w:hAnsi="Wingdings" w:hint="default"/>
      </w:rPr>
    </w:lvl>
    <w:lvl w:ilvl="3" w:tplc="3DD0D16C">
      <w:start w:val="1"/>
      <w:numFmt w:val="bullet"/>
      <w:lvlText w:val=""/>
      <w:lvlJc w:val="left"/>
      <w:pPr>
        <w:ind w:left="2880" w:hanging="360"/>
      </w:pPr>
      <w:rPr>
        <w:rFonts w:ascii="Symbol" w:hAnsi="Symbol" w:hint="default"/>
      </w:rPr>
    </w:lvl>
    <w:lvl w:ilvl="4" w:tplc="C1D0C2FA">
      <w:start w:val="1"/>
      <w:numFmt w:val="bullet"/>
      <w:lvlText w:val="o"/>
      <w:lvlJc w:val="left"/>
      <w:pPr>
        <w:ind w:left="3600" w:hanging="360"/>
      </w:pPr>
      <w:rPr>
        <w:rFonts w:ascii="Courier New" w:hAnsi="Courier New" w:hint="default"/>
      </w:rPr>
    </w:lvl>
    <w:lvl w:ilvl="5" w:tplc="7B3ABBA0">
      <w:start w:val="1"/>
      <w:numFmt w:val="bullet"/>
      <w:lvlText w:val=""/>
      <w:lvlJc w:val="left"/>
      <w:pPr>
        <w:ind w:left="4320" w:hanging="360"/>
      </w:pPr>
      <w:rPr>
        <w:rFonts w:ascii="Wingdings" w:hAnsi="Wingdings" w:hint="default"/>
      </w:rPr>
    </w:lvl>
    <w:lvl w:ilvl="6" w:tplc="96803988">
      <w:start w:val="1"/>
      <w:numFmt w:val="bullet"/>
      <w:lvlText w:val=""/>
      <w:lvlJc w:val="left"/>
      <w:pPr>
        <w:ind w:left="5040" w:hanging="360"/>
      </w:pPr>
      <w:rPr>
        <w:rFonts w:ascii="Symbol" w:hAnsi="Symbol" w:hint="default"/>
      </w:rPr>
    </w:lvl>
    <w:lvl w:ilvl="7" w:tplc="7D5CA136">
      <w:start w:val="1"/>
      <w:numFmt w:val="bullet"/>
      <w:lvlText w:val="o"/>
      <w:lvlJc w:val="left"/>
      <w:pPr>
        <w:ind w:left="5760" w:hanging="360"/>
      </w:pPr>
      <w:rPr>
        <w:rFonts w:ascii="Courier New" w:hAnsi="Courier New" w:hint="default"/>
      </w:rPr>
    </w:lvl>
    <w:lvl w:ilvl="8" w:tplc="25EC4720">
      <w:start w:val="1"/>
      <w:numFmt w:val="bullet"/>
      <w:lvlText w:val=""/>
      <w:lvlJc w:val="left"/>
      <w:pPr>
        <w:ind w:left="6480" w:hanging="360"/>
      </w:pPr>
      <w:rPr>
        <w:rFonts w:ascii="Wingdings" w:hAnsi="Wingdings" w:hint="default"/>
      </w:rPr>
    </w:lvl>
  </w:abstractNum>
  <w:abstractNum w:abstractNumId="21" w15:restartNumberingAfterBreak="0">
    <w:nsid w:val="40A71541"/>
    <w:multiLevelType w:val="hybridMultilevel"/>
    <w:tmpl w:val="DFBA88C4"/>
    <w:lvl w:ilvl="0" w:tplc="2D8E1F54">
      <w:start w:val="1"/>
      <w:numFmt w:val="bullet"/>
      <w:lvlText w:val=""/>
      <w:lvlJc w:val="left"/>
      <w:pPr>
        <w:ind w:left="720" w:hanging="360"/>
      </w:pPr>
      <w:rPr>
        <w:rFonts w:ascii="Symbol" w:hAnsi="Symbol" w:hint="default"/>
      </w:rPr>
    </w:lvl>
    <w:lvl w:ilvl="1" w:tplc="47BED3F0">
      <w:start w:val="1"/>
      <w:numFmt w:val="bullet"/>
      <w:lvlText w:val="o"/>
      <w:lvlJc w:val="left"/>
      <w:pPr>
        <w:ind w:left="1440" w:hanging="360"/>
      </w:pPr>
      <w:rPr>
        <w:rFonts w:ascii="Courier New" w:hAnsi="Courier New" w:hint="default"/>
      </w:rPr>
    </w:lvl>
    <w:lvl w:ilvl="2" w:tplc="3768242A">
      <w:start w:val="1"/>
      <w:numFmt w:val="bullet"/>
      <w:lvlText w:val=""/>
      <w:lvlJc w:val="left"/>
      <w:pPr>
        <w:ind w:left="2160" w:hanging="360"/>
      </w:pPr>
      <w:rPr>
        <w:rFonts w:ascii="Wingdings" w:hAnsi="Wingdings" w:hint="default"/>
      </w:rPr>
    </w:lvl>
    <w:lvl w:ilvl="3" w:tplc="D3A29368">
      <w:start w:val="1"/>
      <w:numFmt w:val="bullet"/>
      <w:lvlText w:val=""/>
      <w:lvlJc w:val="left"/>
      <w:pPr>
        <w:ind w:left="2880" w:hanging="360"/>
      </w:pPr>
      <w:rPr>
        <w:rFonts w:ascii="Symbol" w:hAnsi="Symbol" w:hint="default"/>
      </w:rPr>
    </w:lvl>
    <w:lvl w:ilvl="4" w:tplc="7B865DDC">
      <w:start w:val="1"/>
      <w:numFmt w:val="bullet"/>
      <w:lvlText w:val="o"/>
      <w:lvlJc w:val="left"/>
      <w:pPr>
        <w:ind w:left="3600" w:hanging="360"/>
      </w:pPr>
      <w:rPr>
        <w:rFonts w:ascii="Courier New" w:hAnsi="Courier New" w:hint="default"/>
      </w:rPr>
    </w:lvl>
    <w:lvl w:ilvl="5" w:tplc="21C28124">
      <w:start w:val="1"/>
      <w:numFmt w:val="bullet"/>
      <w:lvlText w:val=""/>
      <w:lvlJc w:val="left"/>
      <w:pPr>
        <w:ind w:left="4320" w:hanging="360"/>
      </w:pPr>
      <w:rPr>
        <w:rFonts w:ascii="Wingdings" w:hAnsi="Wingdings" w:hint="default"/>
      </w:rPr>
    </w:lvl>
    <w:lvl w:ilvl="6" w:tplc="DE18D168">
      <w:start w:val="1"/>
      <w:numFmt w:val="bullet"/>
      <w:lvlText w:val=""/>
      <w:lvlJc w:val="left"/>
      <w:pPr>
        <w:ind w:left="5040" w:hanging="360"/>
      </w:pPr>
      <w:rPr>
        <w:rFonts w:ascii="Symbol" w:hAnsi="Symbol" w:hint="default"/>
      </w:rPr>
    </w:lvl>
    <w:lvl w:ilvl="7" w:tplc="FF8A174C">
      <w:start w:val="1"/>
      <w:numFmt w:val="bullet"/>
      <w:lvlText w:val="o"/>
      <w:lvlJc w:val="left"/>
      <w:pPr>
        <w:ind w:left="5760" w:hanging="360"/>
      </w:pPr>
      <w:rPr>
        <w:rFonts w:ascii="Courier New" w:hAnsi="Courier New" w:hint="default"/>
      </w:rPr>
    </w:lvl>
    <w:lvl w:ilvl="8" w:tplc="05A014B0">
      <w:start w:val="1"/>
      <w:numFmt w:val="bullet"/>
      <w:lvlText w:val=""/>
      <w:lvlJc w:val="left"/>
      <w:pPr>
        <w:ind w:left="6480" w:hanging="360"/>
      </w:pPr>
      <w:rPr>
        <w:rFonts w:ascii="Wingdings" w:hAnsi="Wingdings" w:hint="default"/>
      </w:rPr>
    </w:lvl>
  </w:abstractNum>
  <w:abstractNum w:abstractNumId="22" w15:restartNumberingAfterBreak="0">
    <w:nsid w:val="410304EA"/>
    <w:multiLevelType w:val="hybridMultilevel"/>
    <w:tmpl w:val="193A2AE8"/>
    <w:lvl w:ilvl="0" w:tplc="8BBAC85E">
      <w:start w:val="1"/>
      <w:numFmt w:val="bullet"/>
      <w:lvlText w:val=""/>
      <w:lvlJc w:val="left"/>
      <w:pPr>
        <w:ind w:left="720" w:hanging="360"/>
      </w:pPr>
      <w:rPr>
        <w:rFonts w:ascii="Symbol" w:hAnsi="Symbol" w:hint="default"/>
      </w:rPr>
    </w:lvl>
    <w:lvl w:ilvl="1" w:tplc="7040E9B2">
      <w:start w:val="1"/>
      <w:numFmt w:val="bullet"/>
      <w:lvlText w:val="o"/>
      <w:lvlJc w:val="left"/>
      <w:pPr>
        <w:ind w:left="1440" w:hanging="360"/>
      </w:pPr>
      <w:rPr>
        <w:rFonts w:ascii="Courier New" w:hAnsi="Courier New" w:hint="default"/>
      </w:rPr>
    </w:lvl>
    <w:lvl w:ilvl="2" w:tplc="EBB64F2A">
      <w:start w:val="1"/>
      <w:numFmt w:val="bullet"/>
      <w:lvlText w:val=""/>
      <w:lvlJc w:val="left"/>
      <w:pPr>
        <w:ind w:left="2160" w:hanging="360"/>
      </w:pPr>
      <w:rPr>
        <w:rFonts w:ascii="Wingdings" w:hAnsi="Wingdings" w:hint="default"/>
      </w:rPr>
    </w:lvl>
    <w:lvl w:ilvl="3" w:tplc="9210F34A">
      <w:start w:val="1"/>
      <w:numFmt w:val="bullet"/>
      <w:lvlText w:val=""/>
      <w:lvlJc w:val="left"/>
      <w:pPr>
        <w:ind w:left="2880" w:hanging="360"/>
      </w:pPr>
      <w:rPr>
        <w:rFonts w:ascii="Symbol" w:hAnsi="Symbol" w:hint="default"/>
      </w:rPr>
    </w:lvl>
    <w:lvl w:ilvl="4" w:tplc="1CE0123A">
      <w:start w:val="1"/>
      <w:numFmt w:val="bullet"/>
      <w:lvlText w:val="o"/>
      <w:lvlJc w:val="left"/>
      <w:pPr>
        <w:ind w:left="3600" w:hanging="360"/>
      </w:pPr>
      <w:rPr>
        <w:rFonts w:ascii="Courier New" w:hAnsi="Courier New" w:hint="default"/>
      </w:rPr>
    </w:lvl>
    <w:lvl w:ilvl="5" w:tplc="86C25EE2">
      <w:start w:val="1"/>
      <w:numFmt w:val="bullet"/>
      <w:lvlText w:val=""/>
      <w:lvlJc w:val="left"/>
      <w:pPr>
        <w:ind w:left="4320" w:hanging="360"/>
      </w:pPr>
      <w:rPr>
        <w:rFonts w:ascii="Wingdings" w:hAnsi="Wingdings" w:hint="default"/>
      </w:rPr>
    </w:lvl>
    <w:lvl w:ilvl="6" w:tplc="71289706">
      <w:start w:val="1"/>
      <w:numFmt w:val="bullet"/>
      <w:lvlText w:val=""/>
      <w:lvlJc w:val="left"/>
      <w:pPr>
        <w:ind w:left="5040" w:hanging="360"/>
      </w:pPr>
      <w:rPr>
        <w:rFonts w:ascii="Symbol" w:hAnsi="Symbol" w:hint="default"/>
      </w:rPr>
    </w:lvl>
    <w:lvl w:ilvl="7" w:tplc="50B81056">
      <w:start w:val="1"/>
      <w:numFmt w:val="bullet"/>
      <w:lvlText w:val="o"/>
      <w:lvlJc w:val="left"/>
      <w:pPr>
        <w:ind w:left="5760" w:hanging="360"/>
      </w:pPr>
      <w:rPr>
        <w:rFonts w:ascii="Courier New" w:hAnsi="Courier New" w:hint="default"/>
      </w:rPr>
    </w:lvl>
    <w:lvl w:ilvl="8" w:tplc="39B2BE00">
      <w:start w:val="1"/>
      <w:numFmt w:val="bullet"/>
      <w:lvlText w:val=""/>
      <w:lvlJc w:val="left"/>
      <w:pPr>
        <w:ind w:left="6480" w:hanging="360"/>
      </w:pPr>
      <w:rPr>
        <w:rFonts w:ascii="Wingdings" w:hAnsi="Wingdings" w:hint="default"/>
      </w:rPr>
    </w:lvl>
  </w:abstractNum>
  <w:abstractNum w:abstractNumId="23" w15:restartNumberingAfterBreak="0">
    <w:nsid w:val="41CE387C"/>
    <w:multiLevelType w:val="hybridMultilevel"/>
    <w:tmpl w:val="70EA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A97DD0"/>
    <w:multiLevelType w:val="hybridMultilevel"/>
    <w:tmpl w:val="E81CF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F64857"/>
    <w:multiLevelType w:val="multilevel"/>
    <w:tmpl w:val="EDDEF646"/>
    <w:lvl w:ilvl="0">
      <w:start w:val="1"/>
      <w:numFmt w:val="bullet"/>
      <w:lvlText w:val=""/>
      <w:lvlJc w:val="left"/>
      <w:pPr>
        <w:ind w:left="360" w:hanging="360"/>
      </w:pPr>
      <w:rPr>
        <w:rFonts w:ascii="Symbol" w:hAnsi="Symbol" w:hint="default"/>
        <w:b/>
        <w:u w:val="none"/>
      </w:rPr>
    </w:lvl>
    <w:lvl w:ilvl="1">
      <w:start w:val="1"/>
      <w:numFmt w:val="decimal"/>
      <w:lvlText w:val="%1.%2"/>
      <w:lvlJc w:val="left"/>
      <w:pPr>
        <w:ind w:left="450" w:hanging="450"/>
      </w:pPr>
      <w:rPr>
        <w:rFonts w:hint="default"/>
        <w:b/>
        <w:u w:val="none"/>
      </w:rPr>
    </w:lvl>
    <w:lvl w:ilvl="2">
      <w:start w:val="1"/>
      <w:numFmt w:val="bullet"/>
      <w:lvlText w:val=""/>
      <w:lvlJc w:val="left"/>
      <w:pPr>
        <w:ind w:left="360" w:hanging="360"/>
      </w:pPr>
      <w:rPr>
        <w:rFonts w:ascii="Symbol" w:hAnsi="Symbol" w:hint="default"/>
        <w:b/>
        <w:u w:val="none"/>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u w:val="none"/>
      </w:rPr>
    </w:lvl>
    <w:lvl w:ilvl="5">
      <w:start w:val="1"/>
      <w:numFmt w:val="decimal"/>
      <w:lvlText w:val="%1.%2.%3.%4.%5.%6"/>
      <w:lvlJc w:val="left"/>
      <w:pPr>
        <w:ind w:left="1080" w:hanging="1080"/>
      </w:pPr>
      <w:rPr>
        <w:rFonts w:hint="default"/>
        <w:b/>
        <w:u w:val="none"/>
      </w:rPr>
    </w:lvl>
    <w:lvl w:ilvl="6">
      <w:start w:val="1"/>
      <w:numFmt w:val="decimal"/>
      <w:lvlText w:val="%1.%2.%3.%4.%5.%6.%7"/>
      <w:lvlJc w:val="left"/>
      <w:pPr>
        <w:ind w:left="1080" w:hanging="1080"/>
      </w:pPr>
      <w:rPr>
        <w:rFonts w:hint="default"/>
        <w:b/>
        <w:u w:val="none"/>
      </w:rPr>
    </w:lvl>
    <w:lvl w:ilvl="7">
      <w:start w:val="1"/>
      <w:numFmt w:val="decimal"/>
      <w:lvlText w:val="%1.%2.%3.%4.%5.%6.%7.%8"/>
      <w:lvlJc w:val="left"/>
      <w:pPr>
        <w:ind w:left="1440" w:hanging="1440"/>
      </w:pPr>
      <w:rPr>
        <w:rFonts w:hint="default"/>
        <w:b/>
        <w:u w:val="none"/>
      </w:rPr>
    </w:lvl>
    <w:lvl w:ilvl="8">
      <w:start w:val="1"/>
      <w:numFmt w:val="decimal"/>
      <w:lvlText w:val="%1.%2.%3.%4.%5.%6.%7.%8.%9"/>
      <w:lvlJc w:val="left"/>
      <w:pPr>
        <w:ind w:left="1440" w:hanging="1440"/>
      </w:pPr>
      <w:rPr>
        <w:rFonts w:hint="default"/>
        <w:b/>
        <w:u w:val="none"/>
      </w:rPr>
    </w:lvl>
  </w:abstractNum>
  <w:abstractNum w:abstractNumId="26" w15:restartNumberingAfterBreak="0">
    <w:nsid w:val="45D965BB"/>
    <w:multiLevelType w:val="hybridMultilevel"/>
    <w:tmpl w:val="E882729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171B40"/>
    <w:multiLevelType w:val="hybridMultilevel"/>
    <w:tmpl w:val="77D6C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C37CDF"/>
    <w:multiLevelType w:val="multilevel"/>
    <w:tmpl w:val="B2F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B2820"/>
    <w:multiLevelType w:val="hybridMultilevel"/>
    <w:tmpl w:val="0802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AE4231"/>
    <w:multiLevelType w:val="hybridMultilevel"/>
    <w:tmpl w:val="0CA0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6C3E33"/>
    <w:multiLevelType w:val="hybridMultilevel"/>
    <w:tmpl w:val="E38C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0F178F"/>
    <w:multiLevelType w:val="multilevel"/>
    <w:tmpl w:val="16A4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20D4E"/>
    <w:multiLevelType w:val="multilevel"/>
    <w:tmpl w:val="112077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D987DF6"/>
    <w:multiLevelType w:val="hybridMultilevel"/>
    <w:tmpl w:val="2BFA6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541C12"/>
    <w:multiLevelType w:val="hybridMultilevel"/>
    <w:tmpl w:val="607E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A80114"/>
    <w:multiLevelType w:val="multilevel"/>
    <w:tmpl w:val="9530EE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Arial Narrow" w:eastAsiaTheme="minorHAnsi" w:hAnsi="Arial Narrow" w:cstheme="minorBidi" w:hint="default"/>
      </w:rPr>
    </w:lvl>
    <w:lvl w:ilvl="4">
      <w:start w:val="1"/>
      <w:numFmt w:val="decimal"/>
      <w:lvlText w:val="%1.%2.●.■.%5."/>
      <w:lvlJc w:val="right"/>
      <w:pPr>
        <w:ind w:left="3600" w:hanging="360"/>
      </w:pPr>
      <w:rPr>
        <w:u w:val="none"/>
      </w:rPr>
    </w:lvl>
    <w:lvl w:ilvl="5">
      <w:start w:val="1"/>
      <w:numFmt w:val="decimal"/>
      <w:lvlText w:val="%1.%2.●.■.%5.%6."/>
      <w:lvlJc w:val="right"/>
      <w:pPr>
        <w:ind w:left="4320" w:hanging="360"/>
      </w:pPr>
      <w:rPr>
        <w:u w:val="none"/>
      </w:rPr>
    </w:lvl>
    <w:lvl w:ilvl="6">
      <w:start w:val="1"/>
      <w:numFmt w:val="decimal"/>
      <w:lvlText w:val="%1.%2.●.■.%5.%6.%7."/>
      <w:lvlJc w:val="right"/>
      <w:pPr>
        <w:ind w:left="5040" w:hanging="360"/>
      </w:pPr>
      <w:rPr>
        <w:u w:val="none"/>
      </w:rPr>
    </w:lvl>
    <w:lvl w:ilvl="7">
      <w:start w:val="1"/>
      <w:numFmt w:val="decimal"/>
      <w:lvlText w:val="%1.%2.●.■.%5.%6.%7.%8."/>
      <w:lvlJc w:val="right"/>
      <w:pPr>
        <w:ind w:left="5760" w:hanging="360"/>
      </w:pPr>
      <w:rPr>
        <w:u w:val="none"/>
      </w:rPr>
    </w:lvl>
    <w:lvl w:ilvl="8">
      <w:start w:val="1"/>
      <w:numFmt w:val="decimal"/>
      <w:lvlText w:val="%1.%2.●.■.%5.%6.%7.%8.%9."/>
      <w:lvlJc w:val="right"/>
      <w:pPr>
        <w:ind w:left="6480" w:hanging="360"/>
      </w:pPr>
      <w:rPr>
        <w:u w:val="none"/>
      </w:rPr>
    </w:lvl>
  </w:abstractNum>
  <w:abstractNum w:abstractNumId="37" w15:restartNumberingAfterBreak="0">
    <w:nsid w:val="50BF79E5"/>
    <w:multiLevelType w:val="multilevel"/>
    <w:tmpl w:val="20F4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209E29"/>
    <w:multiLevelType w:val="hybridMultilevel"/>
    <w:tmpl w:val="B542287C"/>
    <w:lvl w:ilvl="0" w:tplc="97261CC8">
      <w:start w:val="1"/>
      <w:numFmt w:val="bullet"/>
      <w:lvlText w:val=""/>
      <w:lvlJc w:val="left"/>
      <w:pPr>
        <w:ind w:left="720" w:hanging="360"/>
      </w:pPr>
      <w:rPr>
        <w:rFonts w:ascii="Symbol" w:hAnsi="Symbol" w:hint="default"/>
      </w:rPr>
    </w:lvl>
    <w:lvl w:ilvl="1" w:tplc="79A8AA08">
      <w:start w:val="1"/>
      <w:numFmt w:val="bullet"/>
      <w:lvlText w:val="o"/>
      <w:lvlJc w:val="left"/>
      <w:pPr>
        <w:ind w:left="1440" w:hanging="360"/>
      </w:pPr>
      <w:rPr>
        <w:rFonts w:ascii="Courier New" w:hAnsi="Courier New" w:hint="default"/>
      </w:rPr>
    </w:lvl>
    <w:lvl w:ilvl="2" w:tplc="7E2A8B1E">
      <w:start w:val="1"/>
      <w:numFmt w:val="bullet"/>
      <w:lvlText w:val=""/>
      <w:lvlJc w:val="left"/>
      <w:pPr>
        <w:ind w:left="2160" w:hanging="360"/>
      </w:pPr>
      <w:rPr>
        <w:rFonts w:ascii="Wingdings" w:hAnsi="Wingdings" w:hint="default"/>
      </w:rPr>
    </w:lvl>
    <w:lvl w:ilvl="3" w:tplc="7E5E55F4">
      <w:start w:val="1"/>
      <w:numFmt w:val="bullet"/>
      <w:lvlText w:val=""/>
      <w:lvlJc w:val="left"/>
      <w:pPr>
        <w:ind w:left="2880" w:hanging="360"/>
      </w:pPr>
      <w:rPr>
        <w:rFonts w:ascii="Symbol" w:hAnsi="Symbol" w:hint="default"/>
      </w:rPr>
    </w:lvl>
    <w:lvl w:ilvl="4" w:tplc="CB703756">
      <w:start w:val="1"/>
      <w:numFmt w:val="bullet"/>
      <w:lvlText w:val="o"/>
      <w:lvlJc w:val="left"/>
      <w:pPr>
        <w:ind w:left="3600" w:hanging="360"/>
      </w:pPr>
      <w:rPr>
        <w:rFonts w:ascii="Courier New" w:hAnsi="Courier New" w:hint="default"/>
      </w:rPr>
    </w:lvl>
    <w:lvl w:ilvl="5" w:tplc="4896F776">
      <w:start w:val="1"/>
      <w:numFmt w:val="bullet"/>
      <w:lvlText w:val=""/>
      <w:lvlJc w:val="left"/>
      <w:pPr>
        <w:ind w:left="4320" w:hanging="360"/>
      </w:pPr>
      <w:rPr>
        <w:rFonts w:ascii="Wingdings" w:hAnsi="Wingdings" w:hint="default"/>
      </w:rPr>
    </w:lvl>
    <w:lvl w:ilvl="6" w:tplc="2B084774">
      <w:start w:val="1"/>
      <w:numFmt w:val="bullet"/>
      <w:lvlText w:val=""/>
      <w:lvlJc w:val="left"/>
      <w:pPr>
        <w:ind w:left="5040" w:hanging="360"/>
      </w:pPr>
      <w:rPr>
        <w:rFonts w:ascii="Symbol" w:hAnsi="Symbol" w:hint="default"/>
      </w:rPr>
    </w:lvl>
    <w:lvl w:ilvl="7" w:tplc="A3FC71BC">
      <w:start w:val="1"/>
      <w:numFmt w:val="bullet"/>
      <w:lvlText w:val="o"/>
      <w:lvlJc w:val="left"/>
      <w:pPr>
        <w:ind w:left="5760" w:hanging="360"/>
      </w:pPr>
      <w:rPr>
        <w:rFonts w:ascii="Courier New" w:hAnsi="Courier New" w:hint="default"/>
      </w:rPr>
    </w:lvl>
    <w:lvl w:ilvl="8" w:tplc="B8505478">
      <w:start w:val="1"/>
      <w:numFmt w:val="bullet"/>
      <w:lvlText w:val=""/>
      <w:lvlJc w:val="left"/>
      <w:pPr>
        <w:ind w:left="6480" w:hanging="360"/>
      </w:pPr>
      <w:rPr>
        <w:rFonts w:ascii="Wingdings" w:hAnsi="Wingdings" w:hint="default"/>
      </w:rPr>
    </w:lvl>
  </w:abstractNum>
  <w:abstractNum w:abstractNumId="39" w15:restartNumberingAfterBreak="0">
    <w:nsid w:val="5639213E"/>
    <w:multiLevelType w:val="hybridMultilevel"/>
    <w:tmpl w:val="11EE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515823"/>
    <w:multiLevelType w:val="hybridMultilevel"/>
    <w:tmpl w:val="77D6C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19A299"/>
    <w:multiLevelType w:val="hybridMultilevel"/>
    <w:tmpl w:val="FA3A0E94"/>
    <w:lvl w:ilvl="0" w:tplc="8EF6FA9C">
      <w:start w:val="1"/>
      <w:numFmt w:val="bullet"/>
      <w:lvlText w:val=""/>
      <w:lvlJc w:val="left"/>
      <w:pPr>
        <w:ind w:left="720" w:hanging="360"/>
      </w:pPr>
      <w:rPr>
        <w:rFonts w:ascii="Symbol" w:hAnsi="Symbol" w:hint="default"/>
      </w:rPr>
    </w:lvl>
    <w:lvl w:ilvl="1" w:tplc="E38624AE">
      <w:start w:val="1"/>
      <w:numFmt w:val="bullet"/>
      <w:lvlText w:val="o"/>
      <w:lvlJc w:val="left"/>
      <w:pPr>
        <w:ind w:left="1440" w:hanging="360"/>
      </w:pPr>
      <w:rPr>
        <w:rFonts w:ascii="Courier New" w:hAnsi="Courier New" w:hint="default"/>
      </w:rPr>
    </w:lvl>
    <w:lvl w:ilvl="2" w:tplc="7452EE5C">
      <w:start w:val="1"/>
      <w:numFmt w:val="bullet"/>
      <w:lvlText w:val=""/>
      <w:lvlJc w:val="left"/>
      <w:pPr>
        <w:ind w:left="2160" w:hanging="360"/>
      </w:pPr>
      <w:rPr>
        <w:rFonts w:ascii="Wingdings" w:hAnsi="Wingdings" w:hint="default"/>
      </w:rPr>
    </w:lvl>
    <w:lvl w:ilvl="3" w:tplc="F2AC322A">
      <w:start w:val="1"/>
      <w:numFmt w:val="bullet"/>
      <w:lvlText w:val=""/>
      <w:lvlJc w:val="left"/>
      <w:pPr>
        <w:ind w:left="2880" w:hanging="360"/>
      </w:pPr>
      <w:rPr>
        <w:rFonts w:ascii="Symbol" w:hAnsi="Symbol" w:hint="default"/>
      </w:rPr>
    </w:lvl>
    <w:lvl w:ilvl="4" w:tplc="E098B488">
      <w:start w:val="1"/>
      <w:numFmt w:val="bullet"/>
      <w:lvlText w:val="o"/>
      <w:lvlJc w:val="left"/>
      <w:pPr>
        <w:ind w:left="3600" w:hanging="360"/>
      </w:pPr>
      <w:rPr>
        <w:rFonts w:ascii="Courier New" w:hAnsi="Courier New" w:hint="default"/>
      </w:rPr>
    </w:lvl>
    <w:lvl w:ilvl="5" w:tplc="59043F4C">
      <w:start w:val="1"/>
      <w:numFmt w:val="bullet"/>
      <w:lvlText w:val=""/>
      <w:lvlJc w:val="left"/>
      <w:pPr>
        <w:ind w:left="4320" w:hanging="360"/>
      </w:pPr>
      <w:rPr>
        <w:rFonts w:ascii="Wingdings" w:hAnsi="Wingdings" w:hint="default"/>
      </w:rPr>
    </w:lvl>
    <w:lvl w:ilvl="6" w:tplc="BBDEB552">
      <w:start w:val="1"/>
      <w:numFmt w:val="bullet"/>
      <w:lvlText w:val=""/>
      <w:lvlJc w:val="left"/>
      <w:pPr>
        <w:ind w:left="5040" w:hanging="360"/>
      </w:pPr>
      <w:rPr>
        <w:rFonts w:ascii="Symbol" w:hAnsi="Symbol" w:hint="default"/>
      </w:rPr>
    </w:lvl>
    <w:lvl w:ilvl="7" w:tplc="8B0CCF78">
      <w:start w:val="1"/>
      <w:numFmt w:val="bullet"/>
      <w:lvlText w:val="o"/>
      <w:lvlJc w:val="left"/>
      <w:pPr>
        <w:ind w:left="5760" w:hanging="360"/>
      </w:pPr>
      <w:rPr>
        <w:rFonts w:ascii="Courier New" w:hAnsi="Courier New" w:hint="default"/>
      </w:rPr>
    </w:lvl>
    <w:lvl w:ilvl="8" w:tplc="D4BA8568">
      <w:start w:val="1"/>
      <w:numFmt w:val="bullet"/>
      <w:lvlText w:val=""/>
      <w:lvlJc w:val="left"/>
      <w:pPr>
        <w:ind w:left="6480" w:hanging="360"/>
      </w:pPr>
      <w:rPr>
        <w:rFonts w:ascii="Wingdings" w:hAnsi="Wingdings" w:hint="default"/>
      </w:rPr>
    </w:lvl>
  </w:abstractNum>
  <w:abstractNum w:abstractNumId="42" w15:restartNumberingAfterBreak="0">
    <w:nsid w:val="62FE6369"/>
    <w:multiLevelType w:val="hybridMultilevel"/>
    <w:tmpl w:val="1C7AB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7D261C8"/>
    <w:multiLevelType w:val="hybridMultilevel"/>
    <w:tmpl w:val="EFD8E862"/>
    <w:lvl w:ilvl="0" w:tplc="85DEFF12">
      <w:start w:val="1"/>
      <w:numFmt w:val="decimal"/>
      <w:lvlText w:val="%1."/>
      <w:lvlJc w:val="left"/>
      <w:pPr>
        <w:ind w:left="720" w:hanging="360"/>
      </w:pPr>
    </w:lvl>
    <w:lvl w:ilvl="1" w:tplc="F350EABC">
      <w:start w:val="1"/>
      <w:numFmt w:val="lowerLetter"/>
      <w:lvlText w:val="%2."/>
      <w:lvlJc w:val="left"/>
      <w:pPr>
        <w:ind w:left="1440" w:hanging="360"/>
      </w:pPr>
    </w:lvl>
    <w:lvl w:ilvl="2" w:tplc="B0EE1F32">
      <w:start w:val="1"/>
      <w:numFmt w:val="lowerRoman"/>
      <w:lvlText w:val="%3."/>
      <w:lvlJc w:val="right"/>
      <w:pPr>
        <w:ind w:left="2160" w:hanging="180"/>
      </w:pPr>
    </w:lvl>
    <w:lvl w:ilvl="3" w:tplc="1D2C8670">
      <w:start w:val="1"/>
      <w:numFmt w:val="decimal"/>
      <w:lvlText w:val="%4."/>
      <w:lvlJc w:val="left"/>
      <w:pPr>
        <w:ind w:left="2880" w:hanging="360"/>
      </w:pPr>
    </w:lvl>
    <w:lvl w:ilvl="4" w:tplc="DE248D82">
      <w:start w:val="1"/>
      <w:numFmt w:val="lowerLetter"/>
      <w:lvlText w:val="%5."/>
      <w:lvlJc w:val="left"/>
      <w:pPr>
        <w:ind w:left="3600" w:hanging="360"/>
      </w:pPr>
    </w:lvl>
    <w:lvl w:ilvl="5" w:tplc="433015FE">
      <w:start w:val="1"/>
      <w:numFmt w:val="lowerRoman"/>
      <w:lvlText w:val="%6."/>
      <w:lvlJc w:val="right"/>
      <w:pPr>
        <w:ind w:left="4320" w:hanging="180"/>
      </w:pPr>
    </w:lvl>
    <w:lvl w:ilvl="6" w:tplc="F4C82A92">
      <w:start w:val="1"/>
      <w:numFmt w:val="decimal"/>
      <w:lvlText w:val="%7."/>
      <w:lvlJc w:val="left"/>
      <w:pPr>
        <w:ind w:left="5040" w:hanging="360"/>
      </w:pPr>
    </w:lvl>
    <w:lvl w:ilvl="7" w:tplc="85988BBA">
      <w:start w:val="1"/>
      <w:numFmt w:val="lowerLetter"/>
      <w:lvlText w:val="%8."/>
      <w:lvlJc w:val="left"/>
      <w:pPr>
        <w:ind w:left="5760" w:hanging="360"/>
      </w:pPr>
    </w:lvl>
    <w:lvl w:ilvl="8" w:tplc="D36EA5FE">
      <w:start w:val="1"/>
      <w:numFmt w:val="lowerRoman"/>
      <w:lvlText w:val="%9."/>
      <w:lvlJc w:val="right"/>
      <w:pPr>
        <w:ind w:left="6480" w:hanging="180"/>
      </w:pPr>
    </w:lvl>
  </w:abstractNum>
  <w:abstractNum w:abstractNumId="44" w15:restartNumberingAfterBreak="0">
    <w:nsid w:val="6B1631E1"/>
    <w:multiLevelType w:val="hybridMultilevel"/>
    <w:tmpl w:val="30E88BC2"/>
    <w:lvl w:ilvl="0" w:tplc="03504F50">
      <w:start w:val="1"/>
      <w:numFmt w:val="bullet"/>
      <w:lvlText w:val=""/>
      <w:lvlJc w:val="left"/>
      <w:pPr>
        <w:ind w:left="720" w:hanging="360"/>
      </w:pPr>
      <w:rPr>
        <w:rFonts w:ascii="Symbol" w:hAnsi="Symbol" w:hint="default"/>
      </w:rPr>
    </w:lvl>
    <w:lvl w:ilvl="1" w:tplc="05C23DBA">
      <w:start w:val="1"/>
      <w:numFmt w:val="bullet"/>
      <w:lvlText w:val="o"/>
      <w:lvlJc w:val="left"/>
      <w:pPr>
        <w:ind w:left="1440" w:hanging="360"/>
      </w:pPr>
      <w:rPr>
        <w:rFonts w:ascii="Courier New" w:hAnsi="Courier New" w:hint="default"/>
      </w:rPr>
    </w:lvl>
    <w:lvl w:ilvl="2" w:tplc="68723E1E">
      <w:start w:val="1"/>
      <w:numFmt w:val="bullet"/>
      <w:lvlText w:val=""/>
      <w:lvlJc w:val="left"/>
      <w:pPr>
        <w:ind w:left="2160" w:hanging="360"/>
      </w:pPr>
      <w:rPr>
        <w:rFonts w:ascii="Wingdings" w:hAnsi="Wingdings" w:hint="default"/>
      </w:rPr>
    </w:lvl>
    <w:lvl w:ilvl="3" w:tplc="50DA4DD6">
      <w:start w:val="1"/>
      <w:numFmt w:val="bullet"/>
      <w:lvlText w:val=""/>
      <w:lvlJc w:val="left"/>
      <w:pPr>
        <w:ind w:left="2880" w:hanging="360"/>
      </w:pPr>
      <w:rPr>
        <w:rFonts w:ascii="Symbol" w:hAnsi="Symbol" w:hint="default"/>
      </w:rPr>
    </w:lvl>
    <w:lvl w:ilvl="4" w:tplc="79344BC2">
      <w:start w:val="1"/>
      <w:numFmt w:val="bullet"/>
      <w:lvlText w:val="o"/>
      <w:lvlJc w:val="left"/>
      <w:pPr>
        <w:ind w:left="3600" w:hanging="360"/>
      </w:pPr>
      <w:rPr>
        <w:rFonts w:ascii="Courier New" w:hAnsi="Courier New" w:hint="default"/>
      </w:rPr>
    </w:lvl>
    <w:lvl w:ilvl="5" w:tplc="A77844C2">
      <w:start w:val="1"/>
      <w:numFmt w:val="bullet"/>
      <w:lvlText w:val=""/>
      <w:lvlJc w:val="left"/>
      <w:pPr>
        <w:ind w:left="4320" w:hanging="360"/>
      </w:pPr>
      <w:rPr>
        <w:rFonts w:ascii="Wingdings" w:hAnsi="Wingdings" w:hint="default"/>
      </w:rPr>
    </w:lvl>
    <w:lvl w:ilvl="6" w:tplc="23A02892">
      <w:start w:val="1"/>
      <w:numFmt w:val="bullet"/>
      <w:lvlText w:val=""/>
      <w:lvlJc w:val="left"/>
      <w:pPr>
        <w:ind w:left="5040" w:hanging="360"/>
      </w:pPr>
      <w:rPr>
        <w:rFonts w:ascii="Symbol" w:hAnsi="Symbol" w:hint="default"/>
      </w:rPr>
    </w:lvl>
    <w:lvl w:ilvl="7" w:tplc="F4ECB14C">
      <w:start w:val="1"/>
      <w:numFmt w:val="bullet"/>
      <w:lvlText w:val="o"/>
      <w:lvlJc w:val="left"/>
      <w:pPr>
        <w:ind w:left="5760" w:hanging="360"/>
      </w:pPr>
      <w:rPr>
        <w:rFonts w:ascii="Courier New" w:hAnsi="Courier New" w:hint="default"/>
      </w:rPr>
    </w:lvl>
    <w:lvl w:ilvl="8" w:tplc="1C9007D8">
      <w:start w:val="1"/>
      <w:numFmt w:val="bullet"/>
      <w:lvlText w:val=""/>
      <w:lvlJc w:val="left"/>
      <w:pPr>
        <w:ind w:left="6480" w:hanging="360"/>
      </w:pPr>
      <w:rPr>
        <w:rFonts w:ascii="Wingdings" w:hAnsi="Wingdings" w:hint="default"/>
      </w:rPr>
    </w:lvl>
  </w:abstractNum>
  <w:abstractNum w:abstractNumId="45" w15:restartNumberingAfterBreak="0">
    <w:nsid w:val="704F4678"/>
    <w:multiLevelType w:val="multilevel"/>
    <w:tmpl w:val="EDDEF646"/>
    <w:lvl w:ilvl="0">
      <w:start w:val="1"/>
      <w:numFmt w:val="bullet"/>
      <w:lvlText w:val=""/>
      <w:lvlJc w:val="left"/>
      <w:pPr>
        <w:ind w:left="360" w:hanging="360"/>
      </w:pPr>
      <w:rPr>
        <w:rFonts w:ascii="Symbol" w:hAnsi="Symbol" w:hint="default"/>
      </w:rPr>
    </w:lvl>
    <w:lvl w:ilvl="1">
      <w:start w:val="1"/>
      <w:numFmt w:val="decimal"/>
      <w:lvlText w:val="%1.%2"/>
      <w:lvlJc w:val="left"/>
      <w:pPr>
        <w:ind w:left="450" w:hanging="45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0D033D9"/>
    <w:multiLevelType w:val="multilevel"/>
    <w:tmpl w:val="A5B6D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C4413"/>
    <w:multiLevelType w:val="multilevel"/>
    <w:tmpl w:val="B4A6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B76D3"/>
    <w:multiLevelType w:val="hybridMultilevel"/>
    <w:tmpl w:val="ADC26B20"/>
    <w:lvl w:ilvl="0" w:tplc="1562B934">
      <w:start w:val="1"/>
      <w:numFmt w:val="decimal"/>
      <w:lvlText w:val="%1."/>
      <w:lvlJc w:val="left"/>
      <w:pPr>
        <w:ind w:left="1020" w:hanging="360"/>
      </w:pPr>
    </w:lvl>
    <w:lvl w:ilvl="1" w:tplc="B40E21E8">
      <w:start w:val="1"/>
      <w:numFmt w:val="decimal"/>
      <w:lvlText w:val="%2."/>
      <w:lvlJc w:val="left"/>
      <w:pPr>
        <w:ind w:left="1020" w:hanging="360"/>
      </w:pPr>
    </w:lvl>
    <w:lvl w:ilvl="2" w:tplc="24649692">
      <w:start w:val="1"/>
      <w:numFmt w:val="decimal"/>
      <w:lvlText w:val="%3."/>
      <w:lvlJc w:val="left"/>
      <w:pPr>
        <w:ind w:left="1020" w:hanging="360"/>
      </w:pPr>
    </w:lvl>
    <w:lvl w:ilvl="3" w:tplc="F3300D74">
      <w:start w:val="1"/>
      <w:numFmt w:val="decimal"/>
      <w:lvlText w:val="%4."/>
      <w:lvlJc w:val="left"/>
      <w:pPr>
        <w:ind w:left="1020" w:hanging="360"/>
      </w:pPr>
    </w:lvl>
    <w:lvl w:ilvl="4" w:tplc="7D0CCC2A">
      <w:start w:val="1"/>
      <w:numFmt w:val="decimal"/>
      <w:lvlText w:val="%5."/>
      <w:lvlJc w:val="left"/>
      <w:pPr>
        <w:ind w:left="1020" w:hanging="360"/>
      </w:pPr>
    </w:lvl>
    <w:lvl w:ilvl="5" w:tplc="EC808734">
      <w:start w:val="1"/>
      <w:numFmt w:val="decimal"/>
      <w:lvlText w:val="%6."/>
      <w:lvlJc w:val="left"/>
      <w:pPr>
        <w:ind w:left="1020" w:hanging="360"/>
      </w:pPr>
    </w:lvl>
    <w:lvl w:ilvl="6" w:tplc="5692A6C8">
      <w:start w:val="1"/>
      <w:numFmt w:val="decimal"/>
      <w:lvlText w:val="%7."/>
      <w:lvlJc w:val="left"/>
      <w:pPr>
        <w:ind w:left="1020" w:hanging="360"/>
      </w:pPr>
    </w:lvl>
    <w:lvl w:ilvl="7" w:tplc="C3B6C592">
      <w:start w:val="1"/>
      <w:numFmt w:val="decimal"/>
      <w:lvlText w:val="%8."/>
      <w:lvlJc w:val="left"/>
      <w:pPr>
        <w:ind w:left="1020" w:hanging="360"/>
      </w:pPr>
    </w:lvl>
    <w:lvl w:ilvl="8" w:tplc="E594183A">
      <w:start w:val="1"/>
      <w:numFmt w:val="decimal"/>
      <w:lvlText w:val="%9."/>
      <w:lvlJc w:val="left"/>
      <w:pPr>
        <w:ind w:left="1020" w:hanging="360"/>
      </w:pPr>
    </w:lvl>
  </w:abstractNum>
  <w:abstractNum w:abstractNumId="49" w15:restartNumberingAfterBreak="0">
    <w:nsid w:val="72417BE5"/>
    <w:multiLevelType w:val="multilevel"/>
    <w:tmpl w:val="A7807084"/>
    <w:lvl w:ilvl="0">
      <w:start w:val="2"/>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7486D251"/>
    <w:multiLevelType w:val="hybridMultilevel"/>
    <w:tmpl w:val="BD46A012"/>
    <w:lvl w:ilvl="0" w:tplc="6BD2BF6C">
      <w:start w:val="1"/>
      <w:numFmt w:val="bullet"/>
      <w:lvlText w:val=""/>
      <w:lvlJc w:val="left"/>
      <w:pPr>
        <w:ind w:left="720" w:hanging="360"/>
      </w:pPr>
      <w:rPr>
        <w:rFonts w:ascii="Symbol" w:hAnsi="Symbol" w:hint="default"/>
      </w:rPr>
    </w:lvl>
    <w:lvl w:ilvl="1" w:tplc="1CDC8EC2">
      <w:start w:val="1"/>
      <w:numFmt w:val="bullet"/>
      <w:lvlText w:val="o"/>
      <w:lvlJc w:val="left"/>
      <w:pPr>
        <w:ind w:left="1440" w:hanging="360"/>
      </w:pPr>
      <w:rPr>
        <w:rFonts w:ascii="Courier New" w:hAnsi="Courier New" w:hint="default"/>
      </w:rPr>
    </w:lvl>
    <w:lvl w:ilvl="2" w:tplc="18BEA742">
      <w:start w:val="1"/>
      <w:numFmt w:val="bullet"/>
      <w:lvlText w:val=""/>
      <w:lvlJc w:val="left"/>
      <w:pPr>
        <w:ind w:left="2160" w:hanging="360"/>
      </w:pPr>
      <w:rPr>
        <w:rFonts w:ascii="Wingdings" w:hAnsi="Wingdings" w:hint="default"/>
      </w:rPr>
    </w:lvl>
    <w:lvl w:ilvl="3" w:tplc="FF60A3FC">
      <w:start w:val="1"/>
      <w:numFmt w:val="bullet"/>
      <w:lvlText w:val=""/>
      <w:lvlJc w:val="left"/>
      <w:pPr>
        <w:ind w:left="2880" w:hanging="360"/>
      </w:pPr>
      <w:rPr>
        <w:rFonts w:ascii="Symbol" w:hAnsi="Symbol" w:hint="default"/>
      </w:rPr>
    </w:lvl>
    <w:lvl w:ilvl="4" w:tplc="922877B4">
      <w:start w:val="1"/>
      <w:numFmt w:val="bullet"/>
      <w:lvlText w:val="o"/>
      <w:lvlJc w:val="left"/>
      <w:pPr>
        <w:ind w:left="3600" w:hanging="360"/>
      </w:pPr>
      <w:rPr>
        <w:rFonts w:ascii="Courier New" w:hAnsi="Courier New" w:hint="default"/>
      </w:rPr>
    </w:lvl>
    <w:lvl w:ilvl="5" w:tplc="C520D056">
      <w:start w:val="1"/>
      <w:numFmt w:val="bullet"/>
      <w:lvlText w:val=""/>
      <w:lvlJc w:val="left"/>
      <w:pPr>
        <w:ind w:left="4320" w:hanging="360"/>
      </w:pPr>
      <w:rPr>
        <w:rFonts w:ascii="Wingdings" w:hAnsi="Wingdings" w:hint="default"/>
      </w:rPr>
    </w:lvl>
    <w:lvl w:ilvl="6" w:tplc="2C28718A">
      <w:start w:val="1"/>
      <w:numFmt w:val="bullet"/>
      <w:lvlText w:val=""/>
      <w:lvlJc w:val="left"/>
      <w:pPr>
        <w:ind w:left="5040" w:hanging="360"/>
      </w:pPr>
      <w:rPr>
        <w:rFonts w:ascii="Symbol" w:hAnsi="Symbol" w:hint="default"/>
      </w:rPr>
    </w:lvl>
    <w:lvl w:ilvl="7" w:tplc="1E48F22C">
      <w:start w:val="1"/>
      <w:numFmt w:val="bullet"/>
      <w:lvlText w:val="o"/>
      <w:lvlJc w:val="left"/>
      <w:pPr>
        <w:ind w:left="5760" w:hanging="360"/>
      </w:pPr>
      <w:rPr>
        <w:rFonts w:ascii="Courier New" w:hAnsi="Courier New" w:hint="default"/>
      </w:rPr>
    </w:lvl>
    <w:lvl w:ilvl="8" w:tplc="2B9A224E">
      <w:start w:val="1"/>
      <w:numFmt w:val="bullet"/>
      <w:lvlText w:val=""/>
      <w:lvlJc w:val="left"/>
      <w:pPr>
        <w:ind w:left="6480" w:hanging="360"/>
      </w:pPr>
      <w:rPr>
        <w:rFonts w:ascii="Wingdings" w:hAnsi="Wingdings" w:hint="default"/>
      </w:rPr>
    </w:lvl>
  </w:abstractNum>
  <w:abstractNum w:abstractNumId="51" w15:restartNumberingAfterBreak="0">
    <w:nsid w:val="759636D3"/>
    <w:multiLevelType w:val="hybridMultilevel"/>
    <w:tmpl w:val="EBA48AEC"/>
    <w:lvl w:ilvl="0" w:tplc="00A4063A">
      <w:start w:val="1"/>
      <w:numFmt w:val="decimal"/>
      <w:lvlText w:val="%1."/>
      <w:lvlJc w:val="left"/>
      <w:pPr>
        <w:ind w:left="720" w:hanging="360"/>
      </w:pPr>
    </w:lvl>
    <w:lvl w:ilvl="1" w:tplc="42DE9AD0">
      <w:start w:val="1"/>
      <w:numFmt w:val="lowerLetter"/>
      <w:lvlText w:val="%2."/>
      <w:lvlJc w:val="left"/>
      <w:pPr>
        <w:ind w:left="1440" w:hanging="360"/>
      </w:pPr>
    </w:lvl>
    <w:lvl w:ilvl="2" w:tplc="9DC663A6">
      <w:start w:val="1"/>
      <w:numFmt w:val="lowerRoman"/>
      <w:lvlText w:val="%3."/>
      <w:lvlJc w:val="right"/>
      <w:pPr>
        <w:ind w:left="2160" w:hanging="180"/>
      </w:pPr>
    </w:lvl>
    <w:lvl w:ilvl="3" w:tplc="40D82FC8">
      <w:start w:val="1"/>
      <w:numFmt w:val="decimal"/>
      <w:lvlText w:val="%4."/>
      <w:lvlJc w:val="left"/>
      <w:pPr>
        <w:ind w:left="2880" w:hanging="360"/>
      </w:pPr>
    </w:lvl>
    <w:lvl w:ilvl="4" w:tplc="96BE6CDA">
      <w:start w:val="1"/>
      <w:numFmt w:val="lowerLetter"/>
      <w:lvlText w:val="%5."/>
      <w:lvlJc w:val="left"/>
      <w:pPr>
        <w:ind w:left="3600" w:hanging="360"/>
      </w:pPr>
    </w:lvl>
    <w:lvl w:ilvl="5" w:tplc="6E04FD6A">
      <w:start w:val="1"/>
      <w:numFmt w:val="lowerRoman"/>
      <w:lvlText w:val="%6."/>
      <w:lvlJc w:val="right"/>
      <w:pPr>
        <w:ind w:left="4320" w:hanging="180"/>
      </w:pPr>
    </w:lvl>
    <w:lvl w:ilvl="6" w:tplc="6AE8C94A">
      <w:start w:val="1"/>
      <w:numFmt w:val="decimal"/>
      <w:lvlText w:val="%7."/>
      <w:lvlJc w:val="left"/>
      <w:pPr>
        <w:ind w:left="5040" w:hanging="360"/>
      </w:pPr>
    </w:lvl>
    <w:lvl w:ilvl="7" w:tplc="D1F4166A">
      <w:start w:val="1"/>
      <w:numFmt w:val="lowerLetter"/>
      <w:lvlText w:val="%8."/>
      <w:lvlJc w:val="left"/>
      <w:pPr>
        <w:ind w:left="5760" w:hanging="360"/>
      </w:pPr>
    </w:lvl>
    <w:lvl w:ilvl="8" w:tplc="3A46EB18">
      <w:start w:val="1"/>
      <w:numFmt w:val="lowerRoman"/>
      <w:lvlText w:val="%9."/>
      <w:lvlJc w:val="right"/>
      <w:pPr>
        <w:ind w:left="6480" w:hanging="180"/>
      </w:pPr>
    </w:lvl>
  </w:abstractNum>
  <w:abstractNum w:abstractNumId="52" w15:restartNumberingAfterBreak="0">
    <w:nsid w:val="78E53C22"/>
    <w:multiLevelType w:val="hybridMultilevel"/>
    <w:tmpl w:val="30F8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E8139C"/>
    <w:multiLevelType w:val="multilevel"/>
    <w:tmpl w:val="F5E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201F13"/>
    <w:multiLevelType w:val="hybridMultilevel"/>
    <w:tmpl w:val="3544E17C"/>
    <w:lvl w:ilvl="0" w:tplc="FC2E0EB4">
      <w:start w:val="1"/>
      <w:numFmt w:val="bullet"/>
      <w:lvlText w:val=""/>
      <w:lvlJc w:val="left"/>
      <w:pPr>
        <w:ind w:left="720" w:hanging="360"/>
      </w:pPr>
      <w:rPr>
        <w:rFonts w:ascii="Symbol" w:hAnsi="Symbol" w:hint="default"/>
      </w:rPr>
    </w:lvl>
    <w:lvl w:ilvl="1" w:tplc="5C047A84">
      <w:start w:val="1"/>
      <w:numFmt w:val="bullet"/>
      <w:lvlText w:val="o"/>
      <w:lvlJc w:val="left"/>
      <w:pPr>
        <w:ind w:left="1440" w:hanging="360"/>
      </w:pPr>
      <w:rPr>
        <w:rFonts w:ascii="Courier New" w:hAnsi="Courier New" w:hint="default"/>
      </w:rPr>
    </w:lvl>
    <w:lvl w:ilvl="2" w:tplc="82126146">
      <w:start w:val="1"/>
      <w:numFmt w:val="bullet"/>
      <w:lvlText w:val=""/>
      <w:lvlJc w:val="left"/>
      <w:pPr>
        <w:ind w:left="2160" w:hanging="360"/>
      </w:pPr>
      <w:rPr>
        <w:rFonts w:ascii="Wingdings" w:hAnsi="Wingdings" w:hint="default"/>
      </w:rPr>
    </w:lvl>
    <w:lvl w:ilvl="3" w:tplc="210086F4">
      <w:start w:val="1"/>
      <w:numFmt w:val="bullet"/>
      <w:lvlText w:val=""/>
      <w:lvlJc w:val="left"/>
      <w:pPr>
        <w:ind w:left="2880" w:hanging="360"/>
      </w:pPr>
      <w:rPr>
        <w:rFonts w:ascii="Symbol" w:hAnsi="Symbol" w:hint="default"/>
      </w:rPr>
    </w:lvl>
    <w:lvl w:ilvl="4" w:tplc="A6BAB0D2">
      <w:start w:val="1"/>
      <w:numFmt w:val="bullet"/>
      <w:lvlText w:val="o"/>
      <w:lvlJc w:val="left"/>
      <w:pPr>
        <w:ind w:left="3600" w:hanging="360"/>
      </w:pPr>
      <w:rPr>
        <w:rFonts w:ascii="Courier New" w:hAnsi="Courier New" w:hint="default"/>
      </w:rPr>
    </w:lvl>
    <w:lvl w:ilvl="5" w:tplc="D4CC43E6">
      <w:start w:val="1"/>
      <w:numFmt w:val="bullet"/>
      <w:lvlText w:val=""/>
      <w:lvlJc w:val="left"/>
      <w:pPr>
        <w:ind w:left="4320" w:hanging="360"/>
      </w:pPr>
      <w:rPr>
        <w:rFonts w:ascii="Wingdings" w:hAnsi="Wingdings" w:hint="default"/>
      </w:rPr>
    </w:lvl>
    <w:lvl w:ilvl="6" w:tplc="31D885DC">
      <w:start w:val="1"/>
      <w:numFmt w:val="bullet"/>
      <w:lvlText w:val=""/>
      <w:lvlJc w:val="left"/>
      <w:pPr>
        <w:ind w:left="5040" w:hanging="360"/>
      </w:pPr>
      <w:rPr>
        <w:rFonts w:ascii="Symbol" w:hAnsi="Symbol" w:hint="default"/>
      </w:rPr>
    </w:lvl>
    <w:lvl w:ilvl="7" w:tplc="C34273D8">
      <w:start w:val="1"/>
      <w:numFmt w:val="bullet"/>
      <w:lvlText w:val="o"/>
      <w:lvlJc w:val="left"/>
      <w:pPr>
        <w:ind w:left="5760" w:hanging="360"/>
      </w:pPr>
      <w:rPr>
        <w:rFonts w:ascii="Courier New" w:hAnsi="Courier New" w:hint="default"/>
      </w:rPr>
    </w:lvl>
    <w:lvl w:ilvl="8" w:tplc="9B187224">
      <w:start w:val="1"/>
      <w:numFmt w:val="bullet"/>
      <w:lvlText w:val=""/>
      <w:lvlJc w:val="left"/>
      <w:pPr>
        <w:ind w:left="6480" w:hanging="360"/>
      </w:pPr>
      <w:rPr>
        <w:rFonts w:ascii="Wingdings" w:hAnsi="Wingdings" w:hint="default"/>
      </w:rPr>
    </w:lvl>
  </w:abstractNum>
  <w:abstractNum w:abstractNumId="55" w15:restartNumberingAfterBreak="0">
    <w:nsid w:val="7B2B06C0"/>
    <w:multiLevelType w:val="hybridMultilevel"/>
    <w:tmpl w:val="1C7AB8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24342422">
    <w:abstractNumId w:val="16"/>
  </w:num>
  <w:num w:numId="2" w16cid:durableId="1249658192">
    <w:abstractNumId w:val="7"/>
  </w:num>
  <w:num w:numId="3" w16cid:durableId="2123382855">
    <w:abstractNumId w:val="51"/>
  </w:num>
  <w:num w:numId="4" w16cid:durableId="1560289062">
    <w:abstractNumId w:val="12"/>
  </w:num>
  <w:num w:numId="5" w16cid:durableId="208762324">
    <w:abstractNumId w:val="43"/>
  </w:num>
  <w:num w:numId="6" w16cid:durableId="1778980867">
    <w:abstractNumId w:val="9"/>
  </w:num>
  <w:num w:numId="7" w16cid:durableId="1666781774">
    <w:abstractNumId w:val="6"/>
  </w:num>
  <w:num w:numId="8" w16cid:durableId="81266306">
    <w:abstractNumId w:val="8"/>
  </w:num>
  <w:num w:numId="9" w16cid:durableId="395708427">
    <w:abstractNumId w:val="38"/>
  </w:num>
  <w:num w:numId="10" w16cid:durableId="1092893895">
    <w:abstractNumId w:val="41"/>
  </w:num>
  <w:num w:numId="11" w16cid:durableId="678046402">
    <w:abstractNumId w:val="15"/>
  </w:num>
  <w:num w:numId="12" w16cid:durableId="804541870">
    <w:abstractNumId w:val="0"/>
  </w:num>
  <w:num w:numId="13" w16cid:durableId="1306204047">
    <w:abstractNumId w:val="22"/>
  </w:num>
  <w:num w:numId="14" w16cid:durableId="816727111">
    <w:abstractNumId w:val="44"/>
  </w:num>
  <w:num w:numId="15" w16cid:durableId="264308316">
    <w:abstractNumId w:val="20"/>
  </w:num>
  <w:num w:numId="16" w16cid:durableId="1586496479">
    <w:abstractNumId w:val="54"/>
  </w:num>
  <w:num w:numId="17" w16cid:durableId="1094280118">
    <w:abstractNumId w:val="10"/>
  </w:num>
  <w:num w:numId="18" w16cid:durableId="1573663589">
    <w:abstractNumId w:val="50"/>
  </w:num>
  <w:num w:numId="19" w16cid:durableId="507603677">
    <w:abstractNumId w:val="21"/>
  </w:num>
  <w:num w:numId="20" w16cid:durableId="595484149">
    <w:abstractNumId w:val="4"/>
  </w:num>
  <w:num w:numId="21" w16cid:durableId="930695866">
    <w:abstractNumId w:val="14"/>
  </w:num>
  <w:num w:numId="22" w16cid:durableId="2104295890">
    <w:abstractNumId w:val="1"/>
  </w:num>
  <w:num w:numId="23" w16cid:durableId="1900286165">
    <w:abstractNumId w:val="42"/>
  </w:num>
  <w:num w:numId="24" w16cid:durableId="385642336">
    <w:abstractNumId w:val="55"/>
  </w:num>
  <w:num w:numId="25" w16cid:durableId="1612324417">
    <w:abstractNumId w:val="48"/>
  </w:num>
  <w:num w:numId="26" w16cid:durableId="108593769">
    <w:abstractNumId w:val="36"/>
  </w:num>
  <w:num w:numId="27" w16cid:durableId="1380588032">
    <w:abstractNumId w:val="33"/>
  </w:num>
  <w:num w:numId="28" w16cid:durableId="723716259">
    <w:abstractNumId w:val="5"/>
  </w:num>
  <w:num w:numId="29" w16cid:durableId="46148578">
    <w:abstractNumId w:val="32"/>
  </w:num>
  <w:num w:numId="30" w16cid:durableId="1563439615">
    <w:abstractNumId w:val="53"/>
  </w:num>
  <w:num w:numId="31" w16cid:durableId="685518613">
    <w:abstractNumId w:val="47"/>
  </w:num>
  <w:num w:numId="32" w16cid:durableId="1112289583">
    <w:abstractNumId w:val="46"/>
  </w:num>
  <w:num w:numId="33" w16cid:durableId="53479182">
    <w:abstractNumId w:val="35"/>
  </w:num>
  <w:num w:numId="34" w16cid:durableId="1260482806">
    <w:abstractNumId w:val="25"/>
  </w:num>
  <w:num w:numId="35" w16cid:durableId="1788427172">
    <w:abstractNumId w:val="27"/>
  </w:num>
  <w:num w:numId="36" w16cid:durableId="1636838053">
    <w:abstractNumId w:val="18"/>
  </w:num>
  <w:num w:numId="37" w16cid:durableId="659964436">
    <w:abstractNumId w:val="23"/>
  </w:num>
  <w:num w:numId="38" w16cid:durableId="51933392">
    <w:abstractNumId w:val="40"/>
  </w:num>
  <w:num w:numId="39" w16cid:durableId="2121487798">
    <w:abstractNumId w:val="52"/>
  </w:num>
  <w:num w:numId="40" w16cid:durableId="1162043150">
    <w:abstractNumId w:val="39"/>
  </w:num>
  <w:num w:numId="41" w16cid:durableId="521943021">
    <w:abstractNumId w:val="31"/>
  </w:num>
  <w:num w:numId="42" w16cid:durableId="58555231">
    <w:abstractNumId w:val="24"/>
  </w:num>
  <w:num w:numId="43" w16cid:durableId="1444379824">
    <w:abstractNumId w:val="26"/>
  </w:num>
  <w:num w:numId="44" w16cid:durableId="1884519634">
    <w:abstractNumId w:val="37"/>
  </w:num>
  <w:num w:numId="45" w16cid:durableId="1711803012">
    <w:abstractNumId w:val="28"/>
  </w:num>
  <w:num w:numId="46" w16cid:durableId="1994210723">
    <w:abstractNumId w:val="45"/>
  </w:num>
  <w:num w:numId="47" w16cid:durableId="838538939">
    <w:abstractNumId w:val="17"/>
  </w:num>
  <w:num w:numId="48" w16cid:durableId="1962102950">
    <w:abstractNumId w:val="13"/>
  </w:num>
  <w:num w:numId="49" w16cid:durableId="754472606">
    <w:abstractNumId w:val="11"/>
  </w:num>
  <w:num w:numId="50" w16cid:durableId="1704405439">
    <w:abstractNumId w:val="19"/>
  </w:num>
  <w:num w:numId="51" w16cid:durableId="2066178296">
    <w:abstractNumId w:val="34"/>
  </w:num>
  <w:num w:numId="52" w16cid:durableId="1740592642">
    <w:abstractNumId w:val="30"/>
  </w:num>
  <w:num w:numId="53" w16cid:durableId="388190489">
    <w:abstractNumId w:val="29"/>
  </w:num>
  <w:num w:numId="54" w16cid:durableId="1973899711">
    <w:abstractNumId w:val="3"/>
  </w:num>
  <w:num w:numId="55" w16cid:durableId="754666435">
    <w:abstractNumId w:val="2"/>
  </w:num>
  <w:num w:numId="56" w16cid:durableId="235869081">
    <w:abstractNumId w:val="49"/>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tellanos Ramallo Gonzalo">
    <w15:presenceInfo w15:providerId="AD" w15:userId="S::GONZALOCA@iadb.org::31394f0c-facc-4065-a0ce-331bc1c06ae3"/>
  </w15:person>
  <w15:person w15:author="Stagno Izaguirre, Daniel Alejandro">
    <w15:presenceInfo w15:providerId="AD" w15:userId="S::DANIELST@iadb.org::6f998c00-1fd5-4c87-bf0d-14c01361f3eb"/>
  </w15:person>
  <w15:person w15:author="Gonzalo Castellanos">
    <w15:presenceInfo w15:providerId="Windows Live" w15:userId="17481c04c5fc42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B0"/>
    <w:rsid w:val="00000F55"/>
    <w:rsid w:val="00003F35"/>
    <w:rsid w:val="00010552"/>
    <w:rsid w:val="00011051"/>
    <w:rsid w:val="00011C3A"/>
    <w:rsid w:val="00012D3F"/>
    <w:rsid w:val="00013FD0"/>
    <w:rsid w:val="00015CE6"/>
    <w:rsid w:val="00017F46"/>
    <w:rsid w:val="000214D3"/>
    <w:rsid w:val="00021CF0"/>
    <w:rsid w:val="00022714"/>
    <w:rsid w:val="00022C09"/>
    <w:rsid w:val="00023017"/>
    <w:rsid w:val="000237BE"/>
    <w:rsid w:val="000247BA"/>
    <w:rsid w:val="00025D48"/>
    <w:rsid w:val="000276A2"/>
    <w:rsid w:val="00032D06"/>
    <w:rsid w:val="000342EA"/>
    <w:rsid w:val="00035EBB"/>
    <w:rsid w:val="00041052"/>
    <w:rsid w:val="000412D4"/>
    <w:rsid w:val="00041398"/>
    <w:rsid w:val="000416FE"/>
    <w:rsid w:val="00041B66"/>
    <w:rsid w:val="00042AB7"/>
    <w:rsid w:val="00042B5B"/>
    <w:rsid w:val="0004329F"/>
    <w:rsid w:val="0004602C"/>
    <w:rsid w:val="000463BD"/>
    <w:rsid w:val="00046F72"/>
    <w:rsid w:val="000516DB"/>
    <w:rsid w:val="00051E9A"/>
    <w:rsid w:val="000537C6"/>
    <w:rsid w:val="00054C67"/>
    <w:rsid w:val="00056B9B"/>
    <w:rsid w:val="00056CDC"/>
    <w:rsid w:val="00057151"/>
    <w:rsid w:val="0006103E"/>
    <w:rsid w:val="0006167F"/>
    <w:rsid w:val="00062EF8"/>
    <w:rsid w:val="0006301B"/>
    <w:rsid w:val="0006337D"/>
    <w:rsid w:val="00063441"/>
    <w:rsid w:val="00064DE1"/>
    <w:rsid w:val="000653D2"/>
    <w:rsid w:val="00066BB4"/>
    <w:rsid w:val="00067A80"/>
    <w:rsid w:val="00067E8C"/>
    <w:rsid w:val="0007003A"/>
    <w:rsid w:val="00072AFC"/>
    <w:rsid w:val="000749EF"/>
    <w:rsid w:val="00075698"/>
    <w:rsid w:val="00076075"/>
    <w:rsid w:val="0007631D"/>
    <w:rsid w:val="00076BD5"/>
    <w:rsid w:val="0008063F"/>
    <w:rsid w:val="00080AD2"/>
    <w:rsid w:val="0008276C"/>
    <w:rsid w:val="0008416B"/>
    <w:rsid w:val="00084A2A"/>
    <w:rsid w:val="0008522D"/>
    <w:rsid w:val="000862AB"/>
    <w:rsid w:val="00086732"/>
    <w:rsid w:val="00086BA0"/>
    <w:rsid w:val="00087212"/>
    <w:rsid w:val="00090495"/>
    <w:rsid w:val="00092715"/>
    <w:rsid w:val="000932DE"/>
    <w:rsid w:val="000943B3"/>
    <w:rsid w:val="00094EB1"/>
    <w:rsid w:val="0009616E"/>
    <w:rsid w:val="00096A64"/>
    <w:rsid w:val="000A03C1"/>
    <w:rsid w:val="000A1E09"/>
    <w:rsid w:val="000A1F72"/>
    <w:rsid w:val="000A2ACB"/>
    <w:rsid w:val="000A3406"/>
    <w:rsid w:val="000A5531"/>
    <w:rsid w:val="000A627C"/>
    <w:rsid w:val="000B060B"/>
    <w:rsid w:val="000B0A71"/>
    <w:rsid w:val="000B3342"/>
    <w:rsid w:val="000B443C"/>
    <w:rsid w:val="000B47C4"/>
    <w:rsid w:val="000B64C0"/>
    <w:rsid w:val="000B65B3"/>
    <w:rsid w:val="000B6E17"/>
    <w:rsid w:val="000B79F0"/>
    <w:rsid w:val="000C0EC2"/>
    <w:rsid w:val="000C102E"/>
    <w:rsid w:val="000C1906"/>
    <w:rsid w:val="000C1DA8"/>
    <w:rsid w:val="000C4450"/>
    <w:rsid w:val="000C4B1B"/>
    <w:rsid w:val="000C54D8"/>
    <w:rsid w:val="000C56E6"/>
    <w:rsid w:val="000C71B1"/>
    <w:rsid w:val="000C759C"/>
    <w:rsid w:val="000C7FBD"/>
    <w:rsid w:val="000D0175"/>
    <w:rsid w:val="000D0527"/>
    <w:rsid w:val="000D0961"/>
    <w:rsid w:val="000D0C29"/>
    <w:rsid w:val="000D1D43"/>
    <w:rsid w:val="000D2D15"/>
    <w:rsid w:val="000D396E"/>
    <w:rsid w:val="000D45AE"/>
    <w:rsid w:val="000D6A14"/>
    <w:rsid w:val="000D72DA"/>
    <w:rsid w:val="000D7ADD"/>
    <w:rsid w:val="000E219A"/>
    <w:rsid w:val="000E3447"/>
    <w:rsid w:val="000E47DE"/>
    <w:rsid w:val="000E5092"/>
    <w:rsid w:val="000E5B43"/>
    <w:rsid w:val="000E5FCA"/>
    <w:rsid w:val="000E69D9"/>
    <w:rsid w:val="000F091A"/>
    <w:rsid w:val="000F0EC6"/>
    <w:rsid w:val="000F126F"/>
    <w:rsid w:val="000F4496"/>
    <w:rsid w:val="000F4CA5"/>
    <w:rsid w:val="000F594F"/>
    <w:rsid w:val="000F5AA9"/>
    <w:rsid w:val="000F5AE0"/>
    <w:rsid w:val="000F746A"/>
    <w:rsid w:val="000F78F7"/>
    <w:rsid w:val="0010052C"/>
    <w:rsid w:val="0010593E"/>
    <w:rsid w:val="0010701D"/>
    <w:rsid w:val="00107430"/>
    <w:rsid w:val="001076FC"/>
    <w:rsid w:val="001101A5"/>
    <w:rsid w:val="0011081E"/>
    <w:rsid w:val="00110EBA"/>
    <w:rsid w:val="00111203"/>
    <w:rsid w:val="0011330D"/>
    <w:rsid w:val="001134B7"/>
    <w:rsid w:val="00113EF2"/>
    <w:rsid w:val="00114241"/>
    <w:rsid w:val="00117560"/>
    <w:rsid w:val="00117988"/>
    <w:rsid w:val="001203B7"/>
    <w:rsid w:val="00120503"/>
    <w:rsid w:val="00121300"/>
    <w:rsid w:val="001227F0"/>
    <w:rsid w:val="00124882"/>
    <w:rsid w:val="00125F38"/>
    <w:rsid w:val="001326AB"/>
    <w:rsid w:val="00134552"/>
    <w:rsid w:val="001356E6"/>
    <w:rsid w:val="00135BBC"/>
    <w:rsid w:val="00136B39"/>
    <w:rsid w:val="001403F8"/>
    <w:rsid w:val="00144275"/>
    <w:rsid w:val="00144683"/>
    <w:rsid w:val="00145CED"/>
    <w:rsid w:val="0014755D"/>
    <w:rsid w:val="00150BC0"/>
    <w:rsid w:val="00151E65"/>
    <w:rsid w:val="00153305"/>
    <w:rsid w:val="00153427"/>
    <w:rsid w:val="001548D8"/>
    <w:rsid w:val="00154ABC"/>
    <w:rsid w:val="00155F6D"/>
    <w:rsid w:val="00156848"/>
    <w:rsid w:val="001576B4"/>
    <w:rsid w:val="0016188C"/>
    <w:rsid w:val="00164017"/>
    <w:rsid w:val="00164414"/>
    <w:rsid w:val="00164E57"/>
    <w:rsid w:val="00165BF6"/>
    <w:rsid w:val="001668AB"/>
    <w:rsid w:val="00167459"/>
    <w:rsid w:val="0017019C"/>
    <w:rsid w:val="0017085F"/>
    <w:rsid w:val="00172F52"/>
    <w:rsid w:val="00173413"/>
    <w:rsid w:val="0017358A"/>
    <w:rsid w:val="001745B3"/>
    <w:rsid w:val="00177B64"/>
    <w:rsid w:val="00180013"/>
    <w:rsid w:val="0018270A"/>
    <w:rsid w:val="00182D73"/>
    <w:rsid w:val="001836A9"/>
    <w:rsid w:val="00184FD1"/>
    <w:rsid w:val="0018603B"/>
    <w:rsid w:val="001865E4"/>
    <w:rsid w:val="0018753B"/>
    <w:rsid w:val="00192083"/>
    <w:rsid w:val="00192F2E"/>
    <w:rsid w:val="00193727"/>
    <w:rsid w:val="0019538C"/>
    <w:rsid w:val="0019662F"/>
    <w:rsid w:val="00197049"/>
    <w:rsid w:val="0019760D"/>
    <w:rsid w:val="00197B56"/>
    <w:rsid w:val="001A04FD"/>
    <w:rsid w:val="001A0CD3"/>
    <w:rsid w:val="001A379E"/>
    <w:rsid w:val="001A3D9D"/>
    <w:rsid w:val="001A50D0"/>
    <w:rsid w:val="001B043C"/>
    <w:rsid w:val="001B086E"/>
    <w:rsid w:val="001B08CF"/>
    <w:rsid w:val="001B0E3D"/>
    <w:rsid w:val="001B4B43"/>
    <w:rsid w:val="001B6523"/>
    <w:rsid w:val="001B6634"/>
    <w:rsid w:val="001B6BD4"/>
    <w:rsid w:val="001B78D8"/>
    <w:rsid w:val="001C0766"/>
    <w:rsid w:val="001C1966"/>
    <w:rsid w:val="001C1E98"/>
    <w:rsid w:val="001C239A"/>
    <w:rsid w:val="001C2684"/>
    <w:rsid w:val="001C302B"/>
    <w:rsid w:val="001C4648"/>
    <w:rsid w:val="001C5A9E"/>
    <w:rsid w:val="001C5B0E"/>
    <w:rsid w:val="001C5B96"/>
    <w:rsid w:val="001C7DAD"/>
    <w:rsid w:val="001D0DBF"/>
    <w:rsid w:val="001D0E1A"/>
    <w:rsid w:val="001D114D"/>
    <w:rsid w:val="001D1153"/>
    <w:rsid w:val="001D21BB"/>
    <w:rsid w:val="001D3C84"/>
    <w:rsid w:val="001D5180"/>
    <w:rsid w:val="001D5D26"/>
    <w:rsid w:val="001D5E62"/>
    <w:rsid w:val="001D6848"/>
    <w:rsid w:val="001D6D26"/>
    <w:rsid w:val="001D7832"/>
    <w:rsid w:val="001E03F6"/>
    <w:rsid w:val="001E274F"/>
    <w:rsid w:val="001E2DDC"/>
    <w:rsid w:val="001E3CD9"/>
    <w:rsid w:val="001E4977"/>
    <w:rsid w:val="001E60D2"/>
    <w:rsid w:val="001E6B46"/>
    <w:rsid w:val="001E70DB"/>
    <w:rsid w:val="001F1988"/>
    <w:rsid w:val="001F2D21"/>
    <w:rsid w:val="001F3654"/>
    <w:rsid w:val="001F4511"/>
    <w:rsid w:val="001F5D0B"/>
    <w:rsid w:val="001F76E3"/>
    <w:rsid w:val="00200B45"/>
    <w:rsid w:val="00203027"/>
    <w:rsid w:val="00203CA6"/>
    <w:rsid w:val="00205B38"/>
    <w:rsid w:val="0020717F"/>
    <w:rsid w:val="002102E6"/>
    <w:rsid w:val="00211134"/>
    <w:rsid w:val="00211467"/>
    <w:rsid w:val="002120B8"/>
    <w:rsid w:val="00212C9D"/>
    <w:rsid w:val="002140AB"/>
    <w:rsid w:val="00215434"/>
    <w:rsid w:val="00215467"/>
    <w:rsid w:val="00215897"/>
    <w:rsid w:val="00217020"/>
    <w:rsid w:val="002172DC"/>
    <w:rsid w:val="00220B4D"/>
    <w:rsid w:val="00223C69"/>
    <w:rsid w:val="002243FB"/>
    <w:rsid w:val="00224E7C"/>
    <w:rsid w:val="00225655"/>
    <w:rsid w:val="002256EC"/>
    <w:rsid w:val="00225E8D"/>
    <w:rsid w:val="0022687A"/>
    <w:rsid w:val="002269C3"/>
    <w:rsid w:val="00227D40"/>
    <w:rsid w:val="00230448"/>
    <w:rsid w:val="0023163B"/>
    <w:rsid w:val="00231BE7"/>
    <w:rsid w:val="00232668"/>
    <w:rsid w:val="00232980"/>
    <w:rsid w:val="0023432A"/>
    <w:rsid w:val="002354A0"/>
    <w:rsid w:val="00235ADE"/>
    <w:rsid w:val="0023629C"/>
    <w:rsid w:val="00236701"/>
    <w:rsid w:val="002368F1"/>
    <w:rsid w:val="00237120"/>
    <w:rsid w:val="0024013C"/>
    <w:rsid w:val="002402BB"/>
    <w:rsid w:val="00243F9F"/>
    <w:rsid w:val="00245668"/>
    <w:rsid w:val="00245C82"/>
    <w:rsid w:val="00246013"/>
    <w:rsid w:val="002528DE"/>
    <w:rsid w:val="00252BEA"/>
    <w:rsid w:val="00253540"/>
    <w:rsid w:val="002555EA"/>
    <w:rsid w:val="0025665D"/>
    <w:rsid w:val="0025667C"/>
    <w:rsid w:val="00261855"/>
    <w:rsid w:val="00261CB7"/>
    <w:rsid w:val="00262D03"/>
    <w:rsid w:val="00262D60"/>
    <w:rsid w:val="00263D67"/>
    <w:rsid w:val="00263F47"/>
    <w:rsid w:val="0026505C"/>
    <w:rsid w:val="0026729C"/>
    <w:rsid w:val="002718B8"/>
    <w:rsid w:val="0027218E"/>
    <w:rsid w:val="00275DFE"/>
    <w:rsid w:val="00276125"/>
    <w:rsid w:val="00280778"/>
    <w:rsid w:val="0028142E"/>
    <w:rsid w:val="00282AB3"/>
    <w:rsid w:val="00284A8C"/>
    <w:rsid w:val="00284DD2"/>
    <w:rsid w:val="002852A0"/>
    <w:rsid w:val="002857E3"/>
    <w:rsid w:val="00286A3E"/>
    <w:rsid w:val="00290E1E"/>
    <w:rsid w:val="00294556"/>
    <w:rsid w:val="00294DB7"/>
    <w:rsid w:val="00294EE3"/>
    <w:rsid w:val="00295AA8"/>
    <w:rsid w:val="0029660A"/>
    <w:rsid w:val="00297563"/>
    <w:rsid w:val="00297BD4"/>
    <w:rsid w:val="00297C63"/>
    <w:rsid w:val="002A207E"/>
    <w:rsid w:val="002A2A90"/>
    <w:rsid w:val="002A2C85"/>
    <w:rsid w:val="002A4964"/>
    <w:rsid w:val="002A4CF6"/>
    <w:rsid w:val="002A5D98"/>
    <w:rsid w:val="002A5D9C"/>
    <w:rsid w:val="002A69DD"/>
    <w:rsid w:val="002A7536"/>
    <w:rsid w:val="002B0178"/>
    <w:rsid w:val="002B1992"/>
    <w:rsid w:val="002B1BBB"/>
    <w:rsid w:val="002B2106"/>
    <w:rsid w:val="002B2511"/>
    <w:rsid w:val="002B26A5"/>
    <w:rsid w:val="002B2CEF"/>
    <w:rsid w:val="002B354B"/>
    <w:rsid w:val="002B3B63"/>
    <w:rsid w:val="002B4C0D"/>
    <w:rsid w:val="002B6483"/>
    <w:rsid w:val="002C0CFC"/>
    <w:rsid w:val="002C1F4E"/>
    <w:rsid w:val="002C2959"/>
    <w:rsid w:val="002C302F"/>
    <w:rsid w:val="002C36E5"/>
    <w:rsid w:val="002C40BE"/>
    <w:rsid w:val="002C4412"/>
    <w:rsid w:val="002C596E"/>
    <w:rsid w:val="002C6BEF"/>
    <w:rsid w:val="002C6F41"/>
    <w:rsid w:val="002C7CD2"/>
    <w:rsid w:val="002D2806"/>
    <w:rsid w:val="002D39C1"/>
    <w:rsid w:val="002D440B"/>
    <w:rsid w:val="002D51E4"/>
    <w:rsid w:val="002D6D78"/>
    <w:rsid w:val="002D7E97"/>
    <w:rsid w:val="002E0E57"/>
    <w:rsid w:val="002E1064"/>
    <w:rsid w:val="002E13A9"/>
    <w:rsid w:val="002E203D"/>
    <w:rsid w:val="002E2CDB"/>
    <w:rsid w:val="002E3CE6"/>
    <w:rsid w:val="002E4E8A"/>
    <w:rsid w:val="002E6532"/>
    <w:rsid w:val="002E6AF4"/>
    <w:rsid w:val="002F040D"/>
    <w:rsid w:val="002F0B78"/>
    <w:rsid w:val="002F0E45"/>
    <w:rsid w:val="002F113C"/>
    <w:rsid w:val="002F1C49"/>
    <w:rsid w:val="002F2F87"/>
    <w:rsid w:val="002F5CD7"/>
    <w:rsid w:val="002F731F"/>
    <w:rsid w:val="003000EA"/>
    <w:rsid w:val="0030056C"/>
    <w:rsid w:val="00300A2E"/>
    <w:rsid w:val="00301740"/>
    <w:rsid w:val="00304FB7"/>
    <w:rsid w:val="00305DAC"/>
    <w:rsid w:val="003064AA"/>
    <w:rsid w:val="0030657F"/>
    <w:rsid w:val="00306B8B"/>
    <w:rsid w:val="00307119"/>
    <w:rsid w:val="00310B27"/>
    <w:rsid w:val="00311B24"/>
    <w:rsid w:val="0031272A"/>
    <w:rsid w:val="00313B90"/>
    <w:rsid w:val="0031400E"/>
    <w:rsid w:val="00315B91"/>
    <w:rsid w:val="00317809"/>
    <w:rsid w:val="0032022C"/>
    <w:rsid w:val="003208B2"/>
    <w:rsid w:val="00320E8D"/>
    <w:rsid w:val="00321197"/>
    <w:rsid w:val="00321BCF"/>
    <w:rsid w:val="00322AAB"/>
    <w:rsid w:val="003244ED"/>
    <w:rsid w:val="003260B4"/>
    <w:rsid w:val="0032690A"/>
    <w:rsid w:val="003271EB"/>
    <w:rsid w:val="00331157"/>
    <w:rsid w:val="0033174F"/>
    <w:rsid w:val="003329C6"/>
    <w:rsid w:val="00333708"/>
    <w:rsid w:val="00335175"/>
    <w:rsid w:val="003366AE"/>
    <w:rsid w:val="00336DED"/>
    <w:rsid w:val="00340782"/>
    <w:rsid w:val="00341358"/>
    <w:rsid w:val="00342853"/>
    <w:rsid w:val="00345CA6"/>
    <w:rsid w:val="003469A2"/>
    <w:rsid w:val="00347EFC"/>
    <w:rsid w:val="00350939"/>
    <w:rsid w:val="00351DA0"/>
    <w:rsid w:val="003526D1"/>
    <w:rsid w:val="00354B63"/>
    <w:rsid w:val="00355007"/>
    <w:rsid w:val="003555DD"/>
    <w:rsid w:val="003566B1"/>
    <w:rsid w:val="003572BC"/>
    <w:rsid w:val="00357997"/>
    <w:rsid w:val="0036159E"/>
    <w:rsid w:val="00361826"/>
    <w:rsid w:val="00363167"/>
    <w:rsid w:val="003646AC"/>
    <w:rsid w:val="00364744"/>
    <w:rsid w:val="0036571C"/>
    <w:rsid w:val="003661F0"/>
    <w:rsid w:val="003664B1"/>
    <w:rsid w:val="00367027"/>
    <w:rsid w:val="003672AB"/>
    <w:rsid w:val="00367674"/>
    <w:rsid w:val="003719FA"/>
    <w:rsid w:val="00371A0D"/>
    <w:rsid w:val="00371E8D"/>
    <w:rsid w:val="003732DC"/>
    <w:rsid w:val="003740B2"/>
    <w:rsid w:val="003751A1"/>
    <w:rsid w:val="00375A27"/>
    <w:rsid w:val="00377731"/>
    <w:rsid w:val="003803A4"/>
    <w:rsid w:val="0038160D"/>
    <w:rsid w:val="00381DD9"/>
    <w:rsid w:val="00382205"/>
    <w:rsid w:val="003835B4"/>
    <w:rsid w:val="00383844"/>
    <w:rsid w:val="003850CE"/>
    <w:rsid w:val="00385E0D"/>
    <w:rsid w:val="00385F51"/>
    <w:rsid w:val="003871F0"/>
    <w:rsid w:val="00387662"/>
    <w:rsid w:val="003915ED"/>
    <w:rsid w:val="003938B0"/>
    <w:rsid w:val="00393E11"/>
    <w:rsid w:val="00394D59"/>
    <w:rsid w:val="00394EFD"/>
    <w:rsid w:val="0039533C"/>
    <w:rsid w:val="0039699F"/>
    <w:rsid w:val="003A1851"/>
    <w:rsid w:val="003A1D35"/>
    <w:rsid w:val="003A1D49"/>
    <w:rsid w:val="003A1E07"/>
    <w:rsid w:val="003A2D66"/>
    <w:rsid w:val="003A3616"/>
    <w:rsid w:val="003A3773"/>
    <w:rsid w:val="003A40F0"/>
    <w:rsid w:val="003A494F"/>
    <w:rsid w:val="003A604D"/>
    <w:rsid w:val="003A64EF"/>
    <w:rsid w:val="003A73C7"/>
    <w:rsid w:val="003B19D9"/>
    <w:rsid w:val="003B3EA9"/>
    <w:rsid w:val="003B419F"/>
    <w:rsid w:val="003B4600"/>
    <w:rsid w:val="003B57B4"/>
    <w:rsid w:val="003B7142"/>
    <w:rsid w:val="003C3868"/>
    <w:rsid w:val="003C3B73"/>
    <w:rsid w:val="003C4000"/>
    <w:rsid w:val="003C4B62"/>
    <w:rsid w:val="003C52D1"/>
    <w:rsid w:val="003C5A54"/>
    <w:rsid w:val="003C679C"/>
    <w:rsid w:val="003C6A97"/>
    <w:rsid w:val="003C6DE4"/>
    <w:rsid w:val="003C77EE"/>
    <w:rsid w:val="003D2E37"/>
    <w:rsid w:val="003D3296"/>
    <w:rsid w:val="003D395F"/>
    <w:rsid w:val="003D434C"/>
    <w:rsid w:val="003D4D1B"/>
    <w:rsid w:val="003D5CBF"/>
    <w:rsid w:val="003D7753"/>
    <w:rsid w:val="003D7773"/>
    <w:rsid w:val="003E1DAA"/>
    <w:rsid w:val="003E28E0"/>
    <w:rsid w:val="003E3A7C"/>
    <w:rsid w:val="003E3D06"/>
    <w:rsid w:val="003E6903"/>
    <w:rsid w:val="003F0CB1"/>
    <w:rsid w:val="003F3BEE"/>
    <w:rsid w:val="003F697B"/>
    <w:rsid w:val="003F785E"/>
    <w:rsid w:val="00400599"/>
    <w:rsid w:val="00401AAE"/>
    <w:rsid w:val="00402FCA"/>
    <w:rsid w:val="00403185"/>
    <w:rsid w:val="004040A6"/>
    <w:rsid w:val="00404589"/>
    <w:rsid w:val="004051ED"/>
    <w:rsid w:val="00405695"/>
    <w:rsid w:val="004061F1"/>
    <w:rsid w:val="00406A50"/>
    <w:rsid w:val="00410B17"/>
    <w:rsid w:val="00411120"/>
    <w:rsid w:val="0041144D"/>
    <w:rsid w:val="00411EE1"/>
    <w:rsid w:val="00413C79"/>
    <w:rsid w:val="00414686"/>
    <w:rsid w:val="00414EA9"/>
    <w:rsid w:val="0041511D"/>
    <w:rsid w:val="00421971"/>
    <w:rsid w:val="0042254E"/>
    <w:rsid w:val="004225F7"/>
    <w:rsid w:val="00422D19"/>
    <w:rsid w:val="00422E94"/>
    <w:rsid w:val="004237D7"/>
    <w:rsid w:val="004247AF"/>
    <w:rsid w:val="00425BD0"/>
    <w:rsid w:val="00426366"/>
    <w:rsid w:val="00430021"/>
    <w:rsid w:val="00432D53"/>
    <w:rsid w:val="00432E10"/>
    <w:rsid w:val="00436134"/>
    <w:rsid w:val="0043657A"/>
    <w:rsid w:val="004366BD"/>
    <w:rsid w:val="004371DF"/>
    <w:rsid w:val="00437622"/>
    <w:rsid w:val="00437913"/>
    <w:rsid w:val="0044049D"/>
    <w:rsid w:val="00440A3E"/>
    <w:rsid w:val="00440B3D"/>
    <w:rsid w:val="00442028"/>
    <w:rsid w:val="00443C56"/>
    <w:rsid w:val="00443CBD"/>
    <w:rsid w:val="00445B84"/>
    <w:rsid w:val="0044777B"/>
    <w:rsid w:val="00450CD9"/>
    <w:rsid w:val="00451F02"/>
    <w:rsid w:val="00453749"/>
    <w:rsid w:val="004537A4"/>
    <w:rsid w:val="00453A2C"/>
    <w:rsid w:val="00453DC7"/>
    <w:rsid w:val="0045433E"/>
    <w:rsid w:val="00455B26"/>
    <w:rsid w:val="0045692B"/>
    <w:rsid w:val="0045741F"/>
    <w:rsid w:val="00460C95"/>
    <w:rsid w:val="00463A99"/>
    <w:rsid w:val="00464C36"/>
    <w:rsid w:val="004653CB"/>
    <w:rsid w:val="00465C19"/>
    <w:rsid w:val="00465C4F"/>
    <w:rsid w:val="00467B17"/>
    <w:rsid w:val="00467D5B"/>
    <w:rsid w:val="00472202"/>
    <w:rsid w:val="004722A1"/>
    <w:rsid w:val="00472D78"/>
    <w:rsid w:val="004748C8"/>
    <w:rsid w:val="00474C1A"/>
    <w:rsid w:val="00475F77"/>
    <w:rsid w:val="00480E3A"/>
    <w:rsid w:val="00481104"/>
    <w:rsid w:val="00481165"/>
    <w:rsid w:val="00481320"/>
    <w:rsid w:val="00482ADF"/>
    <w:rsid w:val="00483372"/>
    <w:rsid w:val="00483521"/>
    <w:rsid w:val="0048535F"/>
    <w:rsid w:val="00485651"/>
    <w:rsid w:val="00486863"/>
    <w:rsid w:val="00490412"/>
    <w:rsid w:val="004919E2"/>
    <w:rsid w:val="00497A50"/>
    <w:rsid w:val="004A03DB"/>
    <w:rsid w:val="004A0EE7"/>
    <w:rsid w:val="004A12B0"/>
    <w:rsid w:val="004A1327"/>
    <w:rsid w:val="004A16ED"/>
    <w:rsid w:val="004A1BEE"/>
    <w:rsid w:val="004A23A5"/>
    <w:rsid w:val="004A244C"/>
    <w:rsid w:val="004A280D"/>
    <w:rsid w:val="004A3075"/>
    <w:rsid w:val="004A3DC9"/>
    <w:rsid w:val="004A60B9"/>
    <w:rsid w:val="004A644F"/>
    <w:rsid w:val="004A7B81"/>
    <w:rsid w:val="004A7C43"/>
    <w:rsid w:val="004B114B"/>
    <w:rsid w:val="004B1A6E"/>
    <w:rsid w:val="004B6ECC"/>
    <w:rsid w:val="004C18E1"/>
    <w:rsid w:val="004C1DEC"/>
    <w:rsid w:val="004C1ECB"/>
    <w:rsid w:val="004C21E1"/>
    <w:rsid w:val="004C3DDC"/>
    <w:rsid w:val="004C4892"/>
    <w:rsid w:val="004C6D92"/>
    <w:rsid w:val="004C6E7D"/>
    <w:rsid w:val="004D0216"/>
    <w:rsid w:val="004D4225"/>
    <w:rsid w:val="004D481B"/>
    <w:rsid w:val="004D526C"/>
    <w:rsid w:val="004D5393"/>
    <w:rsid w:val="004D7432"/>
    <w:rsid w:val="004E015E"/>
    <w:rsid w:val="004E0A51"/>
    <w:rsid w:val="004E0E0F"/>
    <w:rsid w:val="004E19E9"/>
    <w:rsid w:val="004E250E"/>
    <w:rsid w:val="004E2D7F"/>
    <w:rsid w:val="004E39FB"/>
    <w:rsid w:val="004E409F"/>
    <w:rsid w:val="004E583C"/>
    <w:rsid w:val="004E63E3"/>
    <w:rsid w:val="004E70DE"/>
    <w:rsid w:val="004F1ADF"/>
    <w:rsid w:val="004F245B"/>
    <w:rsid w:val="004F373C"/>
    <w:rsid w:val="004F3B92"/>
    <w:rsid w:val="004F44EF"/>
    <w:rsid w:val="004F4DBD"/>
    <w:rsid w:val="004F5EAF"/>
    <w:rsid w:val="004F719F"/>
    <w:rsid w:val="0050011D"/>
    <w:rsid w:val="005005A0"/>
    <w:rsid w:val="005006FE"/>
    <w:rsid w:val="00502899"/>
    <w:rsid w:val="00502C5D"/>
    <w:rsid w:val="0050315E"/>
    <w:rsid w:val="00505ECF"/>
    <w:rsid w:val="005077B9"/>
    <w:rsid w:val="00507828"/>
    <w:rsid w:val="00507D3D"/>
    <w:rsid w:val="00513DB1"/>
    <w:rsid w:val="00514F6F"/>
    <w:rsid w:val="00517195"/>
    <w:rsid w:val="00517E9F"/>
    <w:rsid w:val="0052059B"/>
    <w:rsid w:val="00522AAE"/>
    <w:rsid w:val="00522CDC"/>
    <w:rsid w:val="00525172"/>
    <w:rsid w:val="00525B44"/>
    <w:rsid w:val="00525FFE"/>
    <w:rsid w:val="00527B0A"/>
    <w:rsid w:val="00533E4E"/>
    <w:rsid w:val="00534259"/>
    <w:rsid w:val="00536316"/>
    <w:rsid w:val="005365FA"/>
    <w:rsid w:val="00537332"/>
    <w:rsid w:val="0053757C"/>
    <w:rsid w:val="00537E8A"/>
    <w:rsid w:val="005429EB"/>
    <w:rsid w:val="005431E1"/>
    <w:rsid w:val="00544FFE"/>
    <w:rsid w:val="00547152"/>
    <w:rsid w:val="00547F4C"/>
    <w:rsid w:val="00550E26"/>
    <w:rsid w:val="005516BE"/>
    <w:rsid w:val="00551AE4"/>
    <w:rsid w:val="005521C3"/>
    <w:rsid w:val="00553217"/>
    <w:rsid w:val="005535D9"/>
    <w:rsid w:val="005560DB"/>
    <w:rsid w:val="0055722A"/>
    <w:rsid w:val="005601DA"/>
    <w:rsid w:val="00561B19"/>
    <w:rsid w:val="00562A14"/>
    <w:rsid w:val="00564863"/>
    <w:rsid w:val="00570036"/>
    <w:rsid w:val="00570691"/>
    <w:rsid w:val="00571C75"/>
    <w:rsid w:val="00572E6E"/>
    <w:rsid w:val="005735DF"/>
    <w:rsid w:val="00573D0F"/>
    <w:rsid w:val="00574401"/>
    <w:rsid w:val="005779A8"/>
    <w:rsid w:val="00577F55"/>
    <w:rsid w:val="00580925"/>
    <w:rsid w:val="005809F2"/>
    <w:rsid w:val="005812D7"/>
    <w:rsid w:val="00581FCA"/>
    <w:rsid w:val="0058204A"/>
    <w:rsid w:val="005839D7"/>
    <w:rsid w:val="0058533B"/>
    <w:rsid w:val="00585D28"/>
    <w:rsid w:val="00590645"/>
    <w:rsid w:val="00591458"/>
    <w:rsid w:val="005914D8"/>
    <w:rsid w:val="00591876"/>
    <w:rsid w:val="005919CE"/>
    <w:rsid w:val="005935DE"/>
    <w:rsid w:val="00593BCA"/>
    <w:rsid w:val="00593FCA"/>
    <w:rsid w:val="00594757"/>
    <w:rsid w:val="0059514F"/>
    <w:rsid w:val="0059555B"/>
    <w:rsid w:val="00597829"/>
    <w:rsid w:val="00597BA1"/>
    <w:rsid w:val="00597C65"/>
    <w:rsid w:val="005A0427"/>
    <w:rsid w:val="005A7BD8"/>
    <w:rsid w:val="005B3C2D"/>
    <w:rsid w:val="005B55AA"/>
    <w:rsid w:val="005B5BA4"/>
    <w:rsid w:val="005B64B1"/>
    <w:rsid w:val="005C06D7"/>
    <w:rsid w:val="005C0F27"/>
    <w:rsid w:val="005C2957"/>
    <w:rsid w:val="005C2B84"/>
    <w:rsid w:val="005C3237"/>
    <w:rsid w:val="005C47CB"/>
    <w:rsid w:val="005C555E"/>
    <w:rsid w:val="005C5AFF"/>
    <w:rsid w:val="005C7DB8"/>
    <w:rsid w:val="005D0766"/>
    <w:rsid w:val="005D1243"/>
    <w:rsid w:val="005D3510"/>
    <w:rsid w:val="005D4AF4"/>
    <w:rsid w:val="005D4BE6"/>
    <w:rsid w:val="005E0917"/>
    <w:rsid w:val="005E1297"/>
    <w:rsid w:val="005E2EE7"/>
    <w:rsid w:val="005E451F"/>
    <w:rsid w:val="005E5170"/>
    <w:rsid w:val="005E695C"/>
    <w:rsid w:val="005E789F"/>
    <w:rsid w:val="005F08A6"/>
    <w:rsid w:val="005F0F7A"/>
    <w:rsid w:val="005F178F"/>
    <w:rsid w:val="005F32B5"/>
    <w:rsid w:val="005F3BD5"/>
    <w:rsid w:val="005F416E"/>
    <w:rsid w:val="005F5862"/>
    <w:rsid w:val="005F6752"/>
    <w:rsid w:val="00601017"/>
    <w:rsid w:val="0060177C"/>
    <w:rsid w:val="00602AAB"/>
    <w:rsid w:val="006030A3"/>
    <w:rsid w:val="00605660"/>
    <w:rsid w:val="00610BE8"/>
    <w:rsid w:val="006117B2"/>
    <w:rsid w:val="006117F5"/>
    <w:rsid w:val="00613960"/>
    <w:rsid w:val="006174B6"/>
    <w:rsid w:val="0062064A"/>
    <w:rsid w:val="00620DD0"/>
    <w:rsid w:val="00621144"/>
    <w:rsid w:val="00623F53"/>
    <w:rsid w:val="0062460D"/>
    <w:rsid w:val="00624C9B"/>
    <w:rsid w:val="00625279"/>
    <w:rsid w:val="00625314"/>
    <w:rsid w:val="00626665"/>
    <w:rsid w:val="00630020"/>
    <w:rsid w:val="006304FC"/>
    <w:rsid w:val="006308C7"/>
    <w:rsid w:val="0063278F"/>
    <w:rsid w:val="00633398"/>
    <w:rsid w:val="00634732"/>
    <w:rsid w:val="00634E86"/>
    <w:rsid w:val="0064427E"/>
    <w:rsid w:val="00645910"/>
    <w:rsid w:val="006466D7"/>
    <w:rsid w:val="006472E2"/>
    <w:rsid w:val="006477BD"/>
    <w:rsid w:val="00647DFF"/>
    <w:rsid w:val="00651AD4"/>
    <w:rsid w:val="00652B7F"/>
    <w:rsid w:val="00652BC7"/>
    <w:rsid w:val="0065481D"/>
    <w:rsid w:val="00656359"/>
    <w:rsid w:val="0066026C"/>
    <w:rsid w:val="0066566E"/>
    <w:rsid w:val="00665BF4"/>
    <w:rsid w:val="00666789"/>
    <w:rsid w:val="00670EE1"/>
    <w:rsid w:val="00673B33"/>
    <w:rsid w:val="00674171"/>
    <w:rsid w:val="0067611B"/>
    <w:rsid w:val="00680256"/>
    <w:rsid w:val="00680AC4"/>
    <w:rsid w:val="00681378"/>
    <w:rsid w:val="00682687"/>
    <w:rsid w:val="006831EA"/>
    <w:rsid w:val="00683606"/>
    <w:rsid w:val="00685526"/>
    <w:rsid w:val="0068688E"/>
    <w:rsid w:val="0068689B"/>
    <w:rsid w:val="006908FC"/>
    <w:rsid w:val="00690D38"/>
    <w:rsid w:val="0069273E"/>
    <w:rsid w:val="00692F00"/>
    <w:rsid w:val="00693E85"/>
    <w:rsid w:val="0069451B"/>
    <w:rsid w:val="00696398"/>
    <w:rsid w:val="00696657"/>
    <w:rsid w:val="00697F9C"/>
    <w:rsid w:val="006A0657"/>
    <w:rsid w:val="006A13B6"/>
    <w:rsid w:val="006A3310"/>
    <w:rsid w:val="006A3C6F"/>
    <w:rsid w:val="006A4084"/>
    <w:rsid w:val="006A4833"/>
    <w:rsid w:val="006A564F"/>
    <w:rsid w:val="006A5B68"/>
    <w:rsid w:val="006A67E0"/>
    <w:rsid w:val="006B00A3"/>
    <w:rsid w:val="006B0D9E"/>
    <w:rsid w:val="006B2B64"/>
    <w:rsid w:val="006B3065"/>
    <w:rsid w:val="006B4E68"/>
    <w:rsid w:val="006B4F8F"/>
    <w:rsid w:val="006B4FB2"/>
    <w:rsid w:val="006B6D22"/>
    <w:rsid w:val="006B6E29"/>
    <w:rsid w:val="006C0480"/>
    <w:rsid w:val="006C1445"/>
    <w:rsid w:val="006C1488"/>
    <w:rsid w:val="006C1889"/>
    <w:rsid w:val="006C1B85"/>
    <w:rsid w:val="006C2E97"/>
    <w:rsid w:val="006C3E64"/>
    <w:rsid w:val="006C4BD8"/>
    <w:rsid w:val="006C6AFB"/>
    <w:rsid w:val="006C6C1B"/>
    <w:rsid w:val="006C79AF"/>
    <w:rsid w:val="006D00B2"/>
    <w:rsid w:val="006D0670"/>
    <w:rsid w:val="006D0F6F"/>
    <w:rsid w:val="006D1635"/>
    <w:rsid w:val="006D1BA9"/>
    <w:rsid w:val="006D1C25"/>
    <w:rsid w:val="006D24AC"/>
    <w:rsid w:val="006D2EE0"/>
    <w:rsid w:val="006D3780"/>
    <w:rsid w:val="006D7573"/>
    <w:rsid w:val="006D7C2F"/>
    <w:rsid w:val="006E3660"/>
    <w:rsid w:val="006E53A3"/>
    <w:rsid w:val="006E5735"/>
    <w:rsid w:val="006E5D66"/>
    <w:rsid w:val="006E6CC8"/>
    <w:rsid w:val="006E6D37"/>
    <w:rsid w:val="006F1B72"/>
    <w:rsid w:val="006F220D"/>
    <w:rsid w:val="006F3415"/>
    <w:rsid w:val="006F3E08"/>
    <w:rsid w:val="006F3EBF"/>
    <w:rsid w:val="006F49B5"/>
    <w:rsid w:val="006F7088"/>
    <w:rsid w:val="00700A9E"/>
    <w:rsid w:val="0070241C"/>
    <w:rsid w:val="00703675"/>
    <w:rsid w:val="00703AFF"/>
    <w:rsid w:val="00703ECE"/>
    <w:rsid w:val="007050BB"/>
    <w:rsid w:val="00705765"/>
    <w:rsid w:val="00706381"/>
    <w:rsid w:val="0070723F"/>
    <w:rsid w:val="00710C18"/>
    <w:rsid w:val="00714554"/>
    <w:rsid w:val="00717586"/>
    <w:rsid w:val="00722846"/>
    <w:rsid w:val="00722E18"/>
    <w:rsid w:val="007264EE"/>
    <w:rsid w:val="00730738"/>
    <w:rsid w:val="00730C68"/>
    <w:rsid w:val="0073278B"/>
    <w:rsid w:val="007328C0"/>
    <w:rsid w:val="00732DD2"/>
    <w:rsid w:val="0073601D"/>
    <w:rsid w:val="00737148"/>
    <w:rsid w:val="00737A67"/>
    <w:rsid w:val="007424E2"/>
    <w:rsid w:val="0074701C"/>
    <w:rsid w:val="00747DBF"/>
    <w:rsid w:val="00752E17"/>
    <w:rsid w:val="00753283"/>
    <w:rsid w:val="00754046"/>
    <w:rsid w:val="007543E5"/>
    <w:rsid w:val="0075480C"/>
    <w:rsid w:val="0075654A"/>
    <w:rsid w:val="007572B5"/>
    <w:rsid w:val="0076019B"/>
    <w:rsid w:val="00760688"/>
    <w:rsid w:val="00760A62"/>
    <w:rsid w:val="00762145"/>
    <w:rsid w:val="0076469E"/>
    <w:rsid w:val="00764FCE"/>
    <w:rsid w:val="0076544E"/>
    <w:rsid w:val="00765E8D"/>
    <w:rsid w:val="007673E4"/>
    <w:rsid w:val="007701D3"/>
    <w:rsid w:val="0077104B"/>
    <w:rsid w:val="007710A2"/>
    <w:rsid w:val="007728E9"/>
    <w:rsid w:val="007734D9"/>
    <w:rsid w:val="0077374A"/>
    <w:rsid w:val="007745BC"/>
    <w:rsid w:val="0077681D"/>
    <w:rsid w:val="00776ADC"/>
    <w:rsid w:val="00777699"/>
    <w:rsid w:val="00777BE6"/>
    <w:rsid w:val="007810FE"/>
    <w:rsid w:val="00782844"/>
    <w:rsid w:val="00782C9D"/>
    <w:rsid w:val="0078532E"/>
    <w:rsid w:val="00786971"/>
    <w:rsid w:val="00787FDD"/>
    <w:rsid w:val="00792C72"/>
    <w:rsid w:val="007931D1"/>
    <w:rsid w:val="0079362B"/>
    <w:rsid w:val="00796497"/>
    <w:rsid w:val="00796826"/>
    <w:rsid w:val="00796A6E"/>
    <w:rsid w:val="00796D78"/>
    <w:rsid w:val="00796FC4"/>
    <w:rsid w:val="007975E9"/>
    <w:rsid w:val="00797997"/>
    <w:rsid w:val="007A1986"/>
    <w:rsid w:val="007A69B1"/>
    <w:rsid w:val="007B23B7"/>
    <w:rsid w:val="007B4158"/>
    <w:rsid w:val="007B4328"/>
    <w:rsid w:val="007B434E"/>
    <w:rsid w:val="007B6983"/>
    <w:rsid w:val="007C0B24"/>
    <w:rsid w:val="007C0E74"/>
    <w:rsid w:val="007C1AC8"/>
    <w:rsid w:val="007C2A3D"/>
    <w:rsid w:val="007C326B"/>
    <w:rsid w:val="007C3F17"/>
    <w:rsid w:val="007C4E14"/>
    <w:rsid w:val="007C528F"/>
    <w:rsid w:val="007C52CB"/>
    <w:rsid w:val="007C5FF9"/>
    <w:rsid w:val="007C698E"/>
    <w:rsid w:val="007C737B"/>
    <w:rsid w:val="007D0212"/>
    <w:rsid w:val="007D1D55"/>
    <w:rsid w:val="007D3A5C"/>
    <w:rsid w:val="007D4160"/>
    <w:rsid w:val="007D499E"/>
    <w:rsid w:val="007D5239"/>
    <w:rsid w:val="007D531B"/>
    <w:rsid w:val="007D555A"/>
    <w:rsid w:val="007D5B87"/>
    <w:rsid w:val="007D606D"/>
    <w:rsid w:val="007D6D98"/>
    <w:rsid w:val="007E1E0A"/>
    <w:rsid w:val="007E2B8B"/>
    <w:rsid w:val="007E3694"/>
    <w:rsid w:val="007E667E"/>
    <w:rsid w:val="007E67A8"/>
    <w:rsid w:val="007F22B4"/>
    <w:rsid w:val="007F2C7E"/>
    <w:rsid w:val="007F4D89"/>
    <w:rsid w:val="007F6F00"/>
    <w:rsid w:val="008012E5"/>
    <w:rsid w:val="00801B6A"/>
    <w:rsid w:val="00804934"/>
    <w:rsid w:val="008057AD"/>
    <w:rsid w:val="00805A58"/>
    <w:rsid w:val="00805FD2"/>
    <w:rsid w:val="00806468"/>
    <w:rsid w:val="0080654F"/>
    <w:rsid w:val="008069D9"/>
    <w:rsid w:val="00807ECA"/>
    <w:rsid w:val="00807F16"/>
    <w:rsid w:val="00813316"/>
    <w:rsid w:val="008166A9"/>
    <w:rsid w:val="0081670E"/>
    <w:rsid w:val="00817264"/>
    <w:rsid w:val="0081732C"/>
    <w:rsid w:val="00817612"/>
    <w:rsid w:val="00817CF2"/>
    <w:rsid w:val="00817F8D"/>
    <w:rsid w:val="0082122E"/>
    <w:rsid w:val="008216B6"/>
    <w:rsid w:val="00823E68"/>
    <w:rsid w:val="008256E7"/>
    <w:rsid w:val="00825FE2"/>
    <w:rsid w:val="00827EC0"/>
    <w:rsid w:val="0083055C"/>
    <w:rsid w:val="00831463"/>
    <w:rsid w:val="0083297D"/>
    <w:rsid w:val="008354E1"/>
    <w:rsid w:val="00835A76"/>
    <w:rsid w:val="0083606F"/>
    <w:rsid w:val="008361E1"/>
    <w:rsid w:val="00836390"/>
    <w:rsid w:val="0083710F"/>
    <w:rsid w:val="00837E1E"/>
    <w:rsid w:val="00842EBE"/>
    <w:rsid w:val="00844A05"/>
    <w:rsid w:val="00845A20"/>
    <w:rsid w:val="0084733D"/>
    <w:rsid w:val="008478FD"/>
    <w:rsid w:val="00850A8B"/>
    <w:rsid w:val="00851AD7"/>
    <w:rsid w:val="0085278F"/>
    <w:rsid w:val="0085352F"/>
    <w:rsid w:val="008536D8"/>
    <w:rsid w:val="00855878"/>
    <w:rsid w:val="00857058"/>
    <w:rsid w:val="008611CE"/>
    <w:rsid w:val="008613DA"/>
    <w:rsid w:val="008638B3"/>
    <w:rsid w:val="00863CCE"/>
    <w:rsid w:val="008641A2"/>
    <w:rsid w:val="00864BA1"/>
    <w:rsid w:val="00865A1C"/>
    <w:rsid w:val="00865A22"/>
    <w:rsid w:val="00865D04"/>
    <w:rsid w:val="0086771F"/>
    <w:rsid w:val="00867FE5"/>
    <w:rsid w:val="008705D6"/>
    <w:rsid w:val="0087183A"/>
    <w:rsid w:val="00873007"/>
    <w:rsid w:val="008742DF"/>
    <w:rsid w:val="008751E6"/>
    <w:rsid w:val="00875350"/>
    <w:rsid w:val="00875C5F"/>
    <w:rsid w:val="00876AF9"/>
    <w:rsid w:val="00881CD7"/>
    <w:rsid w:val="008827E7"/>
    <w:rsid w:val="00882DD3"/>
    <w:rsid w:val="0088371B"/>
    <w:rsid w:val="00883F74"/>
    <w:rsid w:val="0088583C"/>
    <w:rsid w:val="00885F5A"/>
    <w:rsid w:val="008860A4"/>
    <w:rsid w:val="008865D2"/>
    <w:rsid w:val="00886AE5"/>
    <w:rsid w:val="00887104"/>
    <w:rsid w:val="00887DC7"/>
    <w:rsid w:val="008904CF"/>
    <w:rsid w:val="008922E7"/>
    <w:rsid w:val="00892999"/>
    <w:rsid w:val="00892D2C"/>
    <w:rsid w:val="008963D8"/>
    <w:rsid w:val="008967F7"/>
    <w:rsid w:val="00897084"/>
    <w:rsid w:val="008A0DD7"/>
    <w:rsid w:val="008A2A73"/>
    <w:rsid w:val="008A31A4"/>
    <w:rsid w:val="008A48FB"/>
    <w:rsid w:val="008A4915"/>
    <w:rsid w:val="008A4C62"/>
    <w:rsid w:val="008A5CDC"/>
    <w:rsid w:val="008A6CB0"/>
    <w:rsid w:val="008B0D4F"/>
    <w:rsid w:val="008B0F15"/>
    <w:rsid w:val="008B1CC5"/>
    <w:rsid w:val="008B2D79"/>
    <w:rsid w:val="008B2F34"/>
    <w:rsid w:val="008B3312"/>
    <w:rsid w:val="008B41E9"/>
    <w:rsid w:val="008B436E"/>
    <w:rsid w:val="008B4945"/>
    <w:rsid w:val="008B51AA"/>
    <w:rsid w:val="008B563D"/>
    <w:rsid w:val="008B6BFE"/>
    <w:rsid w:val="008C0220"/>
    <w:rsid w:val="008C119D"/>
    <w:rsid w:val="008C1DC5"/>
    <w:rsid w:val="008C2485"/>
    <w:rsid w:val="008C2F5C"/>
    <w:rsid w:val="008C2FAE"/>
    <w:rsid w:val="008C3FDA"/>
    <w:rsid w:val="008C4E5D"/>
    <w:rsid w:val="008C59FE"/>
    <w:rsid w:val="008C6A98"/>
    <w:rsid w:val="008C789C"/>
    <w:rsid w:val="008D14CD"/>
    <w:rsid w:val="008D1E4F"/>
    <w:rsid w:val="008D213F"/>
    <w:rsid w:val="008D2A82"/>
    <w:rsid w:val="008D306C"/>
    <w:rsid w:val="008D4B65"/>
    <w:rsid w:val="008D5FAD"/>
    <w:rsid w:val="008D69D9"/>
    <w:rsid w:val="008E036D"/>
    <w:rsid w:val="008E07E6"/>
    <w:rsid w:val="008E0839"/>
    <w:rsid w:val="008E126B"/>
    <w:rsid w:val="008E191B"/>
    <w:rsid w:val="008E1B92"/>
    <w:rsid w:val="008E2DC8"/>
    <w:rsid w:val="008E5585"/>
    <w:rsid w:val="008E6088"/>
    <w:rsid w:val="008E79FC"/>
    <w:rsid w:val="008E7D53"/>
    <w:rsid w:val="008F215F"/>
    <w:rsid w:val="008F3477"/>
    <w:rsid w:val="008F74C4"/>
    <w:rsid w:val="00900AC6"/>
    <w:rsid w:val="00903605"/>
    <w:rsid w:val="009044C7"/>
    <w:rsid w:val="009044EA"/>
    <w:rsid w:val="009054B5"/>
    <w:rsid w:val="00907297"/>
    <w:rsid w:val="0090793A"/>
    <w:rsid w:val="009105BD"/>
    <w:rsid w:val="0091182A"/>
    <w:rsid w:val="00912999"/>
    <w:rsid w:val="00912F62"/>
    <w:rsid w:val="00913993"/>
    <w:rsid w:val="00914251"/>
    <w:rsid w:val="0091462F"/>
    <w:rsid w:val="00914A49"/>
    <w:rsid w:val="00916240"/>
    <w:rsid w:val="0091709C"/>
    <w:rsid w:val="00920D38"/>
    <w:rsid w:val="00920D62"/>
    <w:rsid w:val="00920DAD"/>
    <w:rsid w:val="00921694"/>
    <w:rsid w:val="00921819"/>
    <w:rsid w:val="00922BEE"/>
    <w:rsid w:val="00924050"/>
    <w:rsid w:val="00924E0F"/>
    <w:rsid w:val="009258D2"/>
    <w:rsid w:val="009263F2"/>
    <w:rsid w:val="0092714D"/>
    <w:rsid w:val="009277BF"/>
    <w:rsid w:val="0093063F"/>
    <w:rsid w:val="00930BCF"/>
    <w:rsid w:val="00930C4F"/>
    <w:rsid w:val="009316AE"/>
    <w:rsid w:val="00931794"/>
    <w:rsid w:val="00932832"/>
    <w:rsid w:val="00933B57"/>
    <w:rsid w:val="00933CD3"/>
    <w:rsid w:val="00934016"/>
    <w:rsid w:val="00934B08"/>
    <w:rsid w:val="0093622F"/>
    <w:rsid w:val="0093634B"/>
    <w:rsid w:val="009379E2"/>
    <w:rsid w:val="00942B24"/>
    <w:rsid w:val="0094407D"/>
    <w:rsid w:val="00944CD4"/>
    <w:rsid w:val="00945E37"/>
    <w:rsid w:val="009460DB"/>
    <w:rsid w:val="0094685B"/>
    <w:rsid w:val="009502E2"/>
    <w:rsid w:val="00952830"/>
    <w:rsid w:val="009528C6"/>
    <w:rsid w:val="00952EB5"/>
    <w:rsid w:val="009530D6"/>
    <w:rsid w:val="00953277"/>
    <w:rsid w:val="00953D79"/>
    <w:rsid w:val="00953F3E"/>
    <w:rsid w:val="009550A1"/>
    <w:rsid w:val="009619A7"/>
    <w:rsid w:val="00961CD6"/>
    <w:rsid w:val="00961D2E"/>
    <w:rsid w:val="00962C41"/>
    <w:rsid w:val="00962EEC"/>
    <w:rsid w:val="009634B0"/>
    <w:rsid w:val="009642F5"/>
    <w:rsid w:val="00964789"/>
    <w:rsid w:val="00965BE3"/>
    <w:rsid w:val="009672FE"/>
    <w:rsid w:val="009702A9"/>
    <w:rsid w:val="00970606"/>
    <w:rsid w:val="00971106"/>
    <w:rsid w:val="00971233"/>
    <w:rsid w:val="0097135C"/>
    <w:rsid w:val="009727D9"/>
    <w:rsid w:val="009747B3"/>
    <w:rsid w:val="009764E3"/>
    <w:rsid w:val="00976FAD"/>
    <w:rsid w:val="009807C5"/>
    <w:rsid w:val="00981F1C"/>
    <w:rsid w:val="00982072"/>
    <w:rsid w:val="00985712"/>
    <w:rsid w:val="00985A12"/>
    <w:rsid w:val="009872FC"/>
    <w:rsid w:val="0098750B"/>
    <w:rsid w:val="00987609"/>
    <w:rsid w:val="009903D4"/>
    <w:rsid w:val="0099047E"/>
    <w:rsid w:val="00990DD7"/>
    <w:rsid w:val="009923B7"/>
    <w:rsid w:val="009947CB"/>
    <w:rsid w:val="00995C5A"/>
    <w:rsid w:val="00996BCB"/>
    <w:rsid w:val="009972D4"/>
    <w:rsid w:val="00997861"/>
    <w:rsid w:val="009A1A8B"/>
    <w:rsid w:val="009A2CE2"/>
    <w:rsid w:val="009A4893"/>
    <w:rsid w:val="009A5A6C"/>
    <w:rsid w:val="009A65E3"/>
    <w:rsid w:val="009A680E"/>
    <w:rsid w:val="009A6A6A"/>
    <w:rsid w:val="009A6F84"/>
    <w:rsid w:val="009A73FE"/>
    <w:rsid w:val="009A77BE"/>
    <w:rsid w:val="009A7B50"/>
    <w:rsid w:val="009B3979"/>
    <w:rsid w:val="009B40F1"/>
    <w:rsid w:val="009B41D6"/>
    <w:rsid w:val="009B5D94"/>
    <w:rsid w:val="009B78FC"/>
    <w:rsid w:val="009B7B32"/>
    <w:rsid w:val="009B7EF4"/>
    <w:rsid w:val="009C2D70"/>
    <w:rsid w:val="009C3334"/>
    <w:rsid w:val="009C4106"/>
    <w:rsid w:val="009C7208"/>
    <w:rsid w:val="009C72A7"/>
    <w:rsid w:val="009C7E57"/>
    <w:rsid w:val="009D19A0"/>
    <w:rsid w:val="009D24B7"/>
    <w:rsid w:val="009D293E"/>
    <w:rsid w:val="009D3F2F"/>
    <w:rsid w:val="009D60CB"/>
    <w:rsid w:val="009D6A53"/>
    <w:rsid w:val="009D6ADB"/>
    <w:rsid w:val="009D6C5B"/>
    <w:rsid w:val="009E357B"/>
    <w:rsid w:val="009E3616"/>
    <w:rsid w:val="009E395A"/>
    <w:rsid w:val="009E5DDD"/>
    <w:rsid w:val="009E5FE8"/>
    <w:rsid w:val="009E6122"/>
    <w:rsid w:val="009F1C99"/>
    <w:rsid w:val="009F251B"/>
    <w:rsid w:val="009F26F5"/>
    <w:rsid w:val="009F3061"/>
    <w:rsid w:val="009F33CF"/>
    <w:rsid w:val="009F4B48"/>
    <w:rsid w:val="009F5585"/>
    <w:rsid w:val="009F5DB3"/>
    <w:rsid w:val="009F6E8D"/>
    <w:rsid w:val="009F78C8"/>
    <w:rsid w:val="009F7A12"/>
    <w:rsid w:val="009F7E76"/>
    <w:rsid w:val="009F7FBE"/>
    <w:rsid w:val="00A0039B"/>
    <w:rsid w:val="00A00C4F"/>
    <w:rsid w:val="00A04849"/>
    <w:rsid w:val="00A04BC5"/>
    <w:rsid w:val="00A04DE2"/>
    <w:rsid w:val="00A05EB7"/>
    <w:rsid w:val="00A06AA0"/>
    <w:rsid w:val="00A06F53"/>
    <w:rsid w:val="00A07AAD"/>
    <w:rsid w:val="00A07B85"/>
    <w:rsid w:val="00A106EC"/>
    <w:rsid w:val="00A10DA6"/>
    <w:rsid w:val="00A110F2"/>
    <w:rsid w:val="00A12300"/>
    <w:rsid w:val="00A12DF2"/>
    <w:rsid w:val="00A135F4"/>
    <w:rsid w:val="00A15D79"/>
    <w:rsid w:val="00A22AFA"/>
    <w:rsid w:val="00A26BDD"/>
    <w:rsid w:val="00A30DAC"/>
    <w:rsid w:val="00A310FE"/>
    <w:rsid w:val="00A316DC"/>
    <w:rsid w:val="00A3206F"/>
    <w:rsid w:val="00A33D26"/>
    <w:rsid w:val="00A34719"/>
    <w:rsid w:val="00A406E7"/>
    <w:rsid w:val="00A40DFA"/>
    <w:rsid w:val="00A415CB"/>
    <w:rsid w:val="00A42528"/>
    <w:rsid w:val="00A43058"/>
    <w:rsid w:val="00A4313E"/>
    <w:rsid w:val="00A43D6A"/>
    <w:rsid w:val="00A45226"/>
    <w:rsid w:val="00A45FD0"/>
    <w:rsid w:val="00A46215"/>
    <w:rsid w:val="00A47DC1"/>
    <w:rsid w:val="00A47E9E"/>
    <w:rsid w:val="00A508C8"/>
    <w:rsid w:val="00A51F3E"/>
    <w:rsid w:val="00A55EED"/>
    <w:rsid w:val="00A56DA4"/>
    <w:rsid w:val="00A5735D"/>
    <w:rsid w:val="00A57B28"/>
    <w:rsid w:val="00A63B90"/>
    <w:rsid w:val="00A64B87"/>
    <w:rsid w:val="00A64F0F"/>
    <w:rsid w:val="00A659EB"/>
    <w:rsid w:val="00A6686D"/>
    <w:rsid w:val="00A66DD1"/>
    <w:rsid w:val="00A70C18"/>
    <w:rsid w:val="00A719A4"/>
    <w:rsid w:val="00A73061"/>
    <w:rsid w:val="00A73279"/>
    <w:rsid w:val="00A733CF"/>
    <w:rsid w:val="00A7629A"/>
    <w:rsid w:val="00A81B17"/>
    <w:rsid w:val="00A8562A"/>
    <w:rsid w:val="00A87CBF"/>
    <w:rsid w:val="00A87E43"/>
    <w:rsid w:val="00A90B12"/>
    <w:rsid w:val="00A910EA"/>
    <w:rsid w:val="00A91694"/>
    <w:rsid w:val="00A93CC1"/>
    <w:rsid w:val="00A94654"/>
    <w:rsid w:val="00A94ABE"/>
    <w:rsid w:val="00A96A81"/>
    <w:rsid w:val="00AA0DD3"/>
    <w:rsid w:val="00AA180F"/>
    <w:rsid w:val="00AA24EC"/>
    <w:rsid w:val="00AA4878"/>
    <w:rsid w:val="00AA566D"/>
    <w:rsid w:val="00AA76A3"/>
    <w:rsid w:val="00AB037D"/>
    <w:rsid w:val="00AB1046"/>
    <w:rsid w:val="00AB1943"/>
    <w:rsid w:val="00AB1F07"/>
    <w:rsid w:val="00AB2446"/>
    <w:rsid w:val="00AB3344"/>
    <w:rsid w:val="00AB4DA7"/>
    <w:rsid w:val="00AB6ADC"/>
    <w:rsid w:val="00AB738B"/>
    <w:rsid w:val="00AB7CE5"/>
    <w:rsid w:val="00AC0631"/>
    <w:rsid w:val="00AC1CAB"/>
    <w:rsid w:val="00AC1E47"/>
    <w:rsid w:val="00AC4762"/>
    <w:rsid w:val="00AC6C47"/>
    <w:rsid w:val="00AD032C"/>
    <w:rsid w:val="00AD2593"/>
    <w:rsid w:val="00AD351E"/>
    <w:rsid w:val="00AD3996"/>
    <w:rsid w:val="00AD5C5F"/>
    <w:rsid w:val="00AD5EF8"/>
    <w:rsid w:val="00AD6497"/>
    <w:rsid w:val="00AD6FF3"/>
    <w:rsid w:val="00AD729F"/>
    <w:rsid w:val="00AE0E7E"/>
    <w:rsid w:val="00AE0F37"/>
    <w:rsid w:val="00AE29E0"/>
    <w:rsid w:val="00AE4A26"/>
    <w:rsid w:val="00AE4F2E"/>
    <w:rsid w:val="00AE5207"/>
    <w:rsid w:val="00AE5399"/>
    <w:rsid w:val="00AE5DEA"/>
    <w:rsid w:val="00AE7B89"/>
    <w:rsid w:val="00AF09A5"/>
    <w:rsid w:val="00AF15CF"/>
    <w:rsid w:val="00AF2344"/>
    <w:rsid w:val="00AF359C"/>
    <w:rsid w:val="00AF4FE9"/>
    <w:rsid w:val="00AF5091"/>
    <w:rsid w:val="00AF52FA"/>
    <w:rsid w:val="00AF5CBE"/>
    <w:rsid w:val="00AF6658"/>
    <w:rsid w:val="00AF78CB"/>
    <w:rsid w:val="00B01B01"/>
    <w:rsid w:val="00B01F52"/>
    <w:rsid w:val="00B03271"/>
    <w:rsid w:val="00B055C5"/>
    <w:rsid w:val="00B0597A"/>
    <w:rsid w:val="00B06F45"/>
    <w:rsid w:val="00B07DCF"/>
    <w:rsid w:val="00B10118"/>
    <w:rsid w:val="00B1049C"/>
    <w:rsid w:val="00B108ED"/>
    <w:rsid w:val="00B12ECC"/>
    <w:rsid w:val="00B1303B"/>
    <w:rsid w:val="00B13763"/>
    <w:rsid w:val="00B149F6"/>
    <w:rsid w:val="00B165C7"/>
    <w:rsid w:val="00B16879"/>
    <w:rsid w:val="00B16D26"/>
    <w:rsid w:val="00B16EE0"/>
    <w:rsid w:val="00B1776A"/>
    <w:rsid w:val="00B2286B"/>
    <w:rsid w:val="00B2366C"/>
    <w:rsid w:val="00B23C96"/>
    <w:rsid w:val="00B23CCF"/>
    <w:rsid w:val="00B24662"/>
    <w:rsid w:val="00B2647C"/>
    <w:rsid w:val="00B27935"/>
    <w:rsid w:val="00B320CD"/>
    <w:rsid w:val="00B32C61"/>
    <w:rsid w:val="00B33145"/>
    <w:rsid w:val="00B36665"/>
    <w:rsid w:val="00B4053F"/>
    <w:rsid w:val="00B41B70"/>
    <w:rsid w:val="00B4411C"/>
    <w:rsid w:val="00B445EA"/>
    <w:rsid w:val="00B453F0"/>
    <w:rsid w:val="00B4663C"/>
    <w:rsid w:val="00B46A32"/>
    <w:rsid w:val="00B46EEB"/>
    <w:rsid w:val="00B47CCC"/>
    <w:rsid w:val="00B47F1C"/>
    <w:rsid w:val="00B50414"/>
    <w:rsid w:val="00B50928"/>
    <w:rsid w:val="00B50D4D"/>
    <w:rsid w:val="00B513FA"/>
    <w:rsid w:val="00B5189C"/>
    <w:rsid w:val="00B5313C"/>
    <w:rsid w:val="00B56E06"/>
    <w:rsid w:val="00B61AC1"/>
    <w:rsid w:val="00B61FC6"/>
    <w:rsid w:val="00B62AFD"/>
    <w:rsid w:val="00B636C1"/>
    <w:rsid w:val="00B65BE0"/>
    <w:rsid w:val="00B66761"/>
    <w:rsid w:val="00B67256"/>
    <w:rsid w:val="00B67369"/>
    <w:rsid w:val="00B7190F"/>
    <w:rsid w:val="00B73341"/>
    <w:rsid w:val="00B74A54"/>
    <w:rsid w:val="00B75892"/>
    <w:rsid w:val="00B75A72"/>
    <w:rsid w:val="00B75C87"/>
    <w:rsid w:val="00B7734A"/>
    <w:rsid w:val="00B77FFB"/>
    <w:rsid w:val="00B8037D"/>
    <w:rsid w:val="00B838FB"/>
    <w:rsid w:val="00B83987"/>
    <w:rsid w:val="00B84DB6"/>
    <w:rsid w:val="00B85F74"/>
    <w:rsid w:val="00B878B4"/>
    <w:rsid w:val="00B90C65"/>
    <w:rsid w:val="00B9219C"/>
    <w:rsid w:val="00BA1726"/>
    <w:rsid w:val="00BA22B3"/>
    <w:rsid w:val="00BA232E"/>
    <w:rsid w:val="00BA561B"/>
    <w:rsid w:val="00BA5C8A"/>
    <w:rsid w:val="00BA6136"/>
    <w:rsid w:val="00BA6FC1"/>
    <w:rsid w:val="00BA767B"/>
    <w:rsid w:val="00BB216E"/>
    <w:rsid w:val="00BB3371"/>
    <w:rsid w:val="00BB6303"/>
    <w:rsid w:val="00BB633C"/>
    <w:rsid w:val="00BB6F08"/>
    <w:rsid w:val="00BB7D91"/>
    <w:rsid w:val="00BC013E"/>
    <w:rsid w:val="00BC1C80"/>
    <w:rsid w:val="00BC1C90"/>
    <w:rsid w:val="00BC2222"/>
    <w:rsid w:val="00BC3589"/>
    <w:rsid w:val="00BC3FC6"/>
    <w:rsid w:val="00BC4833"/>
    <w:rsid w:val="00BC4D0F"/>
    <w:rsid w:val="00BC56C2"/>
    <w:rsid w:val="00BC5A4C"/>
    <w:rsid w:val="00BC77DF"/>
    <w:rsid w:val="00BD181F"/>
    <w:rsid w:val="00BD18AF"/>
    <w:rsid w:val="00BD3FF3"/>
    <w:rsid w:val="00BD4ABE"/>
    <w:rsid w:val="00BD6164"/>
    <w:rsid w:val="00BD6482"/>
    <w:rsid w:val="00BD7014"/>
    <w:rsid w:val="00BD77A2"/>
    <w:rsid w:val="00BD7F0E"/>
    <w:rsid w:val="00BD7FBF"/>
    <w:rsid w:val="00BE2F19"/>
    <w:rsid w:val="00BE457F"/>
    <w:rsid w:val="00BE4630"/>
    <w:rsid w:val="00BE4C8B"/>
    <w:rsid w:val="00BE5C37"/>
    <w:rsid w:val="00BE67FA"/>
    <w:rsid w:val="00BE7B09"/>
    <w:rsid w:val="00BF031D"/>
    <w:rsid w:val="00BF1B42"/>
    <w:rsid w:val="00BF2789"/>
    <w:rsid w:val="00BF3A2F"/>
    <w:rsid w:val="00BF4FFD"/>
    <w:rsid w:val="00BF5096"/>
    <w:rsid w:val="00BF5F61"/>
    <w:rsid w:val="00BF766A"/>
    <w:rsid w:val="00C00C35"/>
    <w:rsid w:val="00C012B4"/>
    <w:rsid w:val="00C015C8"/>
    <w:rsid w:val="00C02CC3"/>
    <w:rsid w:val="00C02E27"/>
    <w:rsid w:val="00C02F91"/>
    <w:rsid w:val="00C032F9"/>
    <w:rsid w:val="00C034AD"/>
    <w:rsid w:val="00C04032"/>
    <w:rsid w:val="00C04797"/>
    <w:rsid w:val="00C04C2F"/>
    <w:rsid w:val="00C0646F"/>
    <w:rsid w:val="00C06E3F"/>
    <w:rsid w:val="00C07BED"/>
    <w:rsid w:val="00C07F22"/>
    <w:rsid w:val="00C13DE7"/>
    <w:rsid w:val="00C14EAE"/>
    <w:rsid w:val="00C1664C"/>
    <w:rsid w:val="00C16C6E"/>
    <w:rsid w:val="00C17F77"/>
    <w:rsid w:val="00C20D5A"/>
    <w:rsid w:val="00C20F7D"/>
    <w:rsid w:val="00C21BB9"/>
    <w:rsid w:val="00C22860"/>
    <w:rsid w:val="00C23A07"/>
    <w:rsid w:val="00C24A33"/>
    <w:rsid w:val="00C24CD8"/>
    <w:rsid w:val="00C312C1"/>
    <w:rsid w:val="00C32EBD"/>
    <w:rsid w:val="00C33E62"/>
    <w:rsid w:val="00C36A43"/>
    <w:rsid w:val="00C4185C"/>
    <w:rsid w:val="00C418EF"/>
    <w:rsid w:val="00C427DB"/>
    <w:rsid w:val="00C4486D"/>
    <w:rsid w:val="00C45ECD"/>
    <w:rsid w:val="00C46445"/>
    <w:rsid w:val="00C47415"/>
    <w:rsid w:val="00C4783F"/>
    <w:rsid w:val="00C47A78"/>
    <w:rsid w:val="00C503D2"/>
    <w:rsid w:val="00C5073A"/>
    <w:rsid w:val="00C507BD"/>
    <w:rsid w:val="00C50BA1"/>
    <w:rsid w:val="00C50CCE"/>
    <w:rsid w:val="00C524F2"/>
    <w:rsid w:val="00C52DE3"/>
    <w:rsid w:val="00C5327D"/>
    <w:rsid w:val="00C541EF"/>
    <w:rsid w:val="00C558AB"/>
    <w:rsid w:val="00C5610E"/>
    <w:rsid w:val="00C629DE"/>
    <w:rsid w:val="00C63BD1"/>
    <w:rsid w:val="00C653A0"/>
    <w:rsid w:val="00C65C95"/>
    <w:rsid w:val="00C66E9C"/>
    <w:rsid w:val="00C73596"/>
    <w:rsid w:val="00C743FA"/>
    <w:rsid w:val="00C747DB"/>
    <w:rsid w:val="00C750E4"/>
    <w:rsid w:val="00C81D8D"/>
    <w:rsid w:val="00C8242F"/>
    <w:rsid w:val="00C82C38"/>
    <w:rsid w:val="00C846DA"/>
    <w:rsid w:val="00C8546F"/>
    <w:rsid w:val="00C86A55"/>
    <w:rsid w:val="00C875B0"/>
    <w:rsid w:val="00C878C3"/>
    <w:rsid w:val="00C90172"/>
    <w:rsid w:val="00C93059"/>
    <w:rsid w:val="00C93168"/>
    <w:rsid w:val="00C941B2"/>
    <w:rsid w:val="00C95D5E"/>
    <w:rsid w:val="00CA0DD8"/>
    <w:rsid w:val="00CA38CF"/>
    <w:rsid w:val="00CA3ED7"/>
    <w:rsid w:val="00CA4FCC"/>
    <w:rsid w:val="00CA7ED5"/>
    <w:rsid w:val="00CB1305"/>
    <w:rsid w:val="00CB3094"/>
    <w:rsid w:val="00CB463B"/>
    <w:rsid w:val="00CB6497"/>
    <w:rsid w:val="00CB6D90"/>
    <w:rsid w:val="00CB789A"/>
    <w:rsid w:val="00CC02F6"/>
    <w:rsid w:val="00CC20A7"/>
    <w:rsid w:val="00CC3D12"/>
    <w:rsid w:val="00CC3E81"/>
    <w:rsid w:val="00CC4A15"/>
    <w:rsid w:val="00CC5633"/>
    <w:rsid w:val="00CC59CC"/>
    <w:rsid w:val="00CC5FCC"/>
    <w:rsid w:val="00CC6827"/>
    <w:rsid w:val="00CC7E58"/>
    <w:rsid w:val="00CD11DD"/>
    <w:rsid w:val="00CD135F"/>
    <w:rsid w:val="00CD1B12"/>
    <w:rsid w:val="00CD1D92"/>
    <w:rsid w:val="00CE2887"/>
    <w:rsid w:val="00CE2949"/>
    <w:rsid w:val="00CE2E4D"/>
    <w:rsid w:val="00CE35B8"/>
    <w:rsid w:val="00CE36C3"/>
    <w:rsid w:val="00CE3A44"/>
    <w:rsid w:val="00CE5BD0"/>
    <w:rsid w:val="00CE5F43"/>
    <w:rsid w:val="00CE68EF"/>
    <w:rsid w:val="00CE7220"/>
    <w:rsid w:val="00CF0C97"/>
    <w:rsid w:val="00CF0E0D"/>
    <w:rsid w:val="00CF14C3"/>
    <w:rsid w:val="00CF24F0"/>
    <w:rsid w:val="00CF2502"/>
    <w:rsid w:val="00CF4936"/>
    <w:rsid w:val="00CF5061"/>
    <w:rsid w:val="00CF5233"/>
    <w:rsid w:val="00CF5594"/>
    <w:rsid w:val="00CF5842"/>
    <w:rsid w:val="00D00909"/>
    <w:rsid w:val="00D00D92"/>
    <w:rsid w:val="00D012CE"/>
    <w:rsid w:val="00D013FF"/>
    <w:rsid w:val="00D04E62"/>
    <w:rsid w:val="00D06866"/>
    <w:rsid w:val="00D06F99"/>
    <w:rsid w:val="00D07EF7"/>
    <w:rsid w:val="00D13251"/>
    <w:rsid w:val="00D14345"/>
    <w:rsid w:val="00D15913"/>
    <w:rsid w:val="00D15B31"/>
    <w:rsid w:val="00D168D4"/>
    <w:rsid w:val="00D16CE3"/>
    <w:rsid w:val="00D2136F"/>
    <w:rsid w:val="00D2699C"/>
    <w:rsid w:val="00D26C42"/>
    <w:rsid w:val="00D27C9C"/>
    <w:rsid w:val="00D31944"/>
    <w:rsid w:val="00D32C54"/>
    <w:rsid w:val="00D33FD7"/>
    <w:rsid w:val="00D352B3"/>
    <w:rsid w:val="00D35C5E"/>
    <w:rsid w:val="00D363BF"/>
    <w:rsid w:val="00D4036F"/>
    <w:rsid w:val="00D41C4A"/>
    <w:rsid w:val="00D42D9F"/>
    <w:rsid w:val="00D438BB"/>
    <w:rsid w:val="00D45195"/>
    <w:rsid w:val="00D47D76"/>
    <w:rsid w:val="00D512D9"/>
    <w:rsid w:val="00D52035"/>
    <w:rsid w:val="00D52894"/>
    <w:rsid w:val="00D53615"/>
    <w:rsid w:val="00D537F6"/>
    <w:rsid w:val="00D555E9"/>
    <w:rsid w:val="00D569B6"/>
    <w:rsid w:val="00D5777F"/>
    <w:rsid w:val="00D57DD5"/>
    <w:rsid w:val="00D64F36"/>
    <w:rsid w:val="00D65829"/>
    <w:rsid w:val="00D66102"/>
    <w:rsid w:val="00D66554"/>
    <w:rsid w:val="00D66C76"/>
    <w:rsid w:val="00D66F8E"/>
    <w:rsid w:val="00D67148"/>
    <w:rsid w:val="00D67972"/>
    <w:rsid w:val="00D723EA"/>
    <w:rsid w:val="00D72C57"/>
    <w:rsid w:val="00D730BE"/>
    <w:rsid w:val="00D7380A"/>
    <w:rsid w:val="00D741BF"/>
    <w:rsid w:val="00D74D75"/>
    <w:rsid w:val="00D75B17"/>
    <w:rsid w:val="00D7735D"/>
    <w:rsid w:val="00D77D82"/>
    <w:rsid w:val="00D80460"/>
    <w:rsid w:val="00D80CF6"/>
    <w:rsid w:val="00D813C8"/>
    <w:rsid w:val="00D82793"/>
    <w:rsid w:val="00D83679"/>
    <w:rsid w:val="00D8406B"/>
    <w:rsid w:val="00D84895"/>
    <w:rsid w:val="00D84E77"/>
    <w:rsid w:val="00D85906"/>
    <w:rsid w:val="00D86EF8"/>
    <w:rsid w:val="00D92769"/>
    <w:rsid w:val="00D943D4"/>
    <w:rsid w:val="00D965A2"/>
    <w:rsid w:val="00D965D8"/>
    <w:rsid w:val="00D978D1"/>
    <w:rsid w:val="00DA053A"/>
    <w:rsid w:val="00DA0A97"/>
    <w:rsid w:val="00DA13B4"/>
    <w:rsid w:val="00DA2682"/>
    <w:rsid w:val="00DA387A"/>
    <w:rsid w:val="00DA3BEE"/>
    <w:rsid w:val="00DA66C7"/>
    <w:rsid w:val="00DA6D3F"/>
    <w:rsid w:val="00DA6E2D"/>
    <w:rsid w:val="00DA7A3F"/>
    <w:rsid w:val="00DB27C9"/>
    <w:rsid w:val="00DB30BC"/>
    <w:rsid w:val="00DB33DB"/>
    <w:rsid w:val="00DB433D"/>
    <w:rsid w:val="00DB468B"/>
    <w:rsid w:val="00DB61EB"/>
    <w:rsid w:val="00DB6554"/>
    <w:rsid w:val="00DB6A60"/>
    <w:rsid w:val="00DB7819"/>
    <w:rsid w:val="00DB7D0F"/>
    <w:rsid w:val="00DC0936"/>
    <w:rsid w:val="00DC0B8A"/>
    <w:rsid w:val="00DC14C5"/>
    <w:rsid w:val="00DC1FE6"/>
    <w:rsid w:val="00DC2376"/>
    <w:rsid w:val="00DC2481"/>
    <w:rsid w:val="00DC3666"/>
    <w:rsid w:val="00DC3E32"/>
    <w:rsid w:val="00DC4949"/>
    <w:rsid w:val="00DC4CAF"/>
    <w:rsid w:val="00DC5331"/>
    <w:rsid w:val="00DC54D4"/>
    <w:rsid w:val="00DD07B8"/>
    <w:rsid w:val="00DD0E9F"/>
    <w:rsid w:val="00DD38D8"/>
    <w:rsid w:val="00DD7775"/>
    <w:rsid w:val="00DD7B6A"/>
    <w:rsid w:val="00DD7E94"/>
    <w:rsid w:val="00DD7F23"/>
    <w:rsid w:val="00DE0EA2"/>
    <w:rsid w:val="00DE315F"/>
    <w:rsid w:val="00DE31AC"/>
    <w:rsid w:val="00DE3CD6"/>
    <w:rsid w:val="00DE4174"/>
    <w:rsid w:val="00DE59A0"/>
    <w:rsid w:val="00DE5D0A"/>
    <w:rsid w:val="00DE645B"/>
    <w:rsid w:val="00DE6C89"/>
    <w:rsid w:val="00DF0877"/>
    <w:rsid w:val="00DF0D6A"/>
    <w:rsid w:val="00DF0E63"/>
    <w:rsid w:val="00DF130A"/>
    <w:rsid w:val="00DF345A"/>
    <w:rsid w:val="00DF3C63"/>
    <w:rsid w:val="00DF4C9F"/>
    <w:rsid w:val="00DF6FF8"/>
    <w:rsid w:val="00E0042C"/>
    <w:rsid w:val="00E01209"/>
    <w:rsid w:val="00E01898"/>
    <w:rsid w:val="00E028DB"/>
    <w:rsid w:val="00E02C42"/>
    <w:rsid w:val="00E031D8"/>
    <w:rsid w:val="00E03281"/>
    <w:rsid w:val="00E03692"/>
    <w:rsid w:val="00E07898"/>
    <w:rsid w:val="00E07B9C"/>
    <w:rsid w:val="00E1004C"/>
    <w:rsid w:val="00E11051"/>
    <w:rsid w:val="00E13171"/>
    <w:rsid w:val="00E13F7A"/>
    <w:rsid w:val="00E17AD7"/>
    <w:rsid w:val="00E20275"/>
    <w:rsid w:val="00E207FC"/>
    <w:rsid w:val="00E21606"/>
    <w:rsid w:val="00E22433"/>
    <w:rsid w:val="00E22709"/>
    <w:rsid w:val="00E2514A"/>
    <w:rsid w:val="00E2721F"/>
    <w:rsid w:val="00E27307"/>
    <w:rsid w:val="00E30664"/>
    <w:rsid w:val="00E31E74"/>
    <w:rsid w:val="00E32341"/>
    <w:rsid w:val="00E340D4"/>
    <w:rsid w:val="00E34DC2"/>
    <w:rsid w:val="00E37659"/>
    <w:rsid w:val="00E37A51"/>
    <w:rsid w:val="00E40310"/>
    <w:rsid w:val="00E41112"/>
    <w:rsid w:val="00E41BD8"/>
    <w:rsid w:val="00E42B5C"/>
    <w:rsid w:val="00E45CBC"/>
    <w:rsid w:val="00E51409"/>
    <w:rsid w:val="00E51DC0"/>
    <w:rsid w:val="00E529BF"/>
    <w:rsid w:val="00E53B45"/>
    <w:rsid w:val="00E54622"/>
    <w:rsid w:val="00E55449"/>
    <w:rsid w:val="00E55A69"/>
    <w:rsid w:val="00E5658C"/>
    <w:rsid w:val="00E5672C"/>
    <w:rsid w:val="00E56BF7"/>
    <w:rsid w:val="00E56D0F"/>
    <w:rsid w:val="00E570B3"/>
    <w:rsid w:val="00E576B9"/>
    <w:rsid w:val="00E61B16"/>
    <w:rsid w:val="00E63360"/>
    <w:rsid w:val="00E63A36"/>
    <w:rsid w:val="00E63A89"/>
    <w:rsid w:val="00E63E33"/>
    <w:rsid w:val="00E66976"/>
    <w:rsid w:val="00E67445"/>
    <w:rsid w:val="00E70043"/>
    <w:rsid w:val="00E70E2F"/>
    <w:rsid w:val="00E71FBA"/>
    <w:rsid w:val="00E73E59"/>
    <w:rsid w:val="00E74171"/>
    <w:rsid w:val="00E76DCF"/>
    <w:rsid w:val="00E806ED"/>
    <w:rsid w:val="00E81206"/>
    <w:rsid w:val="00E82CB3"/>
    <w:rsid w:val="00E82FCF"/>
    <w:rsid w:val="00E84A5C"/>
    <w:rsid w:val="00E852F7"/>
    <w:rsid w:val="00E85A29"/>
    <w:rsid w:val="00E85E54"/>
    <w:rsid w:val="00E85F4A"/>
    <w:rsid w:val="00E86C70"/>
    <w:rsid w:val="00E878CC"/>
    <w:rsid w:val="00E87FF7"/>
    <w:rsid w:val="00E90DBC"/>
    <w:rsid w:val="00E91316"/>
    <w:rsid w:val="00E92129"/>
    <w:rsid w:val="00E93F93"/>
    <w:rsid w:val="00E94CFD"/>
    <w:rsid w:val="00E96063"/>
    <w:rsid w:val="00E96E80"/>
    <w:rsid w:val="00E96FAD"/>
    <w:rsid w:val="00E975FF"/>
    <w:rsid w:val="00E97668"/>
    <w:rsid w:val="00EA019A"/>
    <w:rsid w:val="00EA12A0"/>
    <w:rsid w:val="00EA1F43"/>
    <w:rsid w:val="00EA3423"/>
    <w:rsid w:val="00EA3941"/>
    <w:rsid w:val="00EA39BA"/>
    <w:rsid w:val="00EA3BBB"/>
    <w:rsid w:val="00EA3D88"/>
    <w:rsid w:val="00EA516C"/>
    <w:rsid w:val="00EA5AA5"/>
    <w:rsid w:val="00EA5E31"/>
    <w:rsid w:val="00EA5F8E"/>
    <w:rsid w:val="00EA66FA"/>
    <w:rsid w:val="00EA6EB5"/>
    <w:rsid w:val="00EA7952"/>
    <w:rsid w:val="00EB08D3"/>
    <w:rsid w:val="00EB0C5B"/>
    <w:rsid w:val="00EB0E43"/>
    <w:rsid w:val="00EB0EEB"/>
    <w:rsid w:val="00EB16C5"/>
    <w:rsid w:val="00EB2263"/>
    <w:rsid w:val="00EB2B5B"/>
    <w:rsid w:val="00EB45F3"/>
    <w:rsid w:val="00EB4DB9"/>
    <w:rsid w:val="00EB52F2"/>
    <w:rsid w:val="00EB53AB"/>
    <w:rsid w:val="00EB59B6"/>
    <w:rsid w:val="00EB5AC9"/>
    <w:rsid w:val="00EB5FE6"/>
    <w:rsid w:val="00EB61D5"/>
    <w:rsid w:val="00EB629A"/>
    <w:rsid w:val="00EB7D5A"/>
    <w:rsid w:val="00EC0247"/>
    <w:rsid w:val="00EC0A27"/>
    <w:rsid w:val="00EC0C3E"/>
    <w:rsid w:val="00EC1E30"/>
    <w:rsid w:val="00EC42BE"/>
    <w:rsid w:val="00EC46D6"/>
    <w:rsid w:val="00EC4ABF"/>
    <w:rsid w:val="00EC4EB8"/>
    <w:rsid w:val="00EC4F91"/>
    <w:rsid w:val="00EC62DB"/>
    <w:rsid w:val="00EC7019"/>
    <w:rsid w:val="00EC755E"/>
    <w:rsid w:val="00EC778B"/>
    <w:rsid w:val="00EC7C22"/>
    <w:rsid w:val="00ED0075"/>
    <w:rsid w:val="00ED1774"/>
    <w:rsid w:val="00ED28BB"/>
    <w:rsid w:val="00ED312B"/>
    <w:rsid w:val="00EE1055"/>
    <w:rsid w:val="00EE1401"/>
    <w:rsid w:val="00EE217E"/>
    <w:rsid w:val="00EE3897"/>
    <w:rsid w:val="00EE398C"/>
    <w:rsid w:val="00EE3CA6"/>
    <w:rsid w:val="00EE6750"/>
    <w:rsid w:val="00EE6786"/>
    <w:rsid w:val="00EE68DE"/>
    <w:rsid w:val="00EE730D"/>
    <w:rsid w:val="00EF0DAD"/>
    <w:rsid w:val="00EF1343"/>
    <w:rsid w:val="00EF137F"/>
    <w:rsid w:val="00EF17D9"/>
    <w:rsid w:val="00EF2BB6"/>
    <w:rsid w:val="00EF3546"/>
    <w:rsid w:val="00EF37BF"/>
    <w:rsid w:val="00EF3F98"/>
    <w:rsid w:val="00EF6ADC"/>
    <w:rsid w:val="00F00E8C"/>
    <w:rsid w:val="00F01092"/>
    <w:rsid w:val="00F02AE1"/>
    <w:rsid w:val="00F02F20"/>
    <w:rsid w:val="00F03633"/>
    <w:rsid w:val="00F03737"/>
    <w:rsid w:val="00F0388A"/>
    <w:rsid w:val="00F03905"/>
    <w:rsid w:val="00F0416A"/>
    <w:rsid w:val="00F06D45"/>
    <w:rsid w:val="00F06DCC"/>
    <w:rsid w:val="00F079DB"/>
    <w:rsid w:val="00F1017A"/>
    <w:rsid w:val="00F105FF"/>
    <w:rsid w:val="00F107CA"/>
    <w:rsid w:val="00F108A7"/>
    <w:rsid w:val="00F121CA"/>
    <w:rsid w:val="00F12309"/>
    <w:rsid w:val="00F132F7"/>
    <w:rsid w:val="00F14CA4"/>
    <w:rsid w:val="00F20470"/>
    <w:rsid w:val="00F23D0A"/>
    <w:rsid w:val="00F24DD6"/>
    <w:rsid w:val="00F25167"/>
    <w:rsid w:val="00F266A9"/>
    <w:rsid w:val="00F27C2C"/>
    <w:rsid w:val="00F3068A"/>
    <w:rsid w:val="00F31BB9"/>
    <w:rsid w:val="00F33615"/>
    <w:rsid w:val="00F365CE"/>
    <w:rsid w:val="00F368A8"/>
    <w:rsid w:val="00F40575"/>
    <w:rsid w:val="00F4097A"/>
    <w:rsid w:val="00F40A91"/>
    <w:rsid w:val="00F40E5C"/>
    <w:rsid w:val="00F41C55"/>
    <w:rsid w:val="00F441A3"/>
    <w:rsid w:val="00F443C0"/>
    <w:rsid w:val="00F453C0"/>
    <w:rsid w:val="00F478DF"/>
    <w:rsid w:val="00F47940"/>
    <w:rsid w:val="00F50DF8"/>
    <w:rsid w:val="00F52E29"/>
    <w:rsid w:val="00F541FE"/>
    <w:rsid w:val="00F569D2"/>
    <w:rsid w:val="00F612A7"/>
    <w:rsid w:val="00F61A55"/>
    <w:rsid w:val="00F61BF1"/>
    <w:rsid w:val="00F64A1B"/>
    <w:rsid w:val="00F667D8"/>
    <w:rsid w:val="00F66D14"/>
    <w:rsid w:val="00F66DAE"/>
    <w:rsid w:val="00F6765E"/>
    <w:rsid w:val="00F72254"/>
    <w:rsid w:val="00F72E55"/>
    <w:rsid w:val="00F7500A"/>
    <w:rsid w:val="00F7610B"/>
    <w:rsid w:val="00F77042"/>
    <w:rsid w:val="00F77C66"/>
    <w:rsid w:val="00F80A5F"/>
    <w:rsid w:val="00F8113B"/>
    <w:rsid w:val="00F834A2"/>
    <w:rsid w:val="00F83C42"/>
    <w:rsid w:val="00F84724"/>
    <w:rsid w:val="00F84B31"/>
    <w:rsid w:val="00F85293"/>
    <w:rsid w:val="00F853E8"/>
    <w:rsid w:val="00F858E1"/>
    <w:rsid w:val="00F87AD0"/>
    <w:rsid w:val="00F87CC2"/>
    <w:rsid w:val="00F87DBD"/>
    <w:rsid w:val="00F9056B"/>
    <w:rsid w:val="00F907BE"/>
    <w:rsid w:val="00F91A61"/>
    <w:rsid w:val="00F91B9F"/>
    <w:rsid w:val="00F91CD5"/>
    <w:rsid w:val="00F949BC"/>
    <w:rsid w:val="00F95294"/>
    <w:rsid w:val="00F95CDC"/>
    <w:rsid w:val="00F96B73"/>
    <w:rsid w:val="00FA0FB6"/>
    <w:rsid w:val="00FA2AAB"/>
    <w:rsid w:val="00FA605E"/>
    <w:rsid w:val="00FA6112"/>
    <w:rsid w:val="00FA68D4"/>
    <w:rsid w:val="00FB39FB"/>
    <w:rsid w:val="00FB48DD"/>
    <w:rsid w:val="00FB541F"/>
    <w:rsid w:val="00FB7123"/>
    <w:rsid w:val="00FB767C"/>
    <w:rsid w:val="00FB795F"/>
    <w:rsid w:val="00FC0A67"/>
    <w:rsid w:val="00FC3B59"/>
    <w:rsid w:val="00FC4B9A"/>
    <w:rsid w:val="00FC5C76"/>
    <w:rsid w:val="00FC7F2D"/>
    <w:rsid w:val="00FD1133"/>
    <w:rsid w:val="00FD188B"/>
    <w:rsid w:val="00FD38A1"/>
    <w:rsid w:val="00FD707D"/>
    <w:rsid w:val="00FE2C4A"/>
    <w:rsid w:val="00FE3308"/>
    <w:rsid w:val="00FE37B0"/>
    <w:rsid w:val="00FE489E"/>
    <w:rsid w:val="00FE4B0B"/>
    <w:rsid w:val="00FE5943"/>
    <w:rsid w:val="00FE5FDA"/>
    <w:rsid w:val="00FE74C9"/>
    <w:rsid w:val="00FE75EF"/>
    <w:rsid w:val="00FF08DF"/>
    <w:rsid w:val="00FF0A90"/>
    <w:rsid w:val="00FF1B57"/>
    <w:rsid w:val="00FF4C0A"/>
    <w:rsid w:val="00FF531D"/>
    <w:rsid w:val="00FF53F2"/>
    <w:rsid w:val="00FF726F"/>
    <w:rsid w:val="00FF72C5"/>
    <w:rsid w:val="01FC00B7"/>
    <w:rsid w:val="05ABDB72"/>
    <w:rsid w:val="078DA54C"/>
    <w:rsid w:val="0B43056E"/>
    <w:rsid w:val="1C968B24"/>
    <w:rsid w:val="22334FB6"/>
    <w:rsid w:val="287DFEEB"/>
    <w:rsid w:val="28C24BDB"/>
    <w:rsid w:val="32EC1F8E"/>
    <w:rsid w:val="3BA71C2C"/>
    <w:rsid w:val="41CF2380"/>
    <w:rsid w:val="4A35C888"/>
    <w:rsid w:val="6325C6E6"/>
    <w:rsid w:val="6FD3EDC7"/>
    <w:rsid w:val="7B69D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D5E2"/>
  <w15:chartTrackingRefBased/>
  <w15:docId w15:val="{96195417-E422-4FB9-808D-237C622E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19"/>
    <w:rPr>
      <w:rFonts w:ascii="Times New Roman" w:eastAsia="Times New Roman" w:hAnsi="Times New Roman" w:cs="Times New Roman"/>
    </w:rPr>
  </w:style>
  <w:style w:type="paragraph" w:styleId="Heading1">
    <w:name w:val="heading 1"/>
    <w:basedOn w:val="Normal"/>
    <w:next w:val="Normal"/>
    <w:link w:val="Heading1Char"/>
    <w:uiPriority w:val="9"/>
    <w:qFormat/>
    <w:rsid w:val="004045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1E4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093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3425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4B0"/>
    <w:pPr>
      <w:tabs>
        <w:tab w:val="center" w:pos="4680"/>
        <w:tab w:val="right" w:pos="9360"/>
      </w:tabs>
    </w:pPr>
  </w:style>
  <w:style w:type="character" w:customStyle="1" w:styleId="HeaderChar">
    <w:name w:val="Header Char"/>
    <w:basedOn w:val="DefaultParagraphFont"/>
    <w:link w:val="Header"/>
    <w:uiPriority w:val="99"/>
    <w:rsid w:val="009634B0"/>
    <w:rPr>
      <w:rFonts w:ascii="Times New Roman" w:eastAsia="Times New Roman" w:hAnsi="Times New Roman" w:cs="Times New Roman"/>
      <w:lang w:val="en-US"/>
    </w:rPr>
  </w:style>
  <w:style w:type="paragraph" w:styleId="Footer">
    <w:name w:val="footer"/>
    <w:basedOn w:val="Normal"/>
    <w:link w:val="FooterChar"/>
    <w:uiPriority w:val="99"/>
    <w:unhideWhenUsed/>
    <w:rsid w:val="009634B0"/>
    <w:pPr>
      <w:tabs>
        <w:tab w:val="center" w:pos="4680"/>
        <w:tab w:val="right" w:pos="9360"/>
      </w:tabs>
    </w:pPr>
  </w:style>
  <w:style w:type="character" w:customStyle="1" w:styleId="FooterChar">
    <w:name w:val="Footer Char"/>
    <w:basedOn w:val="DefaultParagraphFont"/>
    <w:link w:val="Footer"/>
    <w:uiPriority w:val="99"/>
    <w:rsid w:val="009634B0"/>
    <w:rPr>
      <w:rFonts w:ascii="Times New Roman" w:eastAsia="Times New Roman" w:hAnsi="Times New Roman" w:cs="Times New Roman"/>
      <w:lang w:val="en-US"/>
    </w:rPr>
  </w:style>
  <w:style w:type="paragraph" w:styleId="FootnoteText">
    <w:name w:val="footnote text"/>
    <w:basedOn w:val="Normal"/>
    <w:link w:val="FootnoteTextChar"/>
    <w:uiPriority w:val="99"/>
    <w:semiHidden/>
    <w:unhideWhenUsed/>
    <w:rsid w:val="00597BA1"/>
    <w:rPr>
      <w:sz w:val="20"/>
      <w:szCs w:val="20"/>
    </w:rPr>
  </w:style>
  <w:style w:type="character" w:customStyle="1" w:styleId="FootnoteTextChar">
    <w:name w:val="Footnote Text Char"/>
    <w:basedOn w:val="DefaultParagraphFont"/>
    <w:link w:val="FootnoteText"/>
    <w:uiPriority w:val="99"/>
    <w:semiHidden/>
    <w:rsid w:val="00597BA1"/>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597BA1"/>
    <w:rPr>
      <w:vertAlign w:val="superscript"/>
    </w:rPr>
  </w:style>
  <w:style w:type="paragraph" w:styleId="ListParagraph">
    <w:name w:val="List Paragraph"/>
    <w:aliases w:val="List1,titulo 3,Bullet,Numbered Paragraph,Bolita,Numerado informes,Tasks,Bullet List,FooterText,numbered,Paragraphe de liste1,lp1,Use Case List Paragraph,Paragraph,Bullets,Fluvial1,Ha,Cuadrícula clara - Énfasis 31,Normal. Viñetas,HOJA,DH1"/>
    <w:basedOn w:val="Normal"/>
    <w:link w:val="ListParagraphChar"/>
    <w:uiPriority w:val="34"/>
    <w:qFormat/>
    <w:rsid w:val="00FF726F"/>
    <w:pPr>
      <w:ind w:left="720"/>
      <w:contextualSpacing/>
    </w:pPr>
  </w:style>
  <w:style w:type="table" w:styleId="PlainTable1">
    <w:name w:val="Plain Table 1"/>
    <w:basedOn w:val="TableNormal"/>
    <w:uiPriority w:val="41"/>
    <w:rsid w:val="00AE4A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B08D3"/>
    <w:rPr>
      <w:sz w:val="22"/>
      <w:szCs w:val="22"/>
      <w:lang w:val="es-CO"/>
    </w:rPr>
  </w:style>
  <w:style w:type="character" w:styleId="Hyperlink">
    <w:name w:val="Hyperlink"/>
    <w:basedOn w:val="DefaultParagraphFont"/>
    <w:uiPriority w:val="99"/>
    <w:unhideWhenUsed/>
    <w:rsid w:val="001C1966"/>
    <w:rPr>
      <w:color w:val="0563C1" w:themeColor="hyperlink"/>
      <w:u w:val="single"/>
    </w:rPr>
  </w:style>
  <w:style w:type="character" w:styleId="UnresolvedMention">
    <w:name w:val="Unresolved Mention"/>
    <w:basedOn w:val="DefaultParagraphFont"/>
    <w:uiPriority w:val="99"/>
    <w:semiHidden/>
    <w:unhideWhenUsed/>
    <w:rsid w:val="001C1966"/>
    <w:rPr>
      <w:color w:val="605E5C"/>
      <w:shd w:val="clear" w:color="auto" w:fill="E1DFDD"/>
    </w:rPr>
  </w:style>
  <w:style w:type="character" w:styleId="CommentReference">
    <w:name w:val="annotation reference"/>
    <w:basedOn w:val="DefaultParagraphFont"/>
    <w:uiPriority w:val="99"/>
    <w:semiHidden/>
    <w:unhideWhenUsed/>
    <w:rsid w:val="00DA6D3F"/>
    <w:rPr>
      <w:sz w:val="16"/>
      <w:szCs w:val="16"/>
    </w:rPr>
  </w:style>
  <w:style w:type="paragraph" w:styleId="CommentText">
    <w:name w:val="annotation text"/>
    <w:basedOn w:val="Normal"/>
    <w:link w:val="CommentTextChar"/>
    <w:uiPriority w:val="99"/>
    <w:unhideWhenUsed/>
    <w:rsid w:val="00DA6D3F"/>
    <w:rPr>
      <w:sz w:val="20"/>
      <w:szCs w:val="20"/>
    </w:rPr>
  </w:style>
  <w:style w:type="character" w:customStyle="1" w:styleId="CommentTextChar">
    <w:name w:val="Comment Text Char"/>
    <w:basedOn w:val="DefaultParagraphFont"/>
    <w:link w:val="CommentText"/>
    <w:uiPriority w:val="99"/>
    <w:rsid w:val="00DA6D3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6D3F"/>
    <w:rPr>
      <w:b/>
      <w:bCs/>
    </w:rPr>
  </w:style>
  <w:style w:type="character" w:customStyle="1" w:styleId="CommentSubjectChar">
    <w:name w:val="Comment Subject Char"/>
    <w:basedOn w:val="CommentTextChar"/>
    <w:link w:val="CommentSubject"/>
    <w:uiPriority w:val="99"/>
    <w:semiHidden/>
    <w:rsid w:val="00DA6D3F"/>
    <w:rPr>
      <w:rFonts w:ascii="Times New Roman" w:eastAsia="Times New Roman" w:hAnsi="Times New Roman" w:cs="Times New Roman"/>
      <w:b/>
      <w:bCs/>
      <w:sz w:val="20"/>
      <w:szCs w:val="20"/>
    </w:rPr>
  </w:style>
  <w:style w:type="paragraph" w:styleId="Revision">
    <w:name w:val="Revision"/>
    <w:hidden/>
    <w:uiPriority w:val="99"/>
    <w:semiHidden/>
    <w:rsid w:val="00F079D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0458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1E4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C093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534259"/>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92714D"/>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6D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B32C61"/>
    <w:pPr>
      <w:spacing w:after="160" w:line="278" w:lineRule="auto"/>
    </w:pPr>
    <w:rPr>
      <w:rFonts w:asciiTheme="minorHAnsi" w:eastAsiaTheme="minorHAnsi" w:hAnsiTheme="minorHAnsi" w:cstheme="minorBidi"/>
      <w:kern w:val="2"/>
      <w14:ligatures w14:val="standardContextual"/>
    </w:rPr>
  </w:style>
  <w:style w:type="paragraph" w:styleId="Title">
    <w:name w:val="Title"/>
    <w:basedOn w:val="Normal"/>
    <w:next w:val="Normal"/>
    <w:link w:val="TitleChar"/>
    <w:uiPriority w:val="10"/>
    <w:qFormat/>
    <w:rsid w:val="006459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910"/>
    <w:rPr>
      <w:rFonts w:asciiTheme="majorHAnsi" w:eastAsiaTheme="majorEastAsia" w:hAnsiTheme="majorHAnsi" w:cstheme="majorBidi"/>
      <w:spacing w:val="-10"/>
      <w:kern w:val="28"/>
      <w:sz w:val="56"/>
      <w:szCs w:val="56"/>
    </w:rPr>
  </w:style>
  <w:style w:type="character" w:customStyle="1" w:styleId="ListParagraphChar">
    <w:name w:val="List Paragraph Char"/>
    <w:aliases w:val="List1 Char,titulo 3 Char,Bullet Char,Numbered Paragraph Char,Bolita Char,Numerado informes Char,Tasks Char,Bullet List Char,FooterText Char,numbered Char,Paragraphe de liste1 Char,lp1 Char,Use Case List Paragraph Char,Paragraph Char"/>
    <w:link w:val="ListParagraph"/>
    <w:uiPriority w:val="34"/>
    <w:qFormat/>
    <w:locked/>
    <w:rsid w:val="00CF5842"/>
    <w:rPr>
      <w:rFonts w:ascii="Times New Roman" w:eastAsia="Times New Roman" w:hAnsi="Times New Roman" w:cs="Times New Roman"/>
    </w:rPr>
  </w:style>
  <w:style w:type="character" w:styleId="Mention">
    <w:name w:val="Mention"/>
    <w:basedOn w:val="DefaultParagraphFont"/>
    <w:uiPriority w:val="99"/>
    <w:unhideWhenUsed/>
    <w:rsid w:val="003C6A9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7214">
      <w:bodyDiv w:val="1"/>
      <w:marLeft w:val="0"/>
      <w:marRight w:val="0"/>
      <w:marTop w:val="0"/>
      <w:marBottom w:val="0"/>
      <w:divBdr>
        <w:top w:val="none" w:sz="0" w:space="0" w:color="auto"/>
        <w:left w:val="none" w:sz="0" w:space="0" w:color="auto"/>
        <w:bottom w:val="none" w:sz="0" w:space="0" w:color="auto"/>
        <w:right w:val="none" w:sz="0" w:space="0" w:color="auto"/>
      </w:divBdr>
    </w:div>
    <w:div w:id="12610272">
      <w:bodyDiv w:val="1"/>
      <w:marLeft w:val="0"/>
      <w:marRight w:val="0"/>
      <w:marTop w:val="0"/>
      <w:marBottom w:val="0"/>
      <w:divBdr>
        <w:top w:val="none" w:sz="0" w:space="0" w:color="auto"/>
        <w:left w:val="none" w:sz="0" w:space="0" w:color="auto"/>
        <w:bottom w:val="none" w:sz="0" w:space="0" w:color="auto"/>
        <w:right w:val="none" w:sz="0" w:space="0" w:color="auto"/>
      </w:divBdr>
    </w:div>
    <w:div w:id="21707377">
      <w:bodyDiv w:val="1"/>
      <w:marLeft w:val="0"/>
      <w:marRight w:val="0"/>
      <w:marTop w:val="0"/>
      <w:marBottom w:val="0"/>
      <w:divBdr>
        <w:top w:val="none" w:sz="0" w:space="0" w:color="auto"/>
        <w:left w:val="none" w:sz="0" w:space="0" w:color="auto"/>
        <w:bottom w:val="none" w:sz="0" w:space="0" w:color="auto"/>
        <w:right w:val="none" w:sz="0" w:space="0" w:color="auto"/>
      </w:divBdr>
    </w:div>
    <w:div w:id="27873162">
      <w:bodyDiv w:val="1"/>
      <w:marLeft w:val="0"/>
      <w:marRight w:val="0"/>
      <w:marTop w:val="0"/>
      <w:marBottom w:val="0"/>
      <w:divBdr>
        <w:top w:val="none" w:sz="0" w:space="0" w:color="auto"/>
        <w:left w:val="none" w:sz="0" w:space="0" w:color="auto"/>
        <w:bottom w:val="none" w:sz="0" w:space="0" w:color="auto"/>
        <w:right w:val="none" w:sz="0" w:space="0" w:color="auto"/>
      </w:divBdr>
    </w:div>
    <w:div w:id="28336552">
      <w:bodyDiv w:val="1"/>
      <w:marLeft w:val="0"/>
      <w:marRight w:val="0"/>
      <w:marTop w:val="0"/>
      <w:marBottom w:val="0"/>
      <w:divBdr>
        <w:top w:val="none" w:sz="0" w:space="0" w:color="auto"/>
        <w:left w:val="none" w:sz="0" w:space="0" w:color="auto"/>
        <w:bottom w:val="none" w:sz="0" w:space="0" w:color="auto"/>
        <w:right w:val="none" w:sz="0" w:space="0" w:color="auto"/>
      </w:divBdr>
    </w:div>
    <w:div w:id="33357906">
      <w:bodyDiv w:val="1"/>
      <w:marLeft w:val="0"/>
      <w:marRight w:val="0"/>
      <w:marTop w:val="0"/>
      <w:marBottom w:val="0"/>
      <w:divBdr>
        <w:top w:val="none" w:sz="0" w:space="0" w:color="auto"/>
        <w:left w:val="none" w:sz="0" w:space="0" w:color="auto"/>
        <w:bottom w:val="none" w:sz="0" w:space="0" w:color="auto"/>
        <w:right w:val="none" w:sz="0" w:space="0" w:color="auto"/>
      </w:divBdr>
    </w:div>
    <w:div w:id="33773009">
      <w:bodyDiv w:val="1"/>
      <w:marLeft w:val="0"/>
      <w:marRight w:val="0"/>
      <w:marTop w:val="0"/>
      <w:marBottom w:val="0"/>
      <w:divBdr>
        <w:top w:val="none" w:sz="0" w:space="0" w:color="auto"/>
        <w:left w:val="none" w:sz="0" w:space="0" w:color="auto"/>
        <w:bottom w:val="none" w:sz="0" w:space="0" w:color="auto"/>
        <w:right w:val="none" w:sz="0" w:space="0" w:color="auto"/>
      </w:divBdr>
    </w:div>
    <w:div w:id="34475317">
      <w:bodyDiv w:val="1"/>
      <w:marLeft w:val="0"/>
      <w:marRight w:val="0"/>
      <w:marTop w:val="0"/>
      <w:marBottom w:val="0"/>
      <w:divBdr>
        <w:top w:val="none" w:sz="0" w:space="0" w:color="auto"/>
        <w:left w:val="none" w:sz="0" w:space="0" w:color="auto"/>
        <w:bottom w:val="none" w:sz="0" w:space="0" w:color="auto"/>
        <w:right w:val="none" w:sz="0" w:space="0" w:color="auto"/>
      </w:divBdr>
    </w:div>
    <w:div w:id="37357586">
      <w:bodyDiv w:val="1"/>
      <w:marLeft w:val="0"/>
      <w:marRight w:val="0"/>
      <w:marTop w:val="0"/>
      <w:marBottom w:val="0"/>
      <w:divBdr>
        <w:top w:val="none" w:sz="0" w:space="0" w:color="auto"/>
        <w:left w:val="none" w:sz="0" w:space="0" w:color="auto"/>
        <w:bottom w:val="none" w:sz="0" w:space="0" w:color="auto"/>
        <w:right w:val="none" w:sz="0" w:space="0" w:color="auto"/>
      </w:divBdr>
    </w:div>
    <w:div w:id="46884212">
      <w:bodyDiv w:val="1"/>
      <w:marLeft w:val="0"/>
      <w:marRight w:val="0"/>
      <w:marTop w:val="0"/>
      <w:marBottom w:val="0"/>
      <w:divBdr>
        <w:top w:val="none" w:sz="0" w:space="0" w:color="auto"/>
        <w:left w:val="none" w:sz="0" w:space="0" w:color="auto"/>
        <w:bottom w:val="none" w:sz="0" w:space="0" w:color="auto"/>
        <w:right w:val="none" w:sz="0" w:space="0" w:color="auto"/>
      </w:divBdr>
    </w:div>
    <w:div w:id="50076215">
      <w:bodyDiv w:val="1"/>
      <w:marLeft w:val="0"/>
      <w:marRight w:val="0"/>
      <w:marTop w:val="0"/>
      <w:marBottom w:val="0"/>
      <w:divBdr>
        <w:top w:val="none" w:sz="0" w:space="0" w:color="auto"/>
        <w:left w:val="none" w:sz="0" w:space="0" w:color="auto"/>
        <w:bottom w:val="none" w:sz="0" w:space="0" w:color="auto"/>
        <w:right w:val="none" w:sz="0" w:space="0" w:color="auto"/>
      </w:divBdr>
    </w:div>
    <w:div w:id="51009781">
      <w:bodyDiv w:val="1"/>
      <w:marLeft w:val="0"/>
      <w:marRight w:val="0"/>
      <w:marTop w:val="0"/>
      <w:marBottom w:val="0"/>
      <w:divBdr>
        <w:top w:val="none" w:sz="0" w:space="0" w:color="auto"/>
        <w:left w:val="none" w:sz="0" w:space="0" w:color="auto"/>
        <w:bottom w:val="none" w:sz="0" w:space="0" w:color="auto"/>
        <w:right w:val="none" w:sz="0" w:space="0" w:color="auto"/>
      </w:divBdr>
    </w:div>
    <w:div w:id="65109842">
      <w:bodyDiv w:val="1"/>
      <w:marLeft w:val="0"/>
      <w:marRight w:val="0"/>
      <w:marTop w:val="0"/>
      <w:marBottom w:val="0"/>
      <w:divBdr>
        <w:top w:val="none" w:sz="0" w:space="0" w:color="auto"/>
        <w:left w:val="none" w:sz="0" w:space="0" w:color="auto"/>
        <w:bottom w:val="none" w:sz="0" w:space="0" w:color="auto"/>
        <w:right w:val="none" w:sz="0" w:space="0" w:color="auto"/>
      </w:divBdr>
    </w:div>
    <w:div w:id="67920517">
      <w:bodyDiv w:val="1"/>
      <w:marLeft w:val="0"/>
      <w:marRight w:val="0"/>
      <w:marTop w:val="0"/>
      <w:marBottom w:val="0"/>
      <w:divBdr>
        <w:top w:val="none" w:sz="0" w:space="0" w:color="auto"/>
        <w:left w:val="none" w:sz="0" w:space="0" w:color="auto"/>
        <w:bottom w:val="none" w:sz="0" w:space="0" w:color="auto"/>
        <w:right w:val="none" w:sz="0" w:space="0" w:color="auto"/>
      </w:divBdr>
    </w:div>
    <w:div w:id="69276544">
      <w:bodyDiv w:val="1"/>
      <w:marLeft w:val="0"/>
      <w:marRight w:val="0"/>
      <w:marTop w:val="0"/>
      <w:marBottom w:val="0"/>
      <w:divBdr>
        <w:top w:val="none" w:sz="0" w:space="0" w:color="auto"/>
        <w:left w:val="none" w:sz="0" w:space="0" w:color="auto"/>
        <w:bottom w:val="none" w:sz="0" w:space="0" w:color="auto"/>
        <w:right w:val="none" w:sz="0" w:space="0" w:color="auto"/>
      </w:divBdr>
    </w:div>
    <w:div w:id="75250406">
      <w:bodyDiv w:val="1"/>
      <w:marLeft w:val="0"/>
      <w:marRight w:val="0"/>
      <w:marTop w:val="0"/>
      <w:marBottom w:val="0"/>
      <w:divBdr>
        <w:top w:val="none" w:sz="0" w:space="0" w:color="auto"/>
        <w:left w:val="none" w:sz="0" w:space="0" w:color="auto"/>
        <w:bottom w:val="none" w:sz="0" w:space="0" w:color="auto"/>
        <w:right w:val="none" w:sz="0" w:space="0" w:color="auto"/>
      </w:divBdr>
    </w:div>
    <w:div w:id="76682891">
      <w:bodyDiv w:val="1"/>
      <w:marLeft w:val="0"/>
      <w:marRight w:val="0"/>
      <w:marTop w:val="0"/>
      <w:marBottom w:val="0"/>
      <w:divBdr>
        <w:top w:val="none" w:sz="0" w:space="0" w:color="auto"/>
        <w:left w:val="none" w:sz="0" w:space="0" w:color="auto"/>
        <w:bottom w:val="none" w:sz="0" w:space="0" w:color="auto"/>
        <w:right w:val="none" w:sz="0" w:space="0" w:color="auto"/>
      </w:divBdr>
    </w:div>
    <w:div w:id="87239106">
      <w:bodyDiv w:val="1"/>
      <w:marLeft w:val="0"/>
      <w:marRight w:val="0"/>
      <w:marTop w:val="0"/>
      <w:marBottom w:val="0"/>
      <w:divBdr>
        <w:top w:val="none" w:sz="0" w:space="0" w:color="auto"/>
        <w:left w:val="none" w:sz="0" w:space="0" w:color="auto"/>
        <w:bottom w:val="none" w:sz="0" w:space="0" w:color="auto"/>
        <w:right w:val="none" w:sz="0" w:space="0" w:color="auto"/>
      </w:divBdr>
    </w:div>
    <w:div w:id="104619508">
      <w:bodyDiv w:val="1"/>
      <w:marLeft w:val="0"/>
      <w:marRight w:val="0"/>
      <w:marTop w:val="0"/>
      <w:marBottom w:val="0"/>
      <w:divBdr>
        <w:top w:val="none" w:sz="0" w:space="0" w:color="auto"/>
        <w:left w:val="none" w:sz="0" w:space="0" w:color="auto"/>
        <w:bottom w:val="none" w:sz="0" w:space="0" w:color="auto"/>
        <w:right w:val="none" w:sz="0" w:space="0" w:color="auto"/>
      </w:divBdr>
    </w:div>
    <w:div w:id="104663303">
      <w:bodyDiv w:val="1"/>
      <w:marLeft w:val="0"/>
      <w:marRight w:val="0"/>
      <w:marTop w:val="0"/>
      <w:marBottom w:val="0"/>
      <w:divBdr>
        <w:top w:val="none" w:sz="0" w:space="0" w:color="auto"/>
        <w:left w:val="none" w:sz="0" w:space="0" w:color="auto"/>
        <w:bottom w:val="none" w:sz="0" w:space="0" w:color="auto"/>
        <w:right w:val="none" w:sz="0" w:space="0" w:color="auto"/>
      </w:divBdr>
    </w:div>
    <w:div w:id="104665124">
      <w:bodyDiv w:val="1"/>
      <w:marLeft w:val="0"/>
      <w:marRight w:val="0"/>
      <w:marTop w:val="0"/>
      <w:marBottom w:val="0"/>
      <w:divBdr>
        <w:top w:val="none" w:sz="0" w:space="0" w:color="auto"/>
        <w:left w:val="none" w:sz="0" w:space="0" w:color="auto"/>
        <w:bottom w:val="none" w:sz="0" w:space="0" w:color="auto"/>
        <w:right w:val="none" w:sz="0" w:space="0" w:color="auto"/>
      </w:divBdr>
      <w:divsChild>
        <w:div w:id="1354501765">
          <w:marLeft w:val="0"/>
          <w:marRight w:val="0"/>
          <w:marTop w:val="0"/>
          <w:marBottom w:val="0"/>
          <w:divBdr>
            <w:top w:val="none" w:sz="0" w:space="0" w:color="auto"/>
            <w:left w:val="none" w:sz="0" w:space="0" w:color="auto"/>
            <w:bottom w:val="none" w:sz="0" w:space="0" w:color="auto"/>
            <w:right w:val="none" w:sz="0" w:space="0" w:color="auto"/>
          </w:divBdr>
          <w:divsChild>
            <w:div w:id="1664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2503">
      <w:bodyDiv w:val="1"/>
      <w:marLeft w:val="0"/>
      <w:marRight w:val="0"/>
      <w:marTop w:val="0"/>
      <w:marBottom w:val="0"/>
      <w:divBdr>
        <w:top w:val="none" w:sz="0" w:space="0" w:color="auto"/>
        <w:left w:val="none" w:sz="0" w:space="0" w:color="auto"/>
        <w:bottom w:val="none" w:sz="0" w:space="0" w:color="auto"/>
        <w:right w:val="none" w:sz="0" w:space="0" w:color="auto"/>
      </w:divBdr>
    </w:div>
    <w:div w:id="123743051">
      <w:bodyDiv w:val="1"/>
      <w:marLeft w:val="0"/>
      <w:marRight w:val="0"/>
      <w:marTop w:val="0"/>
      <w:marBottom w:val="0"/>
      <w:divBdr>
        <w:top w:val="none" w:sz="0" w:space="0" w:color="auto"/>
        <w:left w:val="none" w:sz="0" w:space="0" w:color="auto"/>
        <w:bottom w:val="none" w:sz="0" w:space="0" w:color="auto"/>
        <w:right w:val="none" w:sz="0" w:space="0" w:color="auto"/>
      </w:divBdr>
    </w:div>
    <w:div w:id="125204874">
      <w:bodyDiv w:val="1"/>
      <w:marLeft w:val="0"/>
      <w:marRight w:val="0"/>
      <w:marTop w:val="0"/>
      <w:marBottom w:val="0"/>
      <w:divBdr>
        <w:top w:val="none" w:sz="0" w:space="0" w:color="auto"/>
        <w:left w:val="none" w:sz="0" w:space="0" w:color="auto"/>
        <w:bottom w:val="none" w:sz="0" w:space="0" w:color="auto"/>
        <w:right w:val="none" w:sz="0" w:space="0" w:color="auto"/>
      </w:divBdr>
    </w:div>
    <w:div w:id="126433160">
      <w:bodyDiv w:val="1"/>
      <w:marLeft w:val="0"/>
      <w:marRight w:val="0"/>
      <w:marTop w:val="0"/>
      <w:marBottom w:val="0"/>
      <w:divBdr>
        <w:top w:val="none" w:sz="0" w:space="0" w:color="auto"/>
        <w:left w:val="none" w:sz="0" w:space="0" w:color="auto"/>
        <w:bottom w:val="none" w:sz="0" w:space="0" w:color="auto"/>
        <w:right w:val="none" w:sz="0" w:space="0" w:color="auto"/>
      </w:divBdr>
    </w:div>
    <w:div w:id="126778177">
      <w:bodyDiv w:val="1"/>
      <w:marLeft w:val="0"/>
      <w:marRight w:val="0"/>
      <w:marTop w:val="0"/>
      <w:marBottom w:val="0"/>
      <w:divBdr>
        <w:top w:val="none" w:sz="0" w:space="0" w:color="auto"/>
        <w:left w:val="none" w:sz="0" w:space="0" w:color="auto"/>
        <w:bottom w:val="none" w:sz="0" w:space="0" w:color="auto"/>
        <w:right w:val="none" w:sz="0" w:space="0" w:color="auto"/>
      </w:divBdr>
    </w:div>
    <w:div w:id="128860581">
      <w:bodyDiv w:val="1"/>
      <w:marLeft w:val="0"/>
      <w:marRight w:val="0"/>
      <w:marTop w:val="0"/>
      <w:marBottom w:val="0"/>
      <w:divBdr>
        <w:top w:val="none" w:sz="0" w:space="0" w:color="auto"/>
        <w:left w:val="none" w:sz="0" w:space="0" w:color="auto"/>
        <w:bottom w:val="none" w:sz="0" w:space="0" w:color="auto"/>
        <w:right w:val="none" w:sz="0" w:space="0" w:color="auto"/>
      </w:divBdr>
    </w:div>
    <w:div w:id="132799177">
      <w:bodyDiv w:val="1"/>
      <w:marLeft w:val="0"/>
      <w:marRight w:val="0"/>
      <w:marTop w:val="0"/>
      <w:marBottom w:val="0"/>
      <w:divBdr>
        <w:top w:val="none" w:sz="0" w:space="0" w:color="auto"/>
        <w:left w:val="none" w:sz="0" w:space="0" w:color="auto"/>
        <w:bottom w:val="none" w:sz="0" w:space="0" w:color="auto"/>
        <w:right w:val="none" w:sz="0" w:space="0" w:color="auto"/>
      </w:divBdr>
    </w:div>
    <w:div w:id="134371053">
      <w:bodyDiv w:val="1"/>
      <w:marLeft w:val="0"/>
      <w:marRight w:val="0"/>
      <w:marTop w:val="0"/>
      <w:marBottom w:val="0"/>
      <w:divBdr>
        <w:top w:val="none" w:sz="0" w:space="0" w:color="auto"/>
        <w:left w:val="none" w:sz="0" w:space="0" w:color="auto"/>
        <w:bottom w:val="none" w:sz="0" w:space="0" w:color="auto"/>
        <w:right w:val="none" w:sz="0" w:space="0" w:color="auto"/>
      </w:divBdr>
    </w:div>
    <w:div w:id="135336435">
      <w:bodyDiv w:val="1"/>
      <w:marLeft w:val="0"/>
      <w:marRight w:val="0"/>
      <w:marTop w:val="0"/>
      <w:marBottom w:val="0"/>
      <w:divBdr>
        <w:top w:val="none" w:sz="0" w:space="0" w:color="auto"/>
        <w:left w:val="none" w:sz="0" w:space="0" w:color="auto"/>
        <w:bottom w:val="none" w:sz="0" w:space="0" w:color="auto"/>
        <w:right w:val="none" w:sz="0" w:space="0" w:color="auto"/>
      </w:divBdr>
    </w:div>
    <w:div w:id="145443309">
      <w:bodyDiv w:val="1"/>
      <w:marLeft w:val="0"/>
      <w:marRight w:val="0"/>
      <w:marTop w:val="0"/>
      <w:marBottom w:val="0"/>
      <w:divBdr>
        <w:top w:val="none" w:sz="0" w:space="0" w:color="auto"/>
        <w:left w:val="none" w:sz="0" w:space="0" w:color="auto"/>
        <w:bottom w:val="none" w:sz="0" w:space="0" w:color="auto"/>
        <w:right w:val="none" w:sz="0" w:space="0" w:color="auto"/>
      </w:divBdr>
    </w:div>
    <w:div w:id="163399277">
      <w:bodyDiv w:val="1"/>
      <w:marLeft w:val="0"/>
      <w:marRight w:val="0"/>
      <w:marTop w:val="0"/>
      <w:marBottom w:val="0"/>
      <w:divBdr>
        <w:top w:val="none" w:sz="0" w:space="0" w:color="auto"/>
        <w:left w:val="none" w:sz="0" w:space="0" w:color="auto"/>
        <w:bottom w:val="none" w:sz="0" w:space="0" w:color="auto"/>
        <w:right w:val="none" w:sz="0" w:space="0" w:color="auto"/>
      </w:divBdr>
    </w:div>
    <w:div w:id="172302249">
      <w:bodyDiv w:val="1"/>
      <w:marLeft w:val="0"/>
      <w:marRight w:val="0"/>
      <w:marTop w:val="0"/>
      <w:marBottom w:val="0"/>
      <w:divBdr>
        <w:top w:val="none" w:sz="0" w:space="0" w:color="auto"/>
        <w:left w:val="none" w:sz="0" w:space="0" w:color="auto"/>
        <w:bottom w:val="none" w:sz="0" w:space="0" w:color="auto"/>
        <w:right w:val="none" w:sz="0" w:space="0" w:color="auto"/>
      </w:divBdr>
    </w:div>
    <w:div w:id="183906452">
      <w:bodyDiv w:val="1"/>
      <w:marLeft w:val="0"/>
      <w:marRight w:val="0"/>
      <w:marTop w:val="0"/>
      <w:marBottom w:val="0"/>
      <w:divBdr>
        <w:top w:val="none" w:sz="0" w:space="0" w:color="auto"/>
        <w:left w:val="none" w:sz="0" w:space="0" w:color="auto"/>
        <w:bottom w:val="none" w:sz="0" w:space="0" w:color="auto"/>
        <w:right w:val="none" w:sz="0" w:space="0" w:color="auto"/>
      </w:divBdr>
    </w:div>
    <w:div w:id="192691159">
      <w:bodyDiv w:val="1"/>
      <w:marLeft w:val="0"/>
      <w:marRight w:val="0"/>
      <w:marTop w:val="0"/>
      <w:marBottom w:val="0"/>
      <w:divBdr>
        <w:top w:val="none" w:sz="0" w:space="0" w:color="auto"/>
        <w:left w:val="none" w:sz="0" w:space="0" w:color="auto"/>
        <w:bottom w:val="none" w:sz="0" w:space="0" w:color="auto"/>
        <w:right w:val="none" w:sz="0" w:space="0" w:color="auto"/>
      </w:divBdr>
    </w:div>
    <w:div w:id="205608570">
      <w:bodyDiv w:val="1"/>
      <w:marLeft w:val="0"/>
      <w:marRight w:val="0"/>
      <w:marTop w:val="0"/>
      <w:marBottom w:val="0"/>
      <w:divBdr>
        <w:top w:val="none" w:sz="0" w:space="0" w:color="auto"/>
        <w:left w:val="none" w:sz="0" w:space="0" w:color="auto"/>
        <w:bottom w:val="none" w:sz="0" w:space="0" w:color="auto"/>
        <w:right w:val="none" w:sz="0" w:space="0" w:color="auto"/>
      </w:divBdr>
    </w:div>
    <w:div w:id="208349637">
      <w:bodyDiv w:val="1"/>
      <w:marLeft w:val="0"/>
      <w:marRight w:val="0"/>
      <w:marTop w:val="0"/>
      <w:marBottom w:val="0"/>
      <w:divBdr>
        <w:top w:val="none" w:sz="0" w:space="0" w:color="auto"/>
        <w:left w:val="none" w:sz="0" w:space="0" w:color="auto"/>
        <w:bottom w:val="none" w:sz="0" w:space="0" w:color="auto"/>
        <w:right w:val="none" w:sz="0" w:space="0" w:color="auto"/>
      </w:divBdr>
    </w:div>
    <w:div w:id="213321827">
      <w:bodyDiv w:val="1"/>
      <w:marLeft w:val="0"/>
      <w:marRight w:val="0"/>
      <w:marTop w:val="0"/>
      <w:marBottom w:val="0"/>
      <w:divBdr>
        <w:top w:val="none" w:sz="0" w:space="0" w:color="auto"/>
        <w:left w:val="none" w:sz="0" w:space="0" w:color="auto"/>
        <w:bottom w:val="none" w:sz="0" w:space="0" w:color="auto"/>
        <w:right w:val="none" w:sz="0" w:space="0" w:color="auto"/>
      </w:divBdr>
    </w:div>
    <w:div w:id="223831381">
      <w:bodyDiv w:val="1"/>
      <w:marLeft w:val="0"/>
      <w:marRight w:val="0"/>
      <w:marTop w:val="0"/>
      <w:marBottom w:val="0"/>
      <w:divBdr>
        <w:top w:val="none" w:sz="0" w:space="0" w:color="auto"/>
        <w:left w:val="none" w:sz="0" w:space="0" w:color="auto"/>
        <w:bottom w:val="none" w:sz="0" w:space="0" w:color="auto"/>
        <w:right w:val="none" w:sz="0" w:space="0" w:color="auto"/>
      </w:divBdr>
    </w:div>
    <w:div w:id="230507697">
      <w:bodyDiv w:val="1"/>
      <w:marLeft w:val="0"/>
      <w:marRight w:val="0"/>
      <w:marTop w:val="0"/>
      <w:marBottom w:val="0"/>
      <w:divBdr>
        <w:top w:val="none" w:sz="0" w:space="0" w:color="auto"/>
        <w:left w:val="none" w:sz="0" w:space="0" w:color="auto"/>
        <w:bottom w:val="none" w:sz="0" w:space="0" w:color="auto"/>
        <w:right w:val="none" w:sz="0" w:space="0" w:color="auto"/>
      </w:divBdr>
    </w:div>
    <w:div w:id="238757537">
      <w:bodyDiv w:val="1"/>
      <w:marLeft w:val="0"/>
      <w:marRight w:val="0"/>
      <w:marTop w:val="0"/>
      <w:marBottom w:val="0"/>
      <w:divBdr>
        <w:top w:val="none" w:sz="0" w:space="0" w:color="auto"/>
        <w:left w:val="none" w:sz="0" w:space="0" w:color="auto"/>
        <w:bottom w:val="none" w:sz="0" w:space="0" w:color="auto"/>
        <w:right w:val="none" w:sz="0" w:space="0" w:color="auto"/>
      </w:divBdr>
    </w:div>
    <w:div w:id="244607536">
      <w:bodyDiv w:val="1"/>
      <w:marLeft w:val="0"/>
      <w:marRight w:val="0"/>
      <w:marTop w:val="0"/>
      <w:marBottom w:val="0"/>
      <w:divBdr>
        <w:top w:val="none" w:sz="0" w:space="0" w:color="auto"/>
        <w:left w:val="none" w:sz="0" w:space="0" w:color="auto"/>
        <w:bottom w:val="none" w:sz="0" w:space="0" w:color="auto"/>
        <w:right w:val="none" w:sz="0" w:space="0" w:color="auto"/>
      </w:divBdr>
    </w:div>
    <w:div w:id="247009403">
      <w:bodyDiv w:val="1"/>
      <w:marLeft w:val="0"/>
      <w:marRight w:val="0"/>
      <w:marTop w:val="0"/>
      <w:marBottom w:val="0"/>
      <w:divBdr>
        <w:top w:val="none" w:sz="0" w:space="0" w:color="auto"/>
        <w:left w:val="none" w:sz="0" w:space="0" w:color="auto"/>
        <w:bottom w:val="none" w:sz="0" w:space="0" w:color="auto"/>
        <w:right w:val="none" w:sz="0" w:space="0" w:color="auto"/>
      </w:divBdr>
    </w:div>
    <w:div w:id="249853970">
      <w:bodyDiv w:val="1"/>
      <w:marLeft w:val="0"/>
      <w:marRight w:val="0"/>
      <w:marTop w:val="0"/>
      <w:marBottom w:val="0"/>
      <w:divBdr>
        <w:top w:val="none" w:sz="0" w:space="0" w:color="auto"/>
        <w:left w:val="none" w:sz="0" w:space="0" w:color="auto"/>
        <w:bottom w:val="none" w:sz="0" w:space="0" w:color="auto"/>
        <w:right w:val="none" w:sz="0" w:space="0" w:color="auto"/>
      </w:divBdr>
    </w:div>
    <w:div w:id="250942000">
      <w:bodyDiv w:val="1"/>
      <w:marLeft w:val="0"/>
      <w:marRight w:val="0"/>
      <w:marTop w:val="0"/>
      <w:marBottom w:val="0"/>
      <w:divBdr>
        <w:top w:val="none" w:sz="0" w:space="0" w:color="auto"/>
        <w:left w:val="none" w:sz="0" w:space="0" w:color="auto"/>
        <w:bottom w:val="none" w:sz="0" w:space="0" w:color="auto"/>
        <w:right w:val="none" w:sz="0" w:space="0" w:color="auto"/>
      </w:divBdr>
    </w:div>
    <w:div w:id="264657512">
      <w:bodyDiv w:val="1"/>
      <w:marLeft w:val="0"/>
      <w:marRight w:val="0"/>
      <w:marTop w:val="0"/>
      <w:marBottom w:val="0"/>
      <w:divBdr>
        <w:top w:val="none" w:sz="0" w:space="0" w:color="auto"/>
        <w:left w:val="none" w:sz="0" w:space="0" w:color="auto"/>
        <w:bottom w:val="none" w:sz="0" w:space="0" w:color="auto"/>
        <w:right w:val="none" w:sz="0" w:space="0" w:color="auto"/>
      </w:divBdr>
    </w:div>
    <w:div w:id="269823961">
      <w:bodyDiv w:val="1"/>
      <w:marLeft w:val="0"/>
      <w:marRight w:val="0"/>
      <w:marTop w:val="0"/>
      <w:marBottom w:val="0"/>
      <w:divBdr>
        <w:top w:val="none" w:sz="0" w:space="0" w:color="auto"/>
        <w:left w:val="none" w:sz="0" w:space="0" w:color="auto"/>
        <w:bottom w:val="none" w:sz="0" w:space="0" w:color="auto"/>
        <w:right w:val="none" w:sz="0" w:space="0" w:color="auto"/>
      </w:divBdr>
    </w:div>
    <w:div w:id="273446995">
      <w:bodyDiv w:val="1"/>
      <w:marLeft w:val="0"/>
      <w:marRight w:val="0"/>
      <w:marTop w:val="0"/>
      <w:marBottom w:val="0"/>
      <w:divBdr>
        <w:top w:val="none" w:sz="0" w:space="0" w:color="auto"/>
        <w:left w:val="none" w:sz="0" w:space="0" w:color="auto"/>
        <w:bottom w:val="none" w:sz="0" w:space="0" w:color="auto"/>
        <w:right w:val="none" w:sz="0" w:space="0" w:color="auto"/>
      </w:divBdr>
    </w:div>
    <w:div w:id="275455222">
      <w:bodyDiv w:val="1"/>
      <w:marLeft w:val="0"/>
      <w:marRight w:val="0"/>
      <w:marTop w:val="0"/>
      <w:marBottom w:val="0"/>
      <w:divBdr>
        <w:top w:val="none" w:sz="0" w:space="0" w:color="auto"/>
        <w:left w:val="none" w:sz="0" w:space="0" w:color="auto"/>
        <w:bottom w:val="none" w:sz="0" w:space="0" w:color="auto"/>
        <w:right w:val="none" w:sz="0" w:space="0" w:color="auto"/>
      </w:divBdr>
    </w:div>
    <w:div w:id="279992225">
      <w:bodyDiv w:val="1"/>
      <w:marLeft w:val="0"/>
      <w:marRight w:val="0"/>
      <w:marTop w:val="0"/>
      <w:marBottom w:val="0"/>
      <w:divBdr>
        <w:top w:val="none" w:sz="0" w:space="0" w:color="auto"/>
        <w:left w:val="none" w:sz="0" w:space="0" w:color="auto"/>
        <w:bottom w:val="none" w:sz="0" w:space="0" w:color="auto"/>
        <w:right w:val="none" w:sz="0" w:space="0" w:color="auto"/>
      </w:divBdr>
    </w:div>
    <w:div w:id="281301729">
      <w:bodyDiv w:val="1"/>
      <w:marLeft w:val="0"/>
      <w:marRight w:val="0"/>
      <w:marTop w:val="0"/>
      <w:marBottom w:val="0"/>
      <w:divBdr>
        <w:top w:val="none" w:sz="0" w:space="0" w:color="auto"/>
        <w:left w:val="none" w:sz="0" w:space="0" w:color="auto"/>
        <w:bottom w:val="none" w:sz="0" w:space="0" w:color="auto"/>
        <w:right w:val="none" w:sz="0" w:space="0" w:color="auto"/>
      </w:divBdr>
    </w:div>
    <w:div w:id="285234798">
      <w:bodyDiv w:val="1"/>
      <w:marLeft w:val="0"/>
      <w:marRight w:val="0"/>
      <w:marTop w:val="0"/>
      <w:marBottom w:val="0"/>
      <w:divBdr>
        <w:top w:val="none" w:sz="0" w:space="0" w:color="auto"/>
        <w:left w:val="none" w:sz="0" w:space="0" w:color="auto"/>
        <w:bottom w:val="none" w:sz="0" w:space="0" w:color="auto"/>
        <w:right w:val="none" w:sz="0" w:space="0" w:color="auto"/>
      </w:divBdr>
    </w:div>
    <w:div w:id="289016825">
      <w:bodyDiv w:val="1"/>
      <w:marLeft w:val="0"/>
      <w:marRight w:val="0"/>
      <w:marTop w:val="0"/>
      <w:marBottom w:val="0"/>
      <w:divBdr>
        <w:top w:val="none" w:sz="0" w:space="0" w:color="auto"/>
        <w:left w:val="none" w:sz="0" w:space="0" w:color="auto"/>
        <w:bottom w:val="none" w:sz="0" w:space="0" w:color="auto"/>
        <w:right w:val="none" w:sz="0" w:space="0" w:color="auto"/>
      </w:divBdr>
    </w:div>
    <w:div w:id="293683588">
      <w:bodyDiv w:val="1"/>
      <w:marLeft w:val="0"/>
      <w:marRight w:val="0"/>
      <w:marTop w:val="0"/>
      <w:marBottom w:val="0"/>
      <w:divBdr>
        <w:top w:val="none" w:sz="0" w:space="0" w:color="auto"/>
        <w:left w:val="none" w:sz="0" w:space="0" w:color="auto"/>
        <w:bottom w:val="none" w:sz="0" w:space="0" w:color="auto"/>
        <w:right w:val="none" w:sz="0" w:space="0" w:color="auto"/>
      </w:divBdr>
    </w:div>
    <w:div w:id="301616983">
      <w:bodyDiv w:val="1"/>
      <w:marLeft w:val="0"/>
      <w:marRight w:val="0"/>
      <w:marTop w:val="0"/>
      <w:marBottom w:val="0"/>
      <w:divBdr>
        <w:top w:val="none" w:sz="0" w:space="0" w:color="auto"/>
        <w:left w:val="none" w:sz="0" w:space="0" w:color="auto"/>
        <w:bottom w:val="none" w:sz="0" w:space="0" w:color="auto"/>
        <w:right w:val="none" w:sz="0" w:space="0" w:color="auto"/>
      </w:divBdr>
    </w:div>
    <w:div w:id="310520021">
      <w:bodyDiv w:val="1"/>
      <w:marLeft w:val="0"/>
      <w:marRight w:val="0"/>
      <w:marTop w:val="0"/>
      <w:marBottom w:val="0"/>
      <w:divBdr>
        <w:top w:val="none" w:sz="0" w:space="0" w:color="auto"/>
        <w:left w:val="none" w:sz="0" w:space="0" w:color="auto"/>
        <w:bottom w:val="none" w:sz="0" w:space="0" w:color="auto"/>
        <w:right w:val="none" w:sz="0" w:space="0" w:color="auto"/>
      </w:divBdr>
    </w:div>
    <w:div w:id="314645672">
      <w:bodyDiv w:val="1"/>
      <w:marLeft w:val="0"/>
      <w:marRight w:val="0"/>
      <w:marTop w:val="0"/>
      <w:marBottom w:val="0"/>
      <w:divBdr>
        <w:top w:val="none" w:sz="0" w:space="0" w:color="auto"/>
        <w:left w:val="none" w:sz="0" w:space="0" w:color="auto"/>
        <w:bottom w:val="none" w:sz="0" w:space="0" w:color="auto"/>
        <w:right w:val="none" w:sz="0" w:space="0" w:color="auto"/>
      </w:divBdr>
    </w:div>
    <w:div w:id="319165093">
      <w:bodyDiv w:val="1"/>
      <w:marLeft w:val="0"/>
      <w:marRight w:val="0"/>
      <w:marTop w:val="0"/>
      <w:marBottom w:val="0"/>
      <w:divBdr>
        <w:top w:val="none" w:sz="0" w:space="0" w:color="auto"/>
        <w:left w:val="none" w:sz="0" w:space="0" w:color="auto"/>
        <w:bottom w:val="none" w:sz="0" w:space="0" w:color="auto"/>
        <w:right w:val="none" w:sz="0" w:space="0" w:color="auto"/>
      </w:divBdr>
    </w:div>
    <w:div w:id="335308803">
      <w:bodyDiv w:val="1"/>
      <w:marLeft w:val="0"/>
      <w:marRight w:val="0"/>
      <w:marTop w:val="0"/>
      <w:marBottom w:val="0"/>
      <w:divBdr>
        <w:top w:val="none" w:sz="0" w:space="0" w:color="auto"/>
        <w:left w:val="none" w:sz="0" w:space="0" w:color="auto"/>
        <w:bottom w:val="none" w:sz="0" w:space="0" w:color="auto"/>
        <w:right w:val="none" w:sz="0" w:space="0" w:color="auto"/>
      </w:divBdr>
    </w:div>
    <w:div w:id="356858125">
      <w:bodyDiv w:val="1"/>
      <w:marLeft w:val="0"/>
      <w:marRight w:val="0"/>
      <w:marTop w:val="0"/>
      <w:marBottom w:val="0"/>
      <w:divBdr>
        <w:top w:val="none" w:sz="0" w:space="0" w:color="auto"/>
        <w:left w:val="none" w:sz="0" w:space="0" w:color="auto"/>
        <w:bottom w:val="none" w:sz="0" w:space="0" w:color="auto"/>
        <w:right w:val="none" w:sz="0" w:space="0" w:color="auto"/>
      </w:divBdr>
    </w:div>
    <w:div w:id="356928874">
      <w:bodyDiv w:val="1"/>
      <w:marLeft w:val="0"/>
      <w:marRight w:val="0"/>
      <w:marTop w:val="0"/>
      <w:marBottom w:val="0"/>
      <w:divBdr>
        <w:top w:val="none" w:sz="0" w:space="0" w:color="auto"/>
        <w:left w:val="none" w:sz="0" w:space="0" w:color="auto"/>
        <w:bottom w:val="none" w:sz="0" w:space="0" w:color="auto"/>
        <w:right w:val="none" w:sz="0" w:space="0" w:color="auto"/>
      </w:divBdr>
    </w:div>
    <w:div w:id="370963698">
      <w:bodyDiv w:val="1"/>
      <w:marLeft w:val="0"/>
      <w:marRight w:val="0"/>
      <w:marTop w:val="0"/>
      <w:marBottom w:val="0"/>
      <w:divBdr>
        <w:top w:val="none" w:sz="0" w:space="0" w:color="auto"/>
        <w:left w:val="none" w:sz="0" w:space="0" w:color="auto"/>
        <w:bottom w:val="none" w:sz="0" w:space="0" w:color="auto"/>
        <w:right w:val="none" w:sz="0" w:space="0" w:color="auto"/>
      </w:divBdr>
    </w:div>
    <w:div w:id="373506105">
      <w:bodyDiv w:val="1"/>
      <w:marLeft w:val="0"/>
      <w:marRight w:val="0"/>
      <w:marTop w:val="0"/>
      <w:marBottom w:val="0"/>
      <w:divBdr>
        <w:top w:val="none" w:sz="0" w:space="0" w:color="auto"/>
        <w:left w:val="none" w:sz="0" w:space="0" w:color="auto"/>
        <w:bottom w:val="none" w:sz="0" w:space="0" w:color="auto"/>
        <w:right w:val="none" w:sz="0" w:space="0" w:color="auto"/>
      </w:divBdr>
    </w:div>
    <w:div w:id="376391330">
      <w:bodyDiv w:val="1"/>
      <w:marLeft w:val="0"/>
      <w:marRight w:val="0"/>
      <w:marTop w:val="0"/>
      <w:marBottom w:val="0"/>
      <w:divBdr>
        <w:top w:val="none" w:sz="0" w:space="0" w:color="auto"/>
        <w:left w:val="none" w:sz="0" w:space="0" w:color="auto"/>
        <w:bottom w:val="none" w:sz="0" w:space="0" w:color="auto"/>
        <w:right w:val="none" w:sz="0" w:space="0" w:color="auto"/>
      </w:divBdr>
    </w:div>
    <w:div w:id="383408864">
      <w:bodyDiv w:val="1"/>
      <w:marLeft w:val="0"/>
      <w:marRight w:val="0"/>
      <w:marTop w:val="0"/>
      <w:marBottom w:val="0"/>
      <w:divBdr>
        <w:top w:val="none" w:sz="0" w:space="0" w:color="auto"/>
        <w:left w:val="none" w:sz="0" w:space="0" w:color="auto"/>
        <w:bottom w:val="none" w:sz="0" w:space="0" w:color="auto"/>
        <w:right w:val="none" w:sz="0" w:space="0" w:color="auto"/>
      </w:divBdr>
    </w:div>
    <w:div w:id="386151139">
      <w:bodyDiv w:val="1"/>
      <w:marLeft w:val="0"/>
      <w:marRight w:val="0"/>
      <w:marTop w:val="0"/>
      <w:marBottom w:val="0"/>
      <w:divBdr>
        <w:top w:val="none" w:sz="0" w:space="0" w:color="auto"/>
        <w:left w:val="none" w:sz="0" w:space="0" w:color="auto"/>
        <w:bottom w:val="none" w:sz="0" w:space="0" w:color="auto"/>
        <w:right w:val="none" w:sz="0" w:space="0" w:color="auto"/>
      </w:divBdr>
    </w:div>
    <w:div w:id="386684358">
      <w:bodyDiv w:val="1"/>
      <w:marLeft w:val="0"/>
      <w:marRight w:val="0"/>
      <w:marTop w:val="0"/>
      <w:marBottom w:val="0"/>
      <w:divBdr>
        <w:top w:val="none" w:sz="0" w:space="0" w:color="auto"/>
        <w:left w:val="none" w:sz="0" w:space="0" w:color="auto"/>
        <w:bottom w:val="none" w:sz="0" w:space="0" w:color="auto"/>
        <w:right w:val="none" w:sz="0" w:space="0" w:color="auto"/>
      </w:divBdr>
    </w:div>
    <w:div w:id="387073132">
      <w:bodyDiv w:val="1"/>
      <w:marLeft w:val="0"/>
      <w:marRight w:val="0"/>
      <w:marTop w:val="0"/>
      <w:marBottom w:val="0"/>
      <w:divBdr>
        <w:top w:val="none" w:sz="0" w:space="0" w:color="auto"/>
        <w:left w:val="none" w:sz="0" w:space="0" w:color="auto"/>
        <w:bottom w:val="none" w:sz="0" w:space="0" w:color="auto"/>
        <w:right w:val="none" w:sz="0" w:space="0" w:color="auto"/>
      </w:divBdr>
    </w:div>
    <w:div w:id="388503496">
      <w:bodyDiv w:val="1"/>
      <w:marLeft w:val="0"/>
      <w:marRight w:val="0"/>
      <w:marTop w:val="0"/>
      <w:marBottom w:val="0"/>
      <w:divBdr>
        <w:top w:val="none" w:sz="0" w:space="0" w:color="auto"/>
        <w:left w:val="none" w:sz="0" w:space="0" w:color="auto"/>
        <w:bottom w:val="none" w:sz="0" w:space="0" w:color="auto"/>
        <w:right w:val="none" w:sz="0" w:space="0" w:color="auto"/>
      </w:divBdr>
    </w:div>
    <w:div w:id="402069131">
      <w:bodyDiv w:val="1"/>
      <w:marLeft w:val="0"/>
      <w:marRight w:val="0"/>
      <w:marTop w:val="0"/>
      <w:marBottom w:val="0"/>
      <w:divBdr>
        <w:top w:val="none" w:sz="0" w:space="0" w:color="auto"/>
        <w:left w:val="none" w:sz="0" w:space="0" w:color="auto"/>
        <w:bottom w:val="none" w:sz="0" w:space="0" w:color="auto"/>
        <w:right w:val="none" w:sz="0" w:space="0" w:color="auto"/>
      </w:divBdr>
    </w:div>
    <w:div w:id="416831312">
      <w:bodyDiv w:val="1"/>
      <w:marLeft w:val="0"/>
      <w:marRight w:val="0"/>
      <w:marTop w:val="0"/>
      <w:marBottom w:val="0"/>
      <w:divBdr>
        <w:top w:val="none" w:sz="0" w:space="0" w:color="auto"/>
        <w:left w:val="none" w:sz="0" w:space="0" w:color="auto"/>
        <w:bottom w:val="none" w:sz="0" w:space="0" w:color="auto"/>
        <w:right w:val="none" w:sz="0" w:space="0" w:color="auto"/>
      </w:divBdr>
    </w:div>
    <w:div w:id="450560394">
      <w:bodyDiv w:val="1"/>
      <w:marLeft w:val="0"/>
      <w:marRight w:val="0"/>
      <w:marTop w:val="0"/>
      <w:marBottom w:val="0"/>
      <w:divBdr>
        <w:top w:val="none" w:sz="0" w:space="0" w:color="auto"/>
        <w:left w:val="none" w:sz="0" w:space="0" w:color="auto"/>
        <w:bottom w:val="none" w:sz="0" w:space="0" w:color="auto"/>
        <w:right w:val="none" w:sz="0" w:space="0" w:color="auto"/>
      </w:divBdr>
    </w:div>
    <w:div w:id="455682949">
      <w:bodyDiv w:val="1"/>
      <w:marLeft w:val="0"/>
      <w:marRight w:val="0"/>
      <w:marTop w:val="0"/>
      <w:marBottom w:val="0"/>
      <w:divBdr>
        <w:top w:val="none" w:sz="0" w:space="0" w:color="auto"/>
        <w:left w:val="none" w:sz="0" w:space="0" w:color="auto"/>
        <w:bottom w:val="none" w:sz="0" w:space="0" w:color="auto"/>
        <w:right w:val="none" w:sz="0" w:space="0" w:color="auto"/>
      </w:divBdr>
    </w:div>
    <w:div w:id="459228015">
      <w:bodyDiv w:val="1"/>
      <w:marLeft w:val="0"/>
      <w:marRight w:val="0"/>
      <w:marTop w:val="0"/>
      <w:marBottom w:val="0"/>
      <w:divBdr>
        <w:top w:val="none" w:sz="0" w:space="0" w:color="auto"/>
        <w:left w:val="none" w:sz="0" w:space="0" w:color="auto"/>
        <w:bottom w:val="none" w:sz="0" w:space="0" w:color="auto"/>
        <w:right w:val="none" w:sz="0" w:space="0" w:color="auto"/>
      </w:divBdr>
    </w:div>
    <w:div w:id="467356544">
      <w:bodyDiv w:val="1"/>
      <w:marLeft w:val="0"/>
      <w:marRight w:val="0"/>
      <w:marTop w:val="0"/>
      <w:marBottom w:val="0"/>
      <w:divBdr>
        <w:top w:val="none" w:sz="0" w:space="0" w:color="auto"/>
        <w:left w:val="none" w:sz="0" w:space="0" w:color="auto"/>
        <w:bottom w:val="none" w:sz="0" w:space="0" w:color="auto"/>
        <w:right w:val="none" w:sz="0" w:space="0" w:color="auto"/>
      </w:divBdr>
    </w:div>
    <w:div w:id="468864264">
      <w:bodyDiv w:val="1"/>
      <w:marLeft w:val="0"/>
      <w:marRight w:val="0"/>
      <w:marTop w:val="0"/>
      <w:marBottom w:val="0"/>
      <w:divBdr>
        <w:top w:val="none" w:sz="0" w:space="0" w:color="auto"/>
        <w:left w:val="none" w:sz="0" w:space="0" w:color="auto"/>
        <w:bottom w:val="none" w:sz="0" w:space="0" w:color="auto"/>
        <w:right w:val="none" w:sz="0" w:space="0" w:color="auto"/>
      </w:divBdr>
    </w:div>
    <w:div w:id="472873032">
      <w:bodyDiv w:val="1"/>
      <w:marLeft w:val="0"/>
      <w:marRight w:val="0"/>
      <w:marTop w:val="0"/>
      <w:marBottom w:val="0"/>
      <w:divBdr>
        <w:top w:val="none" w:sz="0" w:space="0" w:color="auto"/>
        <w:left w:val="none" w:sz="0" w:space="0" w:color="auto"/>
        <w:bottom w:val="none" w:sz="0" w:space="0" w:color="auto"/>
        <w:right w:val="none" w:sz="0" w:space="0" w:color="auto"/>
      </w:divBdr>
    </w:div>
    <w:div w:id="480539751">
      <w:bodyDiv w:val="1"/>
      <w:marLeft w:val="0"/>
      <w:marRight w:val="0"/>
      <w:marTop w:val="0"/>
      <w:marBottom w:val="0"/>
      <w:divBdr>
        <w:top w:val="none" w:sz="0" w:space="0" w:color="auto"/>
        <w:left w:val="none" w:sz="0" w:space="0" w:color="auto"/>
        <w:bottom w:val="none" w:sz="0" w:space="0" w:color="auto"/>
        <w:right w:val="none" w:sz="0" w:space="0" w:color="auto"/>
      </w:divBdr>
    </w:div>
    <w:div w:id="484203768">
      <w:bodyDiv w:val="1"/>
      <w:marLeft w:val="0"/>
      <w:marRight w:val="0"/>
      <w:marTop w:val="0"/>
      <w:marBottom w:val="0"/>
      <w:divBdr>
        <w:top w:val="none" w:sz="0" w:space="0" w:color="auto"/>
        <w:left w:val="none" w:sz="0" w:space="0" w:color="auto"/>
        <w:bottom w:val="none" w:sz="0" w:space="0" w:color="auto"/>
        <w:right w:val="none" w:sz="0" w:space="0" w:color="auto"/>
      </w:divBdr>
    </w:div>
    <w:div w:id="485902666">
      <w:bodyDiv w:val="1"/>
      <w:marLeft w:val="0"/>
      <w:marRight w:val="0"/>
      <w:marTop w:val="0"/>
      <w:marBottom w:val="0"/>
      <w:divBdr>
        <w:top w:val="none" w:sz="0" w:space="0" w:color="auto"/>
        <w:left w:val="none" w:sz="0" w:space="0" w:color="auto"/>
        <w:bottom w:val="none" w:sz="0" w:space="0" w:color="auto"/>
        <w:right w:val="none" w:sz="0" w:space="0" w:color="auto"/>
      </w:divBdr>
    </w:div>
    <w:div w:id="494958021">
      <w:bodyDiv w:val="1"/>
      <w:marLeft w:val="0"/>
      <w:marRight w:val="0"/>
      <w:marTop w:val="0"/>
      <w:marBottom w:val="0"/>
      <w:divBdr>
        <w:top w:val="none" w:sz="0" w:space="0" w:color="auto"/>
        <w:left w:val="none" w:sz="0" w:space="0" w:color="auto"/>
        <w:bottom w:val="none" w:sz="0" w:space="0" w:color="auto"/>
        <w:right w:val="none" w:sz="0" w:space="0" w:color="auto"/>
      </w:divBdr>
    </w:div>
    <w:div w:id="496504706">
      <w:bodyDiv w:val="1"/>
      <w:marLeft w:val="0"/>
      <w:marRight w:val="0"/>
      <w:marTop w:val="0"/>
      <w:marBottom w:val="0"/>
      <w:divBdr>
        <w:top w:val="none" w:sz="0" w:space="0" w:color="auto"/>
        <w:left w:val="none" w:sz="0" w:space="0" w:color="auto"/>
        <w:bottom w:val="none" w:sz="0" w:space="0" w:color="auto"/>
        <w:right w:val="none" w:sz="0" w:space="0" w:color="auto"/>
      </w:divBdr>
    </w:div>
    <w:div w:id="498157577">
      <w:bodyDiv w:val="1"/>
      <w:marLeft w:val="0"/>
      <w:marRight w:val="0"/>
      <w:marTop w:val="0"/>
      <w:marBottom w:val="0"/>
      <w:divBdr>
        <w:top w:val="none" w:sz="0" w:space="0" w:color="auto"/>
        <w:left w:val="none" w:sz="0" w:space="0" w:color="auto"/>
        <w:bottom w:val="none" w:sz="0" w:space="0" w:color="auto"/>
        <w:right w:val="none" w:sz="0" w:space="0" w:color="auto"/>
      </w:divBdr>
    </w:div>
    <w:div w:id="515120041">
      <w:bodyDiv w:val="1"/>
      <w:marLeft w:val="0"/>
      <w:marRight w:val="0"/>
      <w:marTop w:val="0"/>
      <w:marBottom w:val="0"/>
      <w:divBdr>
        <w:top w:val="none" w:sz="0" w:space="0" w:color="auto"/>
        <w:left w:val="none" w:sz="0" w:space="0" w:color="auto"/>
        <w:bottom w:val="none" w:sz="0" w:space="0" w:color="auto"/>
        <w:right w:val="none" w:sz="0" w:space="0" w:color="auto"/>
      </w:divBdr>
    </w:div>
    <w:div w:id="520045768">
      <w:bodyDiv w:val="1"/>
      <w:marLeft w:val="0"/>
      <w:marRight w:val="0"/>
      <w:marTop w:val="0"/>
      <w:marBottom w:val="0"/>
      <w:divBdr>
        <w:top w:val="none" w:sz="0" w:space="0" w:color="auto"/>
        <w:left w:val="none" w:sz="0" w:space="0" w:color="auto"/>
        <w:bottom w:val="none" w:sz="0" w:space="0" w:color="auto"/>
        <w:right w:val="none" w:sz="0" w:space="0" w:color="auto"/>
      </w:divBdr>
    </w:div>
    <w:div w:id="532377753">
      <w:bodyDiv w:val="1"/>
      <w:marLeft w:val="0"/>
      <w:marRight w:val="0"/>
      <w:marTop w:val="0"/>
      <w:marBottom w:val="0"/>
      <w:divBdr>
        <w:top w:val="none" w:sz="0" w:space="0" w:color="auto"/>
        <w:left w:val="none" w:sz="0" w:space="0" w:color="auto"/>
        <w:bottom w:val="none" w:sz="0" w:space="0" w:color="auto"/>
        <w:right w:val="none" w:sz="0" w:space="0" w:color="auto"/>
      </w:divBdr>
    </w:div>
    <w:div w:id="541328784">
      <w:bodyDiv w:val="1"/>
      <w:marLeft w:val="0"/>
      <w:marRight w:val="0"/>
      <w:marTop w:val="0"/>
      <w:marBottom w:val="0"/>
      <w:divBdr>
        <w:top w:val="none" w:sz="0" w:space="0" w:color="auto"/>
        <w:left w:val="none" w:sz="0" w:space="0" w:color="auto"/>
        <w:bottom w:val="none" w:sz="0" w:space="0" w:color="auto"/>
        <w:right w:val="none" w:sz="0" w:space="0" w:color="auto"/>
      </w:divBdr>
    </w:div>
    <w:div w:id="547884235">
      <w:bodyDiv w:val="1"/>
      <w:marLeft w:val="0"/>
      <w:marRight w:val="0"/>
      <w:marTop w:val="0"/>
      <w:marBottom w:val="0"/>
      <w:divBdr>
        <w:top w:val="none" w:sz="0" w:space="0" w:color="auto"/>
        <w:left w:val="none" w:sz="0" w:space="0" w:color="auto"/>
        <w:bottom w:val="none" w:sz="0" w:space="0" w:color="auto"/>
        <w:right w:val="none" w:sz="0" w:space="0" w:color="auto"/>
      </w:divBdr>
    </w:div>
    <w:div w:id="549607392">
      <w:bodyDiv w:val="1"/>
      <w:marLeft w:val="0"/>
      <w:marRight w:val="0"/>
      <w:marTop w:val="0"/>
      <w:marBottom w:val="0"/>
      <w:divBdr>
        <w:top w:val="none" w:sz="0" w:space="0" w:color="auto"/>
        <w:left w:val="none" w:sz="0" w:space="0" w:color="auto"/>
        <w:bottom w:val="none" w:sz="0" w:space="0" w:color="auto"/>
        <w:right w:val="none" w:sz="0" w:space="0" w:color="auto"/>
      </w:divBdr>
    </w:div>
    <w:div w:id="559245697">
      <w:bodyDiv w:val="1"/>
      <w:marLeft w:val="0"/>
      <w:marRight w:val="0"/>
      <w:marTop w:val="0"/>
      <w:marBottom w:val="0"/>
      <w:divBdr>
        <w:top w:val="none" w:sz="0" w:space="0" w:color="auto"/>
        <w:left w:val="none" w:sz="0" w:space="0" w:color="auto"/>
        <w:bottom w:val="none" w:sz="0" w:space="0" w:color="auto"/>
        <w:right w:val="none" w:sz="0" w:space="0" w:color="auto"/>
      </w:divBdr>
    </w:div>
    <w:div w:id="565651493">
      <w:bodyDiv w:val="1"/>
      <w:marLeft w:val="0"/>
      <w:marRight w:val="0"/>
      <w:marTop w:val="0"/>
      <w:marBottom w:val="0"/>
      <w:divBdr>
        <w:top w:val="none" w:sz="0" w:space="0" w:color="auto"/>
        <w:left w:val="none" w:sz="0" w:space="0" w:color="auto"/>
        <w:bottom w:val="none" w:sz="0" w:space="0" w:color="auto"/>
        <w:right w:val="none" w:sz="0" w:space="0" w:color="auto"/>
      </w:divBdr>
    </w:div>
    <w:div w:id="566382117">
      <w:bodyDiv w:val="1"/>
      <w:marLeft w:val="0"/>
      <w:marRight w:val="0"/>
      <w:marTop w:val="0"/>
      <w:marBottom w:val="0"/>
      <w:divBdr>
        <w:top w:val="none" w:sz="0" w:space="0" w:color="auto"/>
        <w:left w:val="none" w:sz="0" w:space="0" w:color="auto"/>
        <w:bottom w:val="none" w:sz="0" w:space="0" w:color="auto"/>
        <w:right w:val="none" w:sz="0" w:space="0" w:color="auto"/>
      </w:divBdr>
    </w:div>
    <w:div w:id="574555978">
      <w:bodyDiv w:val="1"/>
      <w:marLeft w:val="0"/>
      <w:marRight w:val="0"/>
      <w:marTop w:val="0"/>
      <w:marBottom w:val="0"/>
      <w:divBdr>
        <w:top w:val="none" w:sz="0" w:space="0" w:color="auto"/>
        <w:left w:val="none" w:sz="0" w:space="0" w:color="auto"/>
        <w:bottom w:val="none" w:sz="0" w:space="0" w:color="auto"/>
        <w:right w:val="none" w:sz="0" w:space="0" w:color="auto"/>
      </w:divBdr>
    </w:div>
    <w:div w:id="578370166">
      <w:bodyDiv w:val="1"/>
      <w:marLeft w:val="0"/>
      <w:marRight w:val="0"/>
      <w:marTop w:val="0"/>
      <w:marBottom w:val="0"/>
      <w:divBdr>
        <w:top w:val="none" w:sz="0" w:space="0" w:color="auto"/>
        <w:left w:val="none" w:sz="0" w:space="0" w:color="auto"/>
        <w:bottom w:val="none" w:sz="0" w:space="0" w:color="auto"/>
        <w:right w:val="none" w:sz="0" w:space="0" w:color="auto"/>
      </w:divBdr>
    </w:div>
    <w:div w:id="586161258">
      <w:bodyDiv w:val="1"/>
      <w:marLeft w:val="0"/>
      <w:marRight w:val="0"/>
      <w:marTop w:val="0"/>
      <w:marBottom w:val="0"/>
      <w:divBdr>
        <w:top w:val="none" w:sz="0" w:space="0" w:color="auto"/>
        <w:left w:val="none" w:sz="0" w:space="0" w:color="auto"/>
        <w:bottom w:val="none" w:sz="0" w:space="0" w:color="auto"/>
        <w:right w:val="none" w:sz="0" w:space="0" w:color="auto"/>
      </w:divBdr>
    </w:div>
    <w:div w:id="600577127">
      <w:bodyDiv w:val="1"/>
      <w:marLeft w:val="0"/>
      <w:marRight w:val="0"/>
      <w:marTop w:val="0"/>
      <w:marBottom w:val="0"/>
      <w:divBdr>
        <w:top w:val="none" w:sz="0" w:space="0" w:color="auto"/>
        <w:left w:val="none" w:sz="0" w:space="0" w:color="auto"/>
        <w:bottom w:val="none" w:sz="0" w:space="0" w:color="auto"/>
        <w:right w:val="none" w:sz="0" w:space="0" w:color="auto"/>
      </w:divBdr>
    </w:div>
    <w:div w:id="601303901">
      <w:bodyDiv w:val="1"/>
      <w:marLeft w:val="0"/>
      <w:marRight w:val="0"/>
      <w:marTop w:val="0"/>
      <w:marBottom w:val="0"/>
      <w:divBdr>
        <w:top w:val="none" w:sz="0" w:space="0" w:color="auto"/>
        <w:left w:val="none" w:sz="0" w:space="0" w:color="auto"/>
        <w:bottom w:val="none" w:sz="0" w:space="0" w:color="auto"/>
        <w:right w:val="none" w:sz="0" w:space="0" w:color="auto"/>
      </w:divBdr>
    </w:div>
    <w:div w:id="607547945">
      <w:bodyDiv w:val="1"/>
      <w:marLeft w:val="0"/>
      <w:marRight w:val="0"/>
      <w:marTop w:val="0"/>
      <w:marBottom w:val="0"/>
      <w:divBdr>
        <w:top w:val="none" w:sz="0" w:space="0" w:color="auto"/>
        <w:left w:val="none" w:sz="0" w:space="0" w:color="auto"/>
        <w:bottom w:val="none" w:sz="0" w:space="0" w:color="auto"/>
        <w:right w:val="none" w:sz="0" w:space="0" w:color="auto"/>
      </w:divBdr>
    </w:div>
    <w:div w:id="608856792">
      <w:bodyDiv w:val="1"/>
      <w:marLeft w:val="0"/>
      <w:marRight w:val="0"/>
      <w:marTop w:val="0"/>
      <w:marBottom w:val="0"/>
      <w:divBdr>
        <w:top w:val="none" w:sz="0" w:space="0" w:color="auto"/>
        <w:left w:val="none" w:sz="0" w:space="0" w:color="auto"/>
        <w:bottom w:val="none" w:sz="0" w:space="0" w:color="auto"/>
        <w:right w:val="none" w:sz="0" w:space="0" w:color="auto"/>
      </w:divBdr>
    </w:div>
    <w:div w:id="611090194">
      <w:bodyDiv w:val="1"/>
      <w:marLeft w:val="0"/>
      <w:marRight w:val="0"/>
      <w:marTop w:val="0"/>
      <w:marBottom w:val="0"/>
      <w:divBdr>
        <w:top w:val="none" w:sz="0" w:space="0" w:color="auto"/>
        <w:left w:val="none" w:sz="0" w:space="0" w:color="auto"/>
        <w:bottom w:val="none" w:sz="0" w:space="0" w:color="auto"/>
        <w:right w:val="none" w:sz="0" w:space="0" w:color="auto"/>
      </w:divBdr>
    </w:div>
    <w:div w:id="629434689">
      <w:bodyDiv w:val="1"/>
      <w:marLeft w:val="0"/>
      <w:marRight w:val="0"/>
      <w:marTop w:val="0"/>
      <w:marBottom w:val="0"/>
      <w:divBdr>
        <w:top w:val="none" w:sz="0" w:space="0" w:color="auto"/>
        <w:left w:val="none" w:sz="0" w:space="0" w:color="auto"/>
        <w:bottom w:val="none" w:sz="0" w:space="0" w:color="auto"/>
        <w:right w:val="none" w:sz="0" w:space="0" w:color="auto"/>
      </w:divBdr>
    </w:div>
    <w:div w:id="630745742">
      <w:bodyDiv w:val="1"/>
      <w:marLeft w:val="0"/>
      <w:marRight w:val="0"/>
      <w:marTop w:val="0"/>
      <w:marBottom w:val="0"/>
      <w:divBdr>
        <w:top w:val="none" w:sz="0" w:space="0" w:color="auto"/>
        <w:left w:val="none" w:sz="0" w:space="0" w:color="auto"/>
        <w:bottom w:val="none" w:sz="0" w:space="0" w:color="auto"/>
        <w:right w:val="none" w:sz="0" w:space="0" w:color="auto"/>
      </w:divBdr>
    </w:div>
    <w:div w:id="632951557">
      <w:bodyDiv w:val="1"/>
      <w:marLeft w:val="0"/>
      <w:marRight w:val="0"/>
      <w:marTop w:val="0"/>
      <w:marBottom w:val="0"/>
      <w:divBdr>
        <w:top w:val="none" w:sz="0" w:space="0" w:color="auto"/>
        <w:left w:val="none" w:sz="0" w:space="0" w:color="auto"/>
        <w:bottom w:val="none" w:sz="0" w:space="0" w:color="auto"/>
        <w:right w:val="none" w:sz="0" w:space="0" w:color="auto"/>
      </w:divBdr>
    </w:div>
    <w:div w:id="645820246">
      <w:bodyDiv w:val="1"/>
      <w:marLeft w:val="0"/>
      <w:marRight w:val="0"/>
      <w:marTop w:val="0"/>
      <w:marBottom w:val="0"/>
      <w:divBdr>
        <w:top w:val="none" w:sz="0" w:space="0" w:color="auto"/>
        <w:left w:val="none" w:sz="0" w:space="0" w:color="auto"/>
        <w:bottom w:val="none" w:sz="0" w:space="0" w:color="auto"/>
        <w:right w:val="none" w:sz="0" w:space="0" w:color="auto"/>
      </w:divBdr>
    </w:div>
    <w:div w:id="648435303">
      <w:bodyDiv w:val="1"/>
      <w:marLeft w:val="0"/>
      <w:marRight w:val="0"/>
      <w:marTop w:val="0"/>
      <w:marBottom w:val="0"/>
      <w:divBdr>
        <w:top w:val="none" w:sz="0" w:space="0" w:color="auto"/>
        <w:left w:val="none" w:sz="0" w:space="0" w:color="auto"/>
        <w:bottom w:val="none" w:sz="0" w:space="0" w:color="auto"/>
        <w:right w:val="none" w:sz="0" w:space="0" w:color="auto"/>
      </w:divBdr>
    </w:div>
    <w:div w:id="666641354">
      <w:bodyDiv w:val="1"/>
      <w:marLeft w:val="0"/>
      <w:marRight w:val="0"/>
      <w:marTop w:val="0"/>
      <w:marBottom w:val="0"/>
      <w:divBdr>
        <w:top w:val="none" w:sz="0" w:space="0" w:color="auto"/>
        <w:left w:val="none" w:sz="0" w:space="0" w:color="auto"/>
        <w:bottom w:val="none" w:sz="0" w:space="0" w:color="auto"/>
        <w:right w:val="none" w:sz="0" w:space="0" w:color="auto"/>
      </w:divBdr>
    </w:div>
    <w:div w:id="670572590">
      <w:bodyDiv w:val="1"/>
      <w:marLeft w:val="0"/>
      <w:marRight w:val="0"/>
      <w:marTop w:val="0"/>
      <w:marBottom w:val="0"/>
      <w:divBdr>
        <w:top w:val="none" w:sz="0" w:space="0" w:color="auto"/>
        <w:left w:val="none" w:sz="0" w:space="0" w:color="auto"/>
        <w:bottom w:val="none" w:sz="0" w:space="0" w:color="auto"/>
        <w:right w:val="none" w:sz="0" w:space="0" w:color="auto"/>
      </w:divBdr>
    </w:div>
    <w:div w:id="671837568">
      <w:bodyDiv w:val="1"/>
      <w:marLeft w:val="0"/>
      <w:marRight w:val="0"/>
      <w:marTop w:val="0"/>
      <w:marBottom w:val="0"/>
      <w:divBdr>
        <w:top w:val="none" w:sz="0" w:space="0" w:color="auto"/>
        <w:left w:val="none" w:sz="0" w:space="0" w:color="auto"/>
        <w:bottom w:val="none" w:sz="0" w:space="0" w:color="auto"/>
        <w:right w:val="none" w:sz="0" w:space="0" w:color="auto"/>
      </w:divBdr>
    </w:div>
    <w:div w:id="672686549">
      <w:bodyDiv w:val="1"/>
      <w:marLeft w:val="0"/>
      <w:marRight w:val="0"/>
      <w:marTop w:val="0"/>
      <w:marBottom w:val="0"/>
      <w:divBdr>
        <w:top w:val="none" w:sz="0" w:space="0" w:color="auto"/>
        <w:left w:val="none" w:sz="0" w:space="0" w:color="auto"/>
        <w:bottom w:val="none" w:sz="0" w:space="0" w:color="auto"/>
        <w:right w:val="none" w:sz="0" w:space="0" w:color="auto"/>
      </w:divBdr>
    </w:div>
    <w:div w:id="673849337">
      <w:bodyDiv w:val="1"/>
      <w:marLeft w:val="0"/>
      <w:marRight w:val="0"/>
      <w:marTop w:val="0"/>
      <w:marBottom w:val="0"/>
      <w:divBdr>
        <w:top w:val="none" w:sz="0" w:space="0" w:color="auto"/>
        <w:left w:val="none" w:sz="0" w:space="0" w:color="auto"/>
        <w:bottom w:val="none" w:sz="0" w:space="0" w:color="auto"/>
        <w:right w:val="none" w:sz="0" w:space="0" w:color="auto"/>
      </w:divBdr>
    </w:div>
    <w:div w:id="675032517">
      <w:bodyDiv w:val="1"/>
      <w:marLeft w:val="0"/>
      <w:marRight w:val="0"/>
      <w:marTop w:val="0"/>
      <w:marBottom w:val="0"/>
      <w:divBdr>
        <w:top w:val="none" w:sz="0" w:space="0" w:color="auto"/>
        <w:left w:val="none" w:sz="0" w:space="0" w:color="auto"/>
        <w:bottom w:val="none" w:sz="0" w:space="0" w:color="auto"/>
        <w:right w:val="none" w:sz="0" w:space="0" w:color="auto"/>
      </w:divBdr>
    </w:div>
    <w:div w:id="678846360">
      <w:bodyDiv w:val="1"/>
      <w:marLeft w:val="0"/>
      <w:marRight w:val="0"/>
      <w:marTop w:val="0"/>
      <w:marBottom w:val="0"/>
      <w:divBdr>
        <w:top w:val="none" w:sz="0" w:space="0" w:color="auto"/>
        <w:left w:val="none" w:sz="0" w:space="0" w:color="auto"/>
        <w:bottom w:val="none" w:sz="0" w:space="0" w:color="auto"/>
        <w:right w:val="none" w:sz="0" w:space="0" w:color="auto"/>
      </w:divBdr>
    </w:div>
    <w:div w:id="681586167">
      <w:bodyDiv w:val="1"/>
      <w:marLeft w:val="0"/>
      <w:marRight w:val="0"/>
      <w:marTop w:val="0"/>
      <w:marBottom w:val="0"/>
      <w:divBdr>
        <w:top w:val="none" w:sz="0" w:space="0" w:color="auto"/>
        <w:left w:val="none" w:sz="0" w:space="0" w:color="auto"/>
        <w:bottom w:val="none" w:sz="0" w:space="0" w:color="auto"/>
        <w:right w:val="none" w:sz="0" w:space="0" w:color="auto"/>
      </w:divBdr>
    </w:div>
    <w:div w:id="682629169">
      <w:bodyDiv w:val="1"/>
      <w:marLeft w:val="0"/>
      <w:marRight w:val="0"/>
      <w:marTop w:val="0"/>
      <w:marBottom w:val="0"/>
      <w:divBdr>
        <w:top w:val="none" w:sz="0" w:space="0" w:color="auto"/>
        <w:left w:val="none" w:sz="0" w:space="0" w:color="auto"/>
        <w:bottom w:val="none" w:sz="0" w:space="0" w:color="auto"/>
        <w:right w:val="none" w:sz="0" w:space="0" w:color="auto"/>
      </w:divBdr>
    </w:div>
    <w:div w:id="688220925">
      <w:bodyDiv w:val="1"/>
      <w:marLeft w:val="0"/>
      <w:marRight w:val="0"/>
      <w:marTop w:val="0"/>
      <w:marBottom w:val="0"/>
      <w:divBdr>
        <w:top w:val="none" w:sz="0" w:space="0" w:color="auto"/>
        <w:left w:val="none" w:sz="0" w:space="0" w:color="auto"/>
        <w:bottom w:val="none" w:sz="0" w:space="0" w:color="auto"/>
        <w:right w:val="none" w:sz="0" w:space="0" w:color="auto"/>
      </w:divBdr>
    </w:div>
    <w:div w:id="691490154">
      <w:bodyDiv w:val="1"/>
      <w:marLeft w:val="0"/>
      <w:marRight w:val="0"/>
      <w:marTop w:val="0"/>
      <w:marBottom w:val="0"/>
      <w:divBdr>
        <w:top w:val="none" w:sz="0" w:space="0" w:color="auto"/>
        <w:left w:val="none" w:sz="0" w:space="0" w:color="auto"/>
        <w:bottom w:val="none" w:sz="0" w:space="0" w:color="auto"/>
        <w:right w:val="none" w:sz="0" w:space="0" w:color="auto"/>
      </w:divBdr>
    </w:div>
    <w:div w:id="697125706">
      <w:bodyDiv w:val="1"/>
      <w:marLeft w:val="0"/>
      <w:marRight w:val="0"/>
      <w:marTop w:val="0"/>
      <w:marBottom w:val="0"/>
      <w:divBdr>
        <w:top w:val="none" w:sz="0" w:space="0" w:color="auto"/>
        <w:left w:val="none" w:sz="0" w:space="0" w:color="auto"/>
        <w:bottom w:val="none" w:sz="0" w:space="0" w:color="auto"/>
        <w:right w:val="none" w:sz="0" w:space="0" w:color="auto"/>
      </w:divBdr>
    </w:div>
    <w:div w:id="709573377">
      <w:bodyDiv w:val="1"/>
      <w:marLeft w:val="0"/>
      <w:marRight w:val="0"/>
      <w:marTop w:val="0"/>
      <w:marBottom w:val="0"/>
      <w:divBdr>
        <w:top w:val="none" w:sz="0" w:space="0" w:color="auto"/>
        <w:left w:val="none" w:sz="0" w:space="0" w:color="auto"/>
        <w:bottom w:val="none" w:sz="0" w:space="0" w:color="auto"/>
        <w:right w:val="none" w:sz="0" w:space="0" w:color="auto"/>
      </w:divBdr>
    </w:div>
    <w:div w:id="715857759">
      <w:bodyDiv w:val="1"/>
      <w:marLeft w:val="0"/>
      <w:marRight w:val="0"/>
      <w:marTop w:val="0"/>
      <w:marBottom w:val="0"/>
      <w:divBdr>
        <w:top w:val="none" w:sz="0" w:space="0" w:color="auto"/>
        <w:left w:val="none" w:sz="0" w:space="0" w:color="auto"/>
        <w:bottom w:val="none" w:sz="0" w:space="0" w:color="auto"/>
        <w:right w:val="none" w:sz="0" w:space="0" w:color="auto"/>
      </w:divBdr>
    </w:div>
    <w:div w:id="719787846">
      <w:bodyDiv w:val="1"/>
      <w:marLeft w:val="0"/>
      <w:marRight w:val="0"/>
      <w:marTop w:val="0"/>
      <w:marBottom w:val="0"/>
      <w:divBdr>
        <w:top w:val="none" w:sz="0" w:space="0" w:color="auto"/>
        <w:left w:val="none" w:sz="0" w:space="0" w:color="auto"/>
        <w:bottom w:val="none" w:sz="0" w:space="0" w:color="auto"/>
        <w:right w:val="none" w:sz="0" w:space="0" w:color="auto"/>
      </w:divBdr>
    </w:div>
    <w:div w:id="734738275">
      <w:bodyDiv w:val="1"/>
      <w:marLeft w:val="0"/>
      <w:marRight w:val="0"/>
      <w:marTop w:val="0"/>
      <w:marBottom w:val="0"/>
      <w:divBdr>
        <w:top w:val="none" w:sz="0" w:space="0" w:color="auto"/>
        <w:left w:val="none" w:sz="0" w:space="0" w:color="auto"/>
        <w:bottom w:val="none" w:sz="0" w:space="0" w:color="auto"/>
        <w:right w:val="none" w:sz="0" w:space="0" w:color="auto"/>
      </w:divBdr>
    </w:div>
    <w:div w:id="738788315">
      <w:bodyDiv w:val="1"/>
      <w:marLeft w:val="0"/>
      <w:marRight w:val="0"/>
      <w:marTop w:val="0"/>
      <w:marBottom w:val="0"/>
      <w:divBdr>
        <w:top w:val="none" w:sz="0" w:space="0" w:color="auto"/>
        <w:left w:val="none" w:sz="0" w:space="0" w:color="auto"/>
        <w:bottom w:val="none" w:sz="0" w:space="0" w:color="auto"/>
        <w:right w:val="none" w:sz="0" w:space="0" w:color="auto"/>
      </w:divBdr>
    </w:div>
    <w:div w:id="741564417">
      <w:bodyDiv w:val="1"/>
      <w:marLeft w:val="0"/>
      <w:marRight w:val="0"/>
      <w:marTop w:val="0"/>
      <w:marBottom w:val="0"/>
      <w:divBdr>
        <w:top w:val="none" w:sz="0" w:space="0" w:color="auto"/>
        <w:left w:val="none" w:sz="0" w:space="0" w:color="auto"/>
        <w:bottom w:val="none" w:sz="0" w:space="0" w:color="auto"/>
        <w:right w:val="none" w:sz="0" w:space="0" w:color="auto"/>
      </w:divBdr>
    </w:div>
    <w:div w:id="748503684">
      <w:bodyDiv w:val="1"/>
      <w:marLeft w:val="0"/>
      <w:marRight w:val="0"/>
      <w:marTop w:val="0"/>
      <w:marBottom w:val="0"/>
      <w:divBdr>
        <w:top w:val="none" w:sz="0" w:space="0" w:color="auto"/>
        <w:left w:val="none" w:sz="0" w:space="0" w:color="auto"/>
        <w:bottom w:val="none" w:sz="0" w:space="0" w:color="auto"/>
        <w:right w:val="none" w:sz="0" w:space="0" w:color="auto"/>
      </w:divBdr>
    </w:div>
    <w:div w:id="750005719">
      <w:bodyDiv w:val="1"/>
      <w:marLeft w:val="0"/>
      <w:marRight w:val="0"/>
      <w:marTop w:val="0"/>
      <w:marBottom w:val="0"/>
      <w:divBdr>
        <w:top w:val="none" w:sz="0" w:space="0" w:color="auto"/>
        <w:left w:val="none" w:sz="0" w:space="0" w:color="auto"/>
        <w:bottom w:val="none" w:sz="0" w:space="0" w:color="auto"/>
        <w:right w:val="none" w:sz="0" w:space="0" w:color="auto"/>
      </w:divBdr>
    </w:div>
    <w:div w:id="761491182">
      <w:bodyDiv w:val="1"/>
      <w:marLeft w:val="0"/>
      <w:marRight w:val="0"/>
      <w:marTop w:val="0"/>
      <w:marBottom w:val="0"/>
      <w:divBdr>
        <w:top w:val="none" w:sz="0" w:space="0" w:color="auto"/>
        <w:left w:val="none" w:sz="0" w:space="0" w:color="auto"/>
        <w:bottom w:val="none" w:sz="0" w:space="0" w:color="auto"/>
        <w:right w:val="none" w:sz="0" w:space="0" w:color="auto"/>
      </w:divBdr>
    </w:div>
    <w:div w:id="769621925">
      <w:bodyDiv w:val="1"/>
      <w:marLeft w:val="0"/>
      <w:marRight w:val="0"/>
      <w:marTop w:val="0"/>
      <w:marBottom w:val="0"/>
      <w:divBdr>
        <w:top w:val="none" w:sz="0" w:space="0" w:color="auto"/>
        <w:left w:val="none" w:sz="0" w:space="0" w:color="auto"/>
        <w:bottom w:val="none" w:sz="0" w:space="0" w:color="auto"/>
        <w:right w:val="none" w:sz="0" w:space="0" w:color="auto"/>
      </w:divBdr>
    </w:div>
    <w:div w:id="773745461">
      <w:bodyDiv w:val="1"/>
      <w:marLeft w:val="0"/>
      <w:marRight w:val="0"/>
      <w:marTop w:val="0"/>
      <w:marBottom w:val="0"/>
      <w:divBdr>
        <w:top w:val="none" w:sz="0" w:space="0" w:color="auto"/>
        <w:left w:val="none" w:sz="0" w:space="0" w:color="auto"/>
        <w:bottom w:val="none" w:sz="0" w:space="0" w:color="auto"/>
        <w:right w:val="none" w:sz="0" w:space="0" w:color="auto"/>
      </w:divBdr>
    </w:div>
    <w:div w:id="788206930">
      <w:bodyDiv w:val="1"/>
      <w:marLeft w:val="0"/>
      <w:marRight w:val="0"/>
      <w:marTop w:val="0"/>
      <w:marBottom w:val="0"/>
      <w:divBdr>
        <w:top w:val="none" w:sz="0" w:space="0" w:color="auto"/>
        <w:left w:val="none" w:sz="0" w:space="0" w:color="auto"/>
        <w:bottom w:val="none" w:sz="0" w:space="0" w:color="auto"/>
        <w:right w:val="none" w:sz="0" w:space="0" w:color="auto"/>
      </w:divBdr>
    </w:div>
    <w:div w:id="791703960">
      <w:bodyDiv w:val="1"/>
      <w:marLeft w:val="0"/>
      <w:marRight w:val="0"/>
      <w:marTop w:val="0"/>
      <w:marBottom w:val="0"/>
      <w:divBdr>
        <w:top w:val="none" w:sz="0" w:space="0" w:color="auto"/>
        <w:left w:val="none" w:sz="0" w:space="0" w:color="auto"/>
        <w:bottom w:val="none" w:sz="0" w:space="0" w:color="auto"/>
        <w:right w:val="none" w:sz="0" w:space="0" w:color="auto"/>
      </w:divBdr>
    </w:div>
    <w:div w:id="794561471">
      <w:bodyDiv w:val="1"/>
      <w:marLeft w:val="0"/>
      <w:marRight w:val="0"/>
      <w:marTop w:val="0"/>
      <w:marBottom w:val="0"/>
      <w:divBdr>
        <w:top w:val="none" w:sz="0" w:space="0" w:color="auto"/>
        <w:left w:val="none" w:sz="0" w:space="0" w:color="auto"/>
        <w:bottom w:val="none" w:sz="0" w:space="0" w:color="auto"/>
        <w:right w:val="none" w:sz="0" w:space="0" w:color="auto"/>
      </w:divBdr>
    </w:div>
    <w:div w:id="806439271">
      <w:bodyDiv w:val="1"/>
      <w:marLeft w:val="0"/>
      <w:marRight w:val="0"/>
      <w:marTop w:val="0"/>
      <w:marBottom w:val="0"/>
      <w:divBdr>
        <w:top w:val="none" w:sz="0" w:space="0" w:color="auto"/>
        <w:left w:val="none" w:sz="0" w:space="0" w:color="auto"/>
        <w:bottom w:val="none" w:sz="0" w:space="0" w:color="auto"/>
        <w:right w:val="none" w:sz="0" w:space="0" w:color="auto"/>
      </w:divBdr>
    </w:div>
    <w:div w:id="807627152">
      <w:bodyDiv w:val="1"/>
      <w:marLeft w:val="0"/>
      <w:marRight w:val="0"/>
      <w:marTop w:val="0"/>
      <w:marBottom w:val="0"/>
      <w:divBdr>
        <w:top w:val="none" w:sz="0" w:space="0" w:color="auto"/>
        <w:left w:val="none" w:sz="0" w:space="0" w:color="auto"/>
        <w:bottom w:val="none" w:sz="0" w:space="0" w:color="auto"/>
        <w:right w:val="none" w:sz="0" w:space="0" w:color="auto"/>
      </w:divBdr>
    </w:div>
    <w:div w:id="809518251">
      <w:bodyDiv w:val="1"/>
      <w:marLeft w:val="0"/>
      <w:marRight w:val="0"/>
      <w:marTop w:val="0"/>
      <w:marBottom w:val="0"/>
      <w:divBdr>
        <w:top w:val="none" w:sz="0" w:space="0" w:color="auto"/>
        <w:left w:val="none" w:sz="0" w:space="0" w:color="auto"/>
        <w:bottom w:val="none" w:sz="0" w:space="0" w:color="auto"/>
        <w:right w:val="none" w:sz="0" w:space="0" w:color="auto"/>
      </w:divBdr>
    </w:div>
    <w:div w:id="812528505">
      <w:bodyDiv w:val="1"/>
      <w:marLeft w:val="0"/>
      <w:marRight w:val="0"/>
      <w:marTop w:val="0"/>
      <w:marBottom w:val="0"/>
      <w:divBdr>
        <w:top w:val="none" w:sz="0" w:space="0" w:color="auto"/>
        <w:left w:val="none" w:sz="0" w:space="0" w:color="auto"/>
        <w:bottom w:val="none" w:sz="0" w:space="0" w:color="auto"/>
        <w:right w:val="none" w:sz="0" w:space="0" w:color="auto"/>
      </w:divBdr>
    </w:div>
    <w:div w:id="814444421">
      <w:bodyDiv w:val="1"/>
      <w:marLeft w:val="0"/>
      <w:marRight w:val="0"/>
      <w:marTop w:val="0"/>
      <w:marBottom w:val="0"/>
      <w:divBdr>
        <w:top w:val="none" w:sz="0" w:space="0" w:color="auto"/>
        <w:left w:val="none" w:sz="0" w:space="0" w:color="auto"/>
        <w:bottom w:val="none" w:sz="0" w:space="0" w:color="auto"/>
        <w:right w:val="none" w:sz="0" w:space="0" w:color="auto"/>
      </w:divBdr>
    </w:div>
    <w:div w:id="816989897">
      <w:bodyDiv w:val="1"/>
      <w:marLeft w:val="0"/>
      <w:marRight w:val="0"/>
      <w:marTop w:val="0"/>
      <w:marBottom w:val="0"/>
      <w:divBdr>
        <w:top w:val="none" w:sz="0" w:space="0" w:color="auto"/>
        <w:left w:val="none" w:sz="0" w:space="0" w:color="auto"/>
        <w:bottom w:val="none" w:sz="0" w:space="0" w:color="auto"/>
        <w:right w:val="none" w:sz="0" w:space="0" w:color="auto"/>
      </w:divBdr>
    </w:div>
    <w:div w:id="819662583">
      <w:bodyDiv w:val="1"/>
      <w:marLeft w:val="0"/>
      <w:marRight w:val="0"/>
      <w:marTop w:val="0"/>
      <w:marBottom w:val="0"/>
      <w:divBdr>
        <w:top w:val="none" w:sz="0" w:space="0" w:color="auto"/>
        <w:left w:val="none" w:sz="0" w:space="0" w:color="auto"/>
        <w:bottom w:val="none" w:sz="0" w:space="0" w:color="auto"/>
        <w:right w:val="none" w:sz="0" w:space="0" w:color="auto"/>
      </w:divBdr>
    </w:div>
    <w:div w:id="822963231">
      <w:bodyDiv w:val="1"/>
      <w:marLeft w:val="0"/>
      <w:marRight w:val="0"/>
      <w:marTop w:val="0"/>
      <w:marBottom w:val="0"/>
      <w:divBdr>
        <w:top w:val="none" w:sz="0" w:space="0" w:color="auto"/>
        <w:left w:val="none" w:sz="0" w:space="0" w:color="auto"/>
        <w:bottom w:val="none" w:sz="0" w:space="0" w:color="auto"/>
        <w:right w:val="none" w:sz="0" w:space="0" w:color="auto"/>
      </w:divBdr>
    </w:div>
    <w:div w:id="830295960">
      <w:bodyDiv w:val="1"/>
      <w:marLeft w:val="0"/>
      <w:marRight w:val="0"/>
      <w:marTop w:val="0"/>
      <w:marBottom w:val="0"/>
      <w:divBdr>
        <w:top w:val="none" w:sz="0" w:space="0" w:color="auto"/>
        <w:left w:val="none" w:sz="0" w:space="0" w:color="auto"/>
        <w:bottom w:val="none" w:sz="0" w:space="0" w:color="auto"/>
        <w:right w:val="none" w:sz="0" w:space="0" w:color="auto"/>
      </w:divBdr>
    </w:div>
    <w:div w:id="830411572">
      <w:bodyDiv w:val="1"/>
      <w:marLeft w:val="0"/>
      <w:marRight w:val="0"/>
      <w:marTop w:val="0"/>
      <w:marBottom w:val="0"/>
      <w:divBdr>
        <w:top w:val="none" w:sz="0" w:space="0" w:color="auto"/>
        <w:left w:val="none" w:sz="0" w:space="0" w:color="auto"/>
        <w:bottom w:val="none" w:sz="0" w:space="0" w:color="auto"/>
        <w:right w:val="none" w:sz="0" w:space="0" w:color="auto"/>
      </w:divBdr>
    </w:div>
    <w:div w:id="833763282">
      <w:bodyDiv w:val="1"/>
      <w:marLeft w:val="0"/>
      <w:marRight w:val="0"/>
      <w:marTop w:val="0"/>
      <w:marBottom w:val="0"/>
      <w:divBdr>
        <w:top w:val="none" w:sz="0" w:space="0" w:color="auto"/>
        <w:left w:val="none" w:sz="0" w:space="0" w:color="auto"/>
        <w:bottom w:val="none" w:sz="0" w:space="0" w:color="auto"/>
        <w:right w:val="none" w:sz="0" w:space="0" w:color="auto"/>
      </w:divBdr>
    </w:div>
    <w:div w:id="844397204">
      <w:bodyDiv w:val="1"/>
      <w:marLeft w:val="0"/>
      <w:marRight w:val="0"/>
      <w:marTop w:val="0"/>
      <w:marBottom w:val="0"/>
      <w:divBdr>
        <w:top w:val="none" w:sz="0" w:space="0" w:color="auto"/>
        <w:left w:val="none" w:sz="0" w:space="0" w:color="auto"/>
        <w:bottom w:val="none" w:sz="0" w:space="0" w:color="auto"/>
        <w:right w:val="none" w:sz="0" w:space="0" w:color="auto"/>
      </w:divBdr>
    </w:div>
    <w:div w:id="854921794">
      <w:bodyDiv w:val="1"/>
      <w:marLeft w:val="0"/>
      <w:marRight w:val="0"/>
      <w:marTop w:val="0"/>
      <w:marBottom w:val="0"/>
      <w:divBdr>
        <w:top w:val="none" w:sz="0" w:space="0" w:color="auto"/>
        <w:left w:val="none" w:sz="0" w:space="0" w:color="auto"/>
        <w:bottom w:val="none" w:sz="0" w:space="0" w:color="auto"/>
        <w:right w:val="none" w:sz="0" w:space="0" w:color="auto"/>
      </w:divBdr>
    </w:div>
    <w:div w:id="860775014">
      <w:bodyDiv w:val="1"/>
      <w:marLeft w:val="0"/>
      <w:marRight w:val="0"/>
      <w:marTop w:val="0"/>
      <w:marBottom w:val="0"/>
      <w:divBdr>
        <w:top w:val="none" w:sz="0" w:space="0" w:color="auto"/>
        <w:left w:val="none" w:sz="0" w:space="0" w:color="auto"/>
        <w:bottom w:val="none" w:sz="0" w:space="0" w:color="auto"/>
        <w:right w:val="none" w:sz="0" w:space="0" w:color="auto"/>
      </w:divBdr>
    </w:div>
    <w:div w:id="871502811">
      <w:bodyDiv w:val="1"/>
      <w:marLeft w:val="0"/>
      <w:marRight w:val="0"/>
      <w:marTop w:val="0"/>
      <w:marBottom w:val="0"/>
      <w:divBdr>
        <w:top w:val="none" w:sz="0" w:space="0" w:color="auto"/>
        <w:left w:val="none" w:sz="0" w:space="0" w:color="auto"/>
        <w:bottom w:val="none" w:sz="0" w:space="0" w:color="auto"/>
        <w:right w:val="none" w:sz="0" w:space="0" w:color="auto"/>
      </w:divBdr>
    </w:div>
    <w:div w:id="881089375">
      <w:bodyDiv w:val="1"/>
      <w:marLeft w:val="0"/>
      <w:marRight w:val="0"/>
      <w:marTop w:val="0"/>
      <w:marBottom w:val="0"/>
      <w:divBdr>
        <w:top w:val="none" w:sz="0" w:space="0" w:color="auto"/>
        <w:left w:val="none" w:sz="0" w:space="0" w:color="auto"/>
        <w:bottom w:val="none" w:sz="0" w:space="0" w:color="auto"/>
        <w:right w:val="none" w:sz="0" w:space="0" w:color="auto"/>
      </w:divBdr>
    </w:div>
    <w:div w:id="883055822">
      <w:bodyDiv w:val="1"/>
      <w:marLeft w:val="0"/>
      <w:marRight w:val="0"/>
      <w:marTop w:val="0"/>
      <w:marBottom w:val="0"/>
      <w:divBdr>
        <w:top w:val="none" w:sz="0" w:space="0" w:color="auto"/>
        <w:left w:val="none" w:sz="0" w:space="0" w:color="auto"/>
        <w:bottom w:val="none" w:sz="0" w:space="0" w:color="auto"/>
        <w:right w:val="none" w:sz="0" w:space="0" w:color="auto"/>
      </w:divBdr>
    </w:div>
    <w:div w:id="886644593">
      <w:bodyDiv w:val="1"/>
      <w:marLeft w:val="0"/>
      <w:marRight w:val="0"/>
      <w:marTop w:val="0"/>
      <w:marBottom w:val="0"/>
      <w:divBdr>
        <w:top w:val="none" w:sz="0" w:space="0" w:color="auto"/>
        <w:left w:val="none" w:sz="0" w:space="0" w:color="auto"/>
        <w:bottom w:val="none" w:sz="0" w:space="0" w:color="auto"/>
        <w:right w:val="none" w:sz="0" w:space="0" w:color="auto"/>
      </w:divBdr>
    </w:div>
    <w:div w:id="886988170">
      <w:bodyDiv w:val="1"/>
      <w:marLeft w:val="0"/>
      <w:marRight w:val="0"/>
      <w:marTop w:val="0"/>
      <w:marBottom w:val="0"/>
      <w:divBdr>
        <w:top w:val="none" w:sz="0" w:space="0" w:color="auto"/>
        <w:left w:val="none" w:sz="0" w:space="0" w:color="auto"/>
        <w:bottom w:val="none" w:sz="0" w:space="0" w:color="auto"/>
        <w:right w:val="none" w:sz="0" w:space="0" w:color="auto"/>
      </w:divBdr>
    </w:div>
    <w:div w:id="891620294">
      <w:bodyDiv w:val="1"/>
      <w:marLeft w:val="0"/>
      <w:marRight w:val="0"/>
      <w:marTop w:val="0"/>
      <w:marBottom w:val="0"/>
      <w:divBdr>
        <w:top w:val="none" w:sz="0" w:space="0" w:color="auto"/>
        <w:left w:val="none" w:sz="0" w:space="0" w:color="auto"/>
        <w:bottom w:val="none" w:sz="0" w:space="0" w:color="auto"/>
        <w:right w:val="none" w:sz="0" w:space="0" w:color="auto"/>
      </w:divBdr>
    </w:div>
    <w:div w:id="901520979">
      <w:bodyDiv w:val="1"/>
      <w:marLeft w:val="0"/>
      <w:marRight w:val="0"/>
      <w:marTop w:val="0"/>
      <w:marBottom w:val="0"/>
      <w:divBdr>
        <w:top w:val="none" w:sz="0" w:space="0" w:color="auto"/>
        <w:left w:val="none" w:sz="0" w:space="0" w:color="auto"/>
        <w:bottom w:val="none" w:sz="0" w:space="0" w:color="auto"/>
        <w:right w:val="none" w:sz="0" w:space="0" w:color="auto"/>
      </w:divBdr>
    </w:div>
    <w:div w:id="905922661">
      <w:bodyDiv w:val="1"/>
      <w:marLeft w:val="0"/>
      <w:marRight w:val="0"/>
      <w:marTop w:val="0"/>
      <w:marBottom w:val="0"/>
      <w:divBdr>
        <w:top w:val="none" w:sz="0" w:space="0" w:color="auto"/>
        <w:left w:val="none" w:sz="0" w:space="0" w:color="auto"/>
        <w:bottom w:val="none" w:sz="0" w:space="0" w:color="auto"/>
        <w:right w:val="none" w:sz="0" w:space="0" w:color="auto"/>
      </w:divBdr>
    </w:div>
    <w:div w:id="916474145">
      <w:bodyDiv w:val="1"/>
      <w:marLeft w:val="0"/>
      <w:marRight w:val="0"/>
      <w:marTop w:val="0"/>
      <w:marBottom w:val="0"/>
      <w:divBdr>
        <w:top w:val="none" w:sz="0" w:space="0" w:color="auto"/>
        <w:left w:val="none" w:sz="0" w:space="0" w:color="auto"/>
        <w:bottom w:val="none" w:sz="0" w:space="0" w:color="auto"/>
        <w:right w:val="none" w:sz="0" w:space="0" w:color="auto"/>
      </w:divBdr>
    </w:div>
    <w:div w:id="920875090">
      <w:bodyDiv w:val="1"/>
      <w:marLeft w:val="0"/>
      <w:marRight w:val="0"/>
      <w:marTop w:val="0"/>
      <w:marBottom w:val="0"/>
      <w:divBdr>
        <w:top w:val="none" w:sz="0" w:space="0" w:color="auto"/>
        <w:left w:val="none" w:sz="0" w:space="0" w:color="auto"/>
        <w:bottom w:val="none" w:sz="0" w:space="0" w:color="auto"/>
        <w:right w:val="none" w:sz="0" w:space="0" w:color="auto"/>
      </w:divBdr>
    </w:div>
    <w:div w:id="933241313">
      <w:bodyDiv w:val="1"/>
      <w:marLeft w:val="0"/>
      <w:marRight w:val="0"/>
      <w:marTop w:val="0"/>
      <w:marBottom w:val="0"/>
      <w:divBdr>
        <w:top w:val="none" w:sz="0" w:space="0" w:color="auto"/>
        <w:left w:val="none" w:sz="0" w:space="0" w:color="auto"/>
        <w:bottom w:val="none" w:sz="0" w:space="0" w:color="auto"/>
        <w:right w:val="none" w:sz="0" w:space="0" w:color="auto"/>
      </w:divBdr>
    </w:div>
    <w:div w:id="938828437">
      <w:bodyDiv w:val="1"/>
      <w:marLeft w:val="0"/>
      <w:marRight w:val="0"/>
      <w:marTop w:val="0"/>
      <w:marBottom w:val="0"/>
      <w:divBdr>
        <w:top w:val="none" w:sz="0" w:space="0" w:color="auto"/>
        <w:left w:val="none" w:sz="0" w:space="0" w:color="auto"/>
        <w:bottom w:val="none" w:sz="0" w:space="0" w:color="auto"/>
        <w:right w:val="none" w:sz="0" w:space="0" w:color="auto"/>
      </w:divBdr>
    </w:div>
    <w:div w:id="942802120">
      <w:bodyDiv w:val="1"/>
      <w:marLeft w:val="0"/>
      <w:marRight w:val="0"/>
      <w:marTop w:val="0"/>
      <w:marBottom w:val="0"/>
      <w:divBdr>
        <w:top w:val="none" w:sz="0" w:space="0" w:color="auto"/>
        <w:left w:val="none" w:sz="0" w:space="0" w:color="auto"/>
        <w:bottom w:val="none" w:sz="0" w:space="0" w:color="auto"/>
        <w:right w:val="none" w:sz="0" w:space="0" w:color="auto"/>
      </w:divBdr>
    </w:div>
    <w:div w:id="950431835">
      <w:bodyDiv w:val="1"/>
      <w:marLeft w:val="0"/>
      <w:marRight w:val="0"/>
      <w:marTop w:val="0"/>
      <w:marBottom w:val="0"/>
      <w:divBdr>
        <w:top w:val="none" w:sz="0" w:space="0" w:color="auto"/>
        <w:left w:val="none" w:sz="0" w:space="0" w:color="auto"/>
        <w:bottom w:val="none" w:sz="0" w:space="0" w:color="auto"/>
        <w:right w:val="none" w:sz="0" w:space="0" w:color="auto"/>
      </w:divBdr>
    </w:div>
    <w:div w:id="959610059">
      <w:bodyDiv w:val="1"/>
      <w:marLeft w:val="0"/>
      <w:marRight w:val="0"/>
      <w:marTop w:val="0"/>
      <w:marBottom w:val="0"/>
      <w:divBdr>
        <w:top w:val="none" w:sz="0" w:space="0" w:color="auto"/>
        <w:left w:val="none" w:sz="0" w:space="0" w:color="auto"/>
        <w:bottom w:val="none" w:sz="0" w:space="0" w:color="auto"/>
        <w:right w:val="none" w:sz="0" w:space="0" w:color="auto"/>
      </w:divBdr>
    </w:div>
    <w:div w:id="974027594">
      <w:bodyDiv w:val="1"/>
      <w:marLeft w:val="0"/>
      <w:marRight w:val="0"/>
      <w:marTop w:val="0"/>
      <w:marBottom w:val="0"/>
      <w:divBdr>
        <w:top w:val="none" w:sz="0" w:space="0" w:color="auto"/>
        <w:left w:val="none" w:sz="0" w:space="0" w:color="auto"/>
        <w:bottom w:val="none" w:sz="0" w:space="0" w:color="auto"/>
        <w:right w:val="none" w:sz="0" w:space="0" w:color="auto"/>
      </w:divBdr>
    </w:div>
    <w:div w:id="987591824">
      <w:bodyDiv w:val="1"/>
      <w:marLeft w:val="0"/>
      <w:marRight w:val="0"/>
      <w:marTop w:val="0"/>
      <w:marBottom w:val="0"/>
      <w:divBdr>
        <w:top w:val="none" w:sz="0" w:space="0" w:color="auto"/>
        <w:left w:val="none" w:sz="0" w:space="0" w:color="auto"/>
        <w:bottom w:val="none" w:sz="0" w:space="0" w:color="auto"/>
        <w:right w:val="none" w:sz="0" w:space="0" w:color="auto"/>
      </w:divBdr>
    </w:div>
    <w:div w:id="1000349261">
      <w:bodyDiv w:val="1"/>
      <w:marLeft w:val="0"/>
      <w:marRight w:val="0"/>
      <w:marTop w:val="0"/>
      <w:marBottom w:val="0"/>
      <w:divBdr>
        <w:top w:val="none" w:sz="0" w:space="0" w:color="auto"/>
        <w:left w:val="none" w:sz="0" w:space="0" w:color="auto"/>
        <w:bottom w:val="none" w:sz="0" w:space="0" w:color="auto"/>
        <w:right w:val="none" w:sz="0" w:space="0" w:color="auto"/>
      </w:divBdr>
    </w:div>
    <w:div w:id="1013187084">
      <w:bodyDiv w:val="1"/>
      <w:marLeft w:val="0"/>
      <w:marRight w:val="0"/>
      <w:marTop w:val="0"/>
      <w:marBottom w:val="0"/>
      <w:divBdr>
        <w:top w:val="none" w:sz="0" w:space="0" w:color="auto"/>
        <w:left w:val="none" w:sz="0" w:space="0" w:color="auto"/>
        <w:bottom w:val="none" w:sz="0" w:space="0" w:color="auto"/>
        <w:right w:val="none" w:sz="0" w:space="0" w:color="auto"/>
      </w:divBdr>
    </w:div>
    <w:div w:id="1018240172">
      <w:bodyDiv w:val="1"/>
      <w:marLeft w:val="0"/>
      <w:marRight w:val="0"/>
      <w:marTop w:val="0"/>
      <w:marBottom w:val="0"/>
      <w:divBdr>
        <w:top w:val="none" w:sz="0" w:space="0" w:color="auto"/>
        <w:left w:val="none" w:sz="0" w:space="0" w:color="auto"/>
        <w:bottom w:val="none" w:sz="0" w:space="0" w:color="auto"/>
        <w:right w:val="none" w:sz="0" w:space="0" w:color="auto"/>
      </w:divBdr>
    </w:div>
    <w:div w:id="1034504054">
      <w:bodyDiv w:val="1"/>
      <w:marLeft w:val="0"/>
      <w:marRight w:val="0"/>
      <w:marTop w:val="0"/>
      <w:marBottom w:val="0"/>
      <w:divBdr>
        <w:top w:val="none" w:sz="0" w:space="0" w:color="auto"/>
        <w:left w:val="none" w:sz="0" w:space="0" w:color="auto"/>
        <w:bottom w:val="none" w:sz="0" w:space="0" w:color="auto"/>
        <w:right w:val="none" w:sz="0" w:space="0" w:color="auto"/>
      </w:divBdr>
    </w:div>
    <w:div w:id="1040667675">
      <w:bodyDiv w:val="1"/>
      <w:marLeft w:val="0"/>
      <w:marRight w:val="0"/>
      <w:marTop w:val="0"/>
      <w:marBottom w:val="0"/>
      <w:divBdr>
        <w:top w:val="none" w:sz="0" w:space="0" w:color="auto"/>
        <w:left w:val="none" w:sz="0" w:space="0" w:color="auto"/>
        <w:bottom w:val="none" w:sz="0" w:space="0" w:color="auto"/>
        <w:right w:val="none" w:sz="0" w:space="0" w:color="auto"/>
      </w:divBdr>
    </w:div>
    <w:div w:id="1041979544">
      <w:bodyDiv w:val="1"/>
      <w:marLeft w:val="0"/>
      <w:marRight w:val="0"/>
      <w:marTop w:val="0"/>
      <w:marBottom w:val="0"/>
      <w:divBdr>
        <w:top w:val="none" w:sz="0" w:space="0" w:color="auto"/>
        <w:left w:val="none" w:sz="0" w:space="0" w:color="auto"/>
        <w:bottom w:val="none" w:sz="0" w:space="0" w:color="auto"/>
        <w:right w:val="none" w:sz="0" w:space="0" w:color="auto"/>
      </w:divBdr>
    </w:div>
    <w:div w:id="1054306524">
      <w:bodyDiv w:val="1"/>
      <w:marLeft w:val="0"/>
      <w:marRight w:val="0"/>
      <w:marTop w:val="0"/>
      <w:marBottom w:val="0"/>
      <w:divBdr>
        <w:top w:val="none" w:sz="0" w:space="0" w:color="auto"/>
        <w:left w:val="none" w:sz="0" w:space="0" w:color="auto"/>
        <w:bottom w:val="none" w:sz="0" w:space="0" w:color="auto"/>
        <w:right w:val="none" w:sz="0" w:space="0" w:color="auto"/>
      </w:divBdr>
    </w:div>
    <w:div w:id="1055398876">
      <w:bodyDiv w:val="1"/>
      <w:marLeft w:val="0"/>
      <w:marRight w:val="0"/>
      <w:marTop w:val="0"/>
      <w:marBottom w:val="0"/>
      <w:divBdr>
        <w:top w:val="none" w:sz="0" w:space="0" w:color="auto"/>
        <w:left w:val="none" w:sz="0" w:space="0" w:color="auto"/>
        <w:bottom w:val="none" w:sz="0" w:space="0" w:color="auto"/>
        <w:right w:val="none" w:sz="0" w:space="0" w:color="auto"/>
      </w:divBdr>
    </w:div>
    <w:div w:id="1056048409">
      <w:bodyDiv w:val="1"/>
      <w:marLeft w:val="0"/>
      <w:marRight w:val="0"/>
      <w:marTop w:val="0"/>
      <w:marBottom w:val="0"/>
      <w:divBdr>
        <w:top w:val="none" w:sz="0" w:space="0" w:color="auto"/>
        <w:left w:val="none" w:sz="0" w:space="0" w:color="auto"/>
        <w:bottom w:val="none" w:sz="0" w:space="0" w:color="auto"/>
        <w:right w:val="none" w:sz="0" w:space="0" w:color="auto"/>
      </w:divBdr>
    </w:div>
    <w:div w:id="1060444116">
      <w:bodyDiv w:val="1"/>
      <w:marLeft w:val="0"/>
      <w:marRight w:val="0"/>
      <w:marTop w:val="0"/>
      <w:marBottom w:val="0"/>
      <w:divBdr>
        <w:top w:val="none" w:sz="0" w:space="0" w:color="auto"/>
        <w:left w:val="none" w:sz="0" w:space="0" w:color="auto"/>
        <w:bottom w:val="none" w:sz="0" w:space="0" w:color="auto"/>
        <w:right w:val="none" w:sz="0" w:space="0" w:color="auto"/>
      </w:divBdr>
    </w:div>
    <w:div w:id="1065181121">
      <w:bodyDiv w:val="1"/>
      <w:marLeft w:val="0"/>
      <w:marRight w:val="0"/>
      <w:marTop w:val="0"/>
      <w:marBottom w:val="0"/>
      <w:divBdr>
        <w:top w:val="none" w:sz="0" w:space="0" w:color="auto"/>
        <w:left w:val="none" w:sz="0" w:space="0" w:color="auto"/>
        <w:bottom w:val="none" w:sz="0" w:space="0" w:color="auto"/>
        <w:right w:val="none" w:sz="0" w:space="0" w:color="auto"/>
      </w:divBdr>
    </w:div>
    <w:div w:id="1070271385">
      <w:bodyDiv w:val="1"/>
      <w:marLeft w:val="0"/>
      <w:marRight w:val="0"/>
      <w:marTop w:val="0"/>
      <w:marBottom w:val="0"/>
      <w:divBdr>
        <w:top w:val="none" w:sz="0" w:space="0" w:color="auto"/>
        <w:left w:val="none" w:sz="0" w:space="0" w:color="auto"/>
        <w:bottom w:val="none" w:sz="0" w:space="0" w:color="auto"/>
        <w:right w:val="none" w:sz="0" w:space="0" w:color="auto"/>
      </w:divBdr>
    </w:div>
    <w:div w:id="1073427971">
      <w:bodyDiv w:val="1"/>
      <w:marLeft w:val="0"/>
      <w:marRight w:val="0"/>
      <w:marTop w:val="0"/>
      <w:marBottom w:val="0"/>
      <w:divBdr>
        <w:top w:val="none" w:sz="0" w:space="0" w:color="auto"/>
        <w:left w:val="none" w:sz="0" w:space="0" w:color="auto"/>
        <w:bottom w:val="none" w:sz="0" w:space="0" w:color="auto"/>
        <w:right w:val="none" w:sz="0" w:space="0" w:color="auto"/>
      </w:divBdr>
    </w:div>
    <w:div w:id="1075586338">
      <w:bodyDiv w:val="1"/>
      <w:marLeft w:val="0"/>
      <w:marRight w:val="0"/>
      <w:marTop w:val="0"/>
      <w:marBottom w:val="0"/>
      <w:divBdr>
        <w:top w:val="none" w:sz="0" w:space="0" w:color="auto"/>
        <w:left w:val="none" w:sz="0" w:space="0" w:color="auto"/>
        <w:bottom w:val="none" w:sz="0" w:space="0" w:color="auto"/>
        <w:right w:val="none" w:sz="0" w:space="0" w:color="auto"/>
      </w:divBdr>
    </w:div>
    <w:div w:id="1084914874">
      <w:bodyDiv w:val="1"/>
      <w:marLeft w:val="0"/>
      <w:marRight w:val="0"/>
      <w:marTop w:val="0"/>
      <w:marBottom w:val="0"/>
      <w:divBdr>
        <w:top w:val="none" w:sz="0" w:space="0" w:color="auto"/>
        <w:left w:val="none" w:sz="0" w:space="0" w:color="auto"/>
        <w:bottom w:val="none" w:sz="0" w:space="0" w:color="auto"/>
        <w:right w:val="none" w:sz="0" w:space="0" w:color="auto"/>
      </w:divBdr>
    </w:div>
    <w:div w:id="1104226035">
      <w:bodyDiv w:val="1"/>
      <w:marLeft w:val="0"/>
      <w:marRight w:val="0"/>
      <w:marTop w:val="0"/>
      <w:marBottom w:val="0"/>
      <w:divBdr>
        <w:top w:val="none" w:sz="0" w:space="0" w:color="auto"/>
        <w:left w:val="none" w:sz="0" w:space="0" w:color="auto"/>
        <w:bottom w:val="none" w:sz="0" w:space="0" w:color="auto"/>
        <w:right w:val="none" w:sz="0" w:space="0" w:color="auto"/>
      </w:divBdr>
    </w:div>
    <w:div w:id="1105199953">
      <w:bodyDiv w:val="1"/>
      <w:marLeft w:val="0"/>
      <w:marRight w:val="0"/>
      <w:marTop w:val="0"/>
      <w:marBottom w:val="0"/>
      <w:divBdr>
        <w:top w:val="none" w:sz="0" w:space="0" w:color="auto"/>
        <w:left w:val="none" w:sz="0" w:space="0" w:color="auto"/>
        <w:bottom w:val="none" w:sz="0" w:space="0" w:color="auto"/>
        <w:right w:val="none" w:sz="0" w:space="0" w:color="auto"/>
      </w:divBdr>
    </w:div>
    <w:div w:id="1107852627">
      <w:bodyDiv w:val="1"/>
      <w:marLeft w:val="0"/>
      <w:marRight w:val="0"/>
      <w:marTop w:val="0"/>
      <w:marBottom w:val="0"/>
      <w:divBdr>
        <w:top w:val="none" w:sz="0" w:space="0" w:color="auto"/>
        <w:left w:val="none" w:sz="0" w:space="0" w:color="auto"/>
        <w:bottom w:val="none" w:sz="0" w:space="0" w:color="auto"/>
        <w:right w:val="none" w:sz="0" w:space="0" w:color="auto"/>
      </w:divBdr>
    </w:div>
    <w:div w:id="1112555402">
      <w:bodyDiv w:val="1"/>
      <w:marLeft w:val="0"/>
      <w:marRight w:val="0"/>
      <w:marTop w:val="0"/>
      <w:marBottom w:val="0"/>
      <w:divBdr>
        <w:top w:val="none" w:sz="0" w:space="0" w:color="auto"/>
        <w:left w:val="none" w:sz="0" w:space="0" w:color="auto"/>
        <w:bottom w:val="none" w:sz="0" w:space="0" w:color="auto"/>
        <w:right w:val="none" w:sz="0" w:space="0" w:color="auto"/>
      </w:divBdr>
    </w:div>
    <w:div w:id="1113209632">
      <w:bodyDiv w:val="1"/>
      <w:marLeft w:val="0"/>
      <w:marRight w:val="0"/>
      <w:marTop w:val="0"/>
      <w:marBottom w:val="0"/>
      <w:divBdr>
        <w:top w:val="none" w:sz="0" w:space="0" w:color="auto"/>
        <w:left w:val="none" w:sz="0" w:space="0" w:color="auto"/>
        <w:bottom w:val="none" w:sz="0" w:space="0" w:color="auto"/>
        <w:right w:val="none" w:sz="0" w:space="0" w:color="auto"/>
      </w:divBdr>
    </w:div>
    <w:div w:id="1118792674">
      <w:bodyDiv w:val="1"/>
      <w:marLeft w:val="0"/>
      <w:marRight w:val="0"/>
      <w:marTop w:val="0"/>
      <w:marBottom w:val="0"/>
      <w:divBdr>
        <w:top w:val="none" w:sz="0" w:space="0" w:color="auto"/>
        <w:left w:val="none" w:sz="0" w:space="0" w:color="auto"/>
        <w:bottom w:val="none" w:sz="0" w:space="0" w:color="auto"/>
        <w:right w:val="none" w:sz="0" w:space="0" w:color="auto"/>
      </w:divBdr>
    </w:div>
    <w:div w:id="1129132675">
      <w:bodyDiv w:val="1"/>
      <w:marLeft w:val="0"/>
      <w:marRight w:val="0"/>
      <w:marTop w:val="0"/>
      <w:marBottom w:val="0"/>
      <w:divBdr>
        <w:top w:val="none" w:sz="0" w:space="0" w:color="auto"/>
        <w:left w:val="none" w:sz="0" w:space="0" w:color="auto"/>
        <w:bottom w:val="none" w:sz="0" w:space="0" w:color="auto"/>
        <w:right w:val="none" w:sz="0" w:space="0" w:color="auto"/>
      </w:divBdr>
    </w:div>
    <w:div w:id="1135024363">
      <w:bodyDiv w:val="1"/>
      <w:marLeft w:val="0"/>
      <w:marRight w:val="0"/>
      <w:marTop w:val="0"/>
      <w:marBottom w:val="0"/>
      <w:divBdr>
        <w:top w:val="none" w:sz="0" w:space="0" w:color="auto"/>
        <w:left w:val="none" w:sz="0" w:space="0" w:color="auto"/>
        <w:bottom w:val="none" w:sz="0" w:space="0" w:color="auto"/>
        <w:right w:val="none" w:sz="0" w:space="0" w:color="auto"/>
      </w:divBdr>
    </w:div>
    <w:div w:id="1140880111">
      <w:bodyDiv w:val="1"/>
      <w:marLeft w:val="0"/>
      <w:marRight w:val="0"/>
      <w:marTop w:val="0"/>
      <w:marBottom w:val="0"/>
      <w:divBdr>
        <w:top w:val="none" w:sz="0" w:space="0" w:color="auto"/>
        <w:left w:val="none" w:sz="0" w:space="0" w:color="auto"/>
        <w:bottom w:val="none" w:sz="0" w:space="0" w:color="auto"/>
        <w:right w:val="none" w:sz="0" w:space="0" w:color="auto"/>
      </w:divBdr>
    </w:div>
    <w:div w:id="1160728613">
      <w:bodyDiv w:val="1"/>
      <w:marLeft w:val="0"/>
      <w:marRight w:val="0"/>
      <w:marTop w:val="0"/>
      <w:marBottom w:val="0"/>
      <w:divBdr>
        <w:top w:val="none" w:sz="0" w:space="0" w:color="auto"/>
        <w:left w:val="none" w:sz="0" w:space="0" w:color="auto"/>
        <w:bottom w:val="none" w:sz="0" w:space="0" w:color="auto"/>
        <w:right w:val="none" w:sz="0" w:space="0" w:color="auto"/>
      </w:divBdr>
    </w:div>
    <w:div w:id="1166361358">
      <w:bodyDiv w:val="1"/>
      <w:marLeft w:val="0"/>
      <w:marRight w:val="0"/>
      <w:marTop w:val="0"/>
      <w:marBottom w:val="0"/>
      <w:divBdr>
        <w:top w:val="none" w:sz="0" w:space="0" w:color="auto"/>
        <w:left w:val="none" w:sz="0" w:space="0" w:color="auto"/>
        <w:bottom w:val="none" w:sz="0" w:space="0" w:color="auto"/>
        <w:right w:val="none" w:sz="0" w:space="0" w:color="auto"/>
      </w:divBdr>
    </w:div>
    <w:div w:id="1187595354">
      <w:bodyDiv w:val="1"/>
      <w:marLeft w:val="0"/>
      <w:marRight w:val="0"/>
      <w:marTop w:val="0"/>
      <w:marBottom w:val="0"/>
      <w:divBdr>
        <w:top w:val="none" w:sz="0" w:space="0" w:color="auto"/>
        <w:left w:val="none" w:sz="0" w:space="0" w:color="auto"/>
        <w:bottom w:val="none" w:sz="0" w:space="0" w:color="auto"/>
        <w:right w:val="none" w:sz="0" w:space="0" w:color="auto"/>
      </w:divBdr>
    </w:div>
    <w:div w:id="1187911553">
      <w:bodyDiv w:val="1"/>
      <w:marLeft w:val="0"/>
      <w:marRight w:val="0"/>
      <w:marTop w:val="0"/>
      <w:marBottom w:val="0"/>
      <w:divBdr>
        <w:top w:val="none" w:sz="0" w:space="0" w:color="auto"/>
        <w:left w:val="none" w:sz="0" w:space="0" w:color="auto"/>
        <w:bottom w:val="none" w:sz="0" w:space="0" w:color="auto"/>
        <w:right w:val="none" w:sz="0" w:space="0" w:color="auto"/>
      </w:divBdr>
    </w:div>
    <w:div w:id="1192652004">
      <w:bodyDiv w:val="1"/>
      <w:marLeft w:val="0"/>
      <w:marRight w:val="0"/>
      <w:marTop w:val="0"/>
      <w:marBottom w:val="0"/>
      <w:divBdr>
        <w:top w:val="none" w:sz="0" w:space="0" w:color="auto"/>
        <w:left w:val="none" w:sz="0" w:space="0" w:color="auto"/>
        <w:bottom w:val="none" w:sz="0" w:space="0" w:color="auto"/>
        <w:right w:val="none" w:sz="0" w:space="0" w:color="auto"/>
      </w:divBdr>
    </w:div>
    <w:div w:id="1203440517">
      <w:bodyDiv w:val="1"/>
      <w:marLeft w:val="0"/>
      <w:marRight w:val="0"/>
      <w:marTop w:val="0"/>
      <w:marBottom w:val="0"/>
      <w:divBdr>
        <w:top w:val="none" w:sz="0" w:space="0" w:color="auto"/>
        <w:left w:val="none" w:sz="0" w:space="0" w:color="auto"/>
        <w:bottom w:val="none" w:sz="0" w:space="0" w:color="auto"/>
        <w:right w:val="none" w:sz="0" w:space="0" w:color="auto"/>
      </w:divBdr>
    </w:div>
    <w:div w:id="1210147071">
      <w:bodyDiv w:val="1"/>
      <w:marLeft w:val="0"/>
      <w:marRight w:val="0"/>
      <w:marTop w:val="0"/>
      <w:marBottom w:val="0"/>
      <w:divBdr>
        <w:top w:val="none" w:sz="0" w:space="0" w:color="auto"/>
        <w:left w:val="none" w:sz="0" w:space="0" w:color="auto"/>
        <w:bottom w:val="none" w:sz="0" w:space="0" w:color="auto"/>
        <w:right w:val="none" w:sz="0" w:space="0" w:color="auto"/>
      </w:divBdr>
    </w:div>
    <w:div w:id="1217156705">
      <w:bodyDiv w:val="1"/>
      <w:marLeft w:val="0"/>
      <w:marRight w:val="0"/>
      <w:marTop w:val="0"/>
      <w:marBottom w:val="0"/>
      <w:divBdr>
        <w:top w:val="none" w:sz="0" w:space="0" w:color="auto"/>
        <w:left w:val="none" w:sz="0" w:space="0" w:color="auto"/>
        <w:bottom w:val="none" w:sz="0" w:space="0" w:color="auto"/>
        <w:right w:val="none" w:sz="0" w:space="0" w:color="auto"/>
      </w:divBdr>
    </w:div>
    <w:div w:id="1224020221">
      <w:bodyDiv w:val="1"/>
      <w:marLeft w:val="0"/>
      <w:marRight w:val="0"/>
      <w:marTop w:val="0"/>
      <w:marBottom w:val="0"/>
      <w:divBdr>
        <w:top w:val="none" w:sz="0" w:space="0" w:color="auto"/>
        <w:left w:val="none" w:sz="0" w:space="0" w:color="auto"/>
        <w:bottom w:val="none" w:sz="0" w:space="0" w:color="auto"/>
        <w:right w:val="none" w:sz="0" w:space="0" w:color="auto"/>
      </w:divBdr>
    </w:div>
    <w:div w:id="1229420612">
      <w:bodyDiv w:val="1"/>
      <w:marLeft w:val="0"/>
      <w:marRight w:val="0"/>
      <w:marTop w:val="0"/>
      <w:marBottom w:val="0"/>
      <w:divBdr>
        <w:top w:val="none" w:sz="0" w:space="0" w:color="auto"/>
        <w:left w:val="none" w:sz="0" w:space="0" w:color="auto"/>
        <w:bottom w:val="none" w:sz="0" w:space="0" w:color="auto"/>
        <w:right w:val="none" w:sz="0" w:space="0" w:color="auto"/>
      </w:divBdr>
    </w:div>
    <w:div w:id="1252397108">
      <w:bodyDiv w:val="1"/>
      <w:marLeft w:val="0"/>
      <w:marRight w:val="0"/>
      <w:marTop w:val="0"/>
      <w:marBottom w:val="0"/>
      <w:divBdr>
        <w:top w:val="none" w:sz="0" w:space="0" w:color="auto"/>
        <w:left w:val="none" w:sz="0" w:space="0" w:color="auto"/>
        <w:bottom w:val="none" w:sz="0" w:space="0" w:color="auto"/>
        <w:right w:val="none" w:sz="0" w:space="0" w:color="auto"/>
      </w:divBdr>
    </w:div>
    <w:div w:id="1252858231">
      <w:bodyDiv w:val="1"/>
      <w:marLeft w:val="0"/>
      <w:marRight w:val="0"/>
      <w:marTop w:val="0"/>
      <w:marBottom w:val="0"/>
      <w:divBdr>
        <w:top w:val="none" w:sz="0" w:space="0" w:color="auto"/>
        <w:left w:val="none" w:sz="0" w:space="0" w:color="auto"/>
        <w:bottom w:val="none" w:sz="0" w:space="0" w:color="auto"/>
        <w:right w:val="none" w:sz="0" w:space="0" w:color="auto"/>
      </w:divBdr>
    </w:div>
    <w:div w:id="1260333095">
      <w:bodyDiv w:val="1"/>
      <w:marLeft w:val="0"/>
      <w:marRight w:val="0"/>
      <w:marTop w:val="0"/>
      <w:marBottom w:val="0"/>
      <w:divBdr>
        <w:top w:val="none" w:sz="0" w:space="0" w:color="auto"/>
        <w:left w:val="none" w:sz="0" w:space="0" w:color="auto"/>
        <w:bottom w:val="none" w:sz="0" w:space="0" w:color="auto"/>
        <w:right w:val="none" w:sz="0" w:space="0" w:color="auto"/>
      </w:divBdr>
    </w:div>
    <w:div w:id="1264611559">
      <w:bodyDiv w:val="1"/>
      <w:marLeft w:val="0"/>
      <w:marRight w:val="0"/>
      <w:marTop w:val="0"/>
      <w:marBottom w:val="0"/>
      <w:divBdr>
        <w:top w:val="none" w:sz="0" w:space="0" w:color="auto"/>
        <w:left w:val="none" w:sz="0" w:space="0" w:color="auto"/>
        <w:bottom w:val="none" w:sz="0" w:space="0" w:color="auto"/>
        <w:right w:val="none" w:sz="0" w:space="0" w:color="auto"/>
      </w:divBdr>
    </w:div>
    <w:div w:id="1271399350">
      <w:bodyDiv w:val="1"/>
      <w:marLeft w:val="0"/>
      <w:marRight w:val="0"/>
      <w:marTop w:val="0"/>
      <w:marBottom w:val="0"/>
      <w:divBdr>
        <w:top w:val="none" w:sz="0" w:space="0" w:color="auto"/>
        <w:left w:val="none" w:sz="0" w:space="0" w:color="auto"/>
        <w:bottom w:val="none" w:sz="0" w:space="0" w:color="auto"/>
        <w:right w:val="none" w:sz="0" w:space="0" w:color="auto"/>
      </w:divBdr>
    </w:div>
    <w:div w:id="1272586635">
      <w:bodyDiv w:val="1"/>
      <w:marLeft w:val="0"/>
      <w:marRight w:val="0"/>
      <w:marTop w:val="0"/>
      <w:marBottom w:val="0"/>
      <w:divBdr>
        <w:top w:val="none" w:sz="0" w:space="0" w:color="auto"/>
        <w:left w:val="none" w:sz="0" w:space="0" w:color="auto"/>
        <w:bottom w:val="none" w:sz="0" w:space="0" w:color="auto"/>
        <w:right w:val="none" w:sz="0" w:space="0" w:color="auto"/>
      </w:divBdr>
    </w:div>
    <w:div w:id="1285961374">
      <w:bodyDiv w:val="1"/>
      <w:marLeft w:val="0"/>
      <w:marRight w:val="0"/>
      <w:marTop w:val="0"/>
      <w:marBottom w:val="0"/>
      <w:divBdr>
        <w:top w:val="none" w:sz="0" w:space="0" w:color="auto"/>
        <w:left w:val="none" w:sz="0" w:space="0" w:color="auto"/>
        <w:bottom w:val="none" w:sz="0" w:space="0" w:color="auto"/>
        <w:right w:val="none" w:sz="0" w:space="0" w:color="auto"/>
      </w:divBdr>
    </w:div>
    <w:div w:id="1292832210">
      <w:bodyDiv w:val="1"/>
      <w:marLeft w:val="0"/>
      <w:marRight w:val="0"/>
      <w:marTop w:val="0"/>
      <w:marBottom w:val="0"/>
      <w:divBdr>
        <w:top w:val="none" w:sz="0" w:space="0" w:color="auto"/>
        <w:left w:val="none" w:sz="0" w:space="0" w:color="auto"/>
        <w:bottom w:val="none" w:sz="0" w:space="0" w:color="auto"/>
        <w:right w:val="none" w:sz="0" w:space="0" w:color="auto"/>
      </w:divBdr>
    </w:div>
    <w:div w:id="1294678562">
      <w:bodyDiv w:val="1"/>
      <w:marLeft w:val="0"/>
      <w:marRight w:val="0"/>
      <w:marTop w:val="0"/>
      <w:marBottom w:val="0"/>
      <w:divBdr>
        <w:top w:val="none" w:sz="0" w:space="0" w:color="auto"/>
        <w:left w:val="none" w:sz="0" w:space="0" w:color="auto"/>
        <w:bottom w:val="none" w:sz="0" w:space="0" w:color="auto"/>
        <w:right w:val="none" w:sz="0" w:space="0" w:color="auto"/>
      </w:divBdr>
    </w:div>
    <w:div w:id="1299531486">
      <w:bodyDiv w:val="1"/>
      <w:marLeft w:val="0"/>
      <w:marRight w:val="0"/>
      <w:marTop w:val="0"/>
      <w:marBottom w:val="0"/>
      <w:divBdr>
        <w:top w:val="none" w:sz="0" w:space="0" w:color="auto"/>
        <w:left w:val="none" w:sz="0" w:space="0" w:color="auto"/>
        <w:bottom w:val="none" w:sz="0" w:space="0" w:color="auto"/>
        <w:right w:val="none" w:sz="0" w:space="0" w:color="auto"/>
      </w:divBdr>
    </w:div>
    <w:div w:id="1299720807">
      <w:bodyDiv w:val="1"/>
      <w:marLeft w:val="0"/>
      <w:marRight w:val="0"/>
      <w:marTop w:val="0"/>
      <w:marBottom w:val="0"/>
      <w:divBdr>
        <w:top w:val="none" w:sz="0" w:space="0" w:color="auto"/>
        <w:left w:val="none" w:sz="0" w:space="0" w:color="auto"/>
        <w:bottom w:val="none" w:sz="0" w:space="0" w:color="auto"/>
        <w:right w:val="none" w:sz="0" w:space="0" w:color="auto"/>
      </w:divBdr>
    </w:div>
    <w:div w:id="1300264591">
      <w:bodyDiv w:val="1"/>
      <w:marLeft w:val="0"/>
      <w:marRight w:val="0"/>
      <w:marTop w:val="0"/>
      <w:marBottom w:val="0"/>
      <w:divBdr>
        <w:top w:val="none" w:sz="0" w:space="0" w:color="auto"/>
        <w:left w:val="none" w:sz="0" w:space="0" w:color="auto"/>
        <w:bottom w:val="none" w:sz="0" w:space="0" w:color="auto"/>
        <w:right w:val="none" w:sz="0" w:space="0" w:color="auto"/>
      </w:divBdr>
    </w:div>
    <w:div w:id="1302273982">
      <w:bodyDiv w:val="1"/>
      <w:marLeft w:val="0"/>
      <w:marRight w:val="0"/>
      <w:marTop w:val="0"/>
      <w:marBottom w:val="0"/>
      <w:divBdr>
        <w:top w:val="none" w:sz="0" w:space="0" w:color="auto"/>
        <w:left w:val="none" w:sz="0" w:space="0" w:color="auto"/>
        <w:bottom w:val="none" w:sz="0" w:space="0" w:color="auto"/>
        <w:right w:val="none" w:sz="0" w:space="0" w:color="auto"/>
      </w:divBdr>
    </w:div>
    <w:div w:id="1309163161">
      <w:bodyDiv w:val="1"/>
      <w:marLeft w:val="0"/>
      <w:marRight w:val="0"/>
      <w:marTop w:val="0"/>
      <w:marBottom w:val="0"/>
      <w:divBdr>
        <w:top w:val="none" w:sz="0" w:space="0" w:color="auto"/>
        <w:left w:val="none" w:sz="0" w:space="0" w:color="auto"/>
        <w:bottom w:val="none" w:sz="0" w:space="0" w:color="auto"/>
        <w:right w:val="none" w:sz="0" w:space="0" w:color="auto"/>
      </w:divBdr>
    </w:div>
    <w:div w:id="1314942515">
      <w:bodyDiv w:val="1"/>
      <w:marLeft w:val="0"/>
      <w:marRight w:val="0"/>
      <w:marTop w:val="0"/>
      <w:marBottom w:val="0"/>
      <w:divBdr>
        <w:top w:val="none" w:sz="0" w:space="0" w:color="auto"/>
        <w:left w:val="none" w:sz="0" w:space="0" w:color="auto"/>
        <w:bottom w:val="none" w:sz="0" w:space="0" w:color="auto"/>
        <w:right w:val="none" w:sz="0" w:space="0" w:color="auto"/>
      </w:divBdr>
    </w:div>
    <w:div w:id="1316565611">
      <w:bodyDiv w:val="1"/>
      <w:marLeft w:val="0"/>
      <w:marRight w:val="0"/>
      <w:marTop w:val="0"/>
      <w:marBottom w:val="0"/>
      <w:divBdr>
        <w:top w:val="none" w:sz="0" w:space="0" w:color="auto"/>
        <w:left w:val="none" w:sz="0" w:space="0" w:color="auto"/>
        <w:bottom w:val="none" w:sz="0" w:space="0" w:color="auto"/>
        <w:right w:val="none" w:sz="0" w:space="0" w:color="auto"/>
      </w:divBdr>
    </w:div>
    <w:div w:id="1318068487">
      <w:bodyDiv w:val="1"/>
      <w:marLeft w:val="0"/>
      <w:marRight w:val="0"/>
      <w:marTop w:val="0"/>
      <w:marBottom w:val="0"/>
      <w:divBdr>
        <w:top w:val="none" w:sz="0" w:space="0" w:color="auto"/>
        <w:left w:val="none" w:sz="0" w:space="0" w:color="auto"/>
        <w:bottom w:val="none" w:sz="0" w:space="0" w:color="auto"/>
        <w:right w:val="none" w:sz="0" w:space="0" w:color="auto"/>
      </w:divBdr>
    </w:div>
    <w:div w:id="1318219104">
      <w:bodyDiv w:val="1"/>
      <w:marLeft w:val="0"/>
      <w:marRight w:val="0"/>
      <w:marTop w:val="0"/>
      <w:marBottom w:val="0"/>
      <w:divBdr>
        <w:top w:val="none" w:sz="0" w:space="0" w:color="auto"/>
        <w:left w:val="none" w:sz="0" w:space="0" w:color="auto"/>
        <w:bottom w:val="none" w:sz="0" w:space="0" w:color="auto"/>
        <w:right w:val="none" w:sz="0" w:space="0" w:color="auto"/>
      </w:divBdr>
    </w:div>
    <w:div w:id="1333752097">
      <w:bodyDiv w:val="1"/>
      <w:marLeft w:val="0"/>
      <w:marRight w:val="0"/>
      <w:marTop w:val="0"/>
      <w:marBottom w:val="0"/>
      <w:divBdr>
        <w:top w:val="none" w:sz="0" w:space="0" w:color="auto"/>
        <w:left w:val="none" w:sz="0" w:space="0" w:color="auto"/>
        <w:bottom w:val="none" w:sz="0" w:space="0" w:color="auto"/>
        <w:right w:val="none" w:sz="0" w:space="0" w:color="auto"/>
      </w:divBdr>
    </w:div>
    <w:div w:id="1338576572">
      <w:bodyDiv w:val="1"/>
      <w:marLeft w:val="0"/>
      <w:marRight w:val="0"/>
      <w:marTop w:val="0"/>
      <w:marBottom w:val="0"/>
      <w:divBdr>
        <w:top w:val="none" w:sz="0" w:space="0" w:color="auto"/>
        <w:left w:val="none" w:sz="0" w:space="0" w:color="auto"/>
        <w:bottom w:val="none" w:sz="0" w:space="0" w:color="auto"/>
        <w:right w:val="none" w:sz="0" w:space="0" w:color="auto"/>
      </w:divBdr>
    </w:div>
    <w:div w:id="1349603821">
      <w:bodyDiv w:val="1"/>
      <w:marLeft w:val="0"/>
      <w:marRight w:val="0"/>
      <w:marTop w:val="0"/>
      <w:marBottom w:val="0"/>
      <w:divBdr>
        <w:top w:val="none" w:sz="0" w:space="0" w:color="auto"/>
        <w:left w:val="none" w:sz="0" w:space="0" w:color="auto"/>
        <w:bottom w:val="none" w:sz="0" w:space="0" w:color="auto"/>
        <w:right w:val="none" w:sz="0" w:space="0" w:color="auto"/>
      </w:divBdr>
    </w:div>
    <w:div w:id="1351756149">
      <w:bodyDiv w:val="1"/>
      <w:marLeft w:val="0"/>
      <w:marRight w:val="0"/>
      <w:marTop w:val="0"/>
      <w:marBottom w:val="0"/>
      <w:divBdr>
        <w:top w:val="none" w:sz="0" w:space="0" w:color="auto"/>
        <w:left w:val="none" w:sz="0" w:space="0" w:color="auto"/>
        <w:bottom w:val="none" w:sz="0" w:space="0" w:color="auto"/>
        <w:right w:val="none" w:sz="0" w:space="0" w:color="auto"/>
      </w:divBdr>
    </w:div>
    <w:div w:id="1366102429">
      <w:bodyDiv w:val="1"/>
      <w:marLeft w:val="0"/>
      <w:marRight w:val="0"/>
      <w:marTop w:val="0"/>
      <w:marBottom w:val="0"/>
      <w:divBdr>
        <w:top w:val="none" w:sz="0" w:space="0" w:color="auto"/>
        <w:left w:val="none" w:sz="0" w:space="0" w:color="auto"/>
        <w:bottom w:val="none" w:sz="0" w:space="0" w:color="auto"/>
        <w:right w:val="none" w:sz="0" w:space="0" w:color="auto"/>
      </w:divBdr>
    </w:div>
    <w:div w:id="1371883427">
      <w:bodyDiv w:val="1"/>
      <w:marLeft w:val="0"/>
      <w:marRight w:val="0"/>
      <w:marTop w:val="0"/>
      <w:marBottom w:val="0"/>
      <w:divBdr>
        <w:top w:val="none" w:sz="0" w:space="0" w:color="auto"/>
        <w:left w:val="none" w:sz="0" w:space="0" w:color="auto"/>
        <w:bottom w:val="none" w:sz="0" w:space="0" w:color="auto"/>
        <w:right w:val="none" w:sz="0" w:space="0" w:color="auto"/>
      </w:divBdr>
    </w:div>
    <w:div w:id="1376849953">
      <w:bodyDiv w:val="1"/>
      <w:marLeft w:val="0"/>
      <w:marRight w:val="0"/>
      <w:marTop w:val="0"/>
      <w:marBottom w:val="0"/>
      <w:divBdr>
        <w:top w:val="none" w:sz="0" w:space="0" w:color="auto"/>
        <w:left w:val="none" w:sz="0" w:space="0" w:color="auto"/>
        <w:bottom w:val="none" w:sz="0" w:space="0" w:color="auto"/>
        <w:right w:val="none" w:sz="0" w:space="0" w:color="auto"/>
      </w:divBdr>
    </w:div>
    <w:div w:id="1376856580">
      <w:bodyDiv w:val="1"/>
      <w:marLeft w:val="0"/>
      <w:marRight w:val="0"/>
      <w:marTop w:val="0"/>
      <w:marBottom w:val="0"/>
      <w:divBdr>
        <w:top w:val="none" w:sz="0" w:space="0" w:color="auto"/>
        <w:left w:val="none" w:sz="0" w:space="0" w:color="auto"/>
        <w:bottom w:val="none" w:sz="0" w:space="0" w:color="auto"/>
        <w:right w:val="none" w:sz="0" w:space="0" w:color="auto"/>
      </w:divBdr>
    </w:div>
    <w:div w:id="1378968316">
      <w:bodyDiv w:val="1"/>
      <w:marLeft w:val="0"/>
      <w:marRight w:val="0"/>
      <w:marTop w:val="0"/>
      <w:marBottom w:val="0"/>
      <w:divBdr>
        <w:top w:val="none" w:sz="0" w:space="0" w:color="auto"/>
        <w:left w:val="none" w:sz="0" w:space="0" w:color="auto"/>
        <w:bottom w:val="none" w:sz="0" w:space="0" w:color="auto"/>
        <w:right w:val="none" w:sz="0" w:space="0" w:color="auto"/>
      </w:divBdr>
    </w:div>
    <w:div w:id="1379040519">
      <w:bodyDiv w:val="1"/>
      <w:marLeft w:val="0"/>
      <w:marRight w:val="0"/>
      <w:marTop w:val="0"/>
      <w:marBottom w:val="0"/>
      <w:divBdr>
        <w:top w:val="none" w:sz="0" w:space="0" w:color="auto"/>
        <w:left w:val="none" w:sz="0" w:space="0" w:color="auto"/>
        <w:bottom w:val="none" w:sz="0" w:space="0" w:color="auto"/>
        <w:right w:val="none" w:sz="0" w:space="0" w:color="auto"/>
      </w:divBdr>
    </w:div>
    <w:div w:id="1386217518">
      <w:bodyDiv w:val="1"/>
      <w:marLeft w:val="0"/>
      <w:marRight w:val="0"/>
      <w:marTop w:val="0"/>
      <w:marBottom w:val="0"/>
      <w:divBdr>
        <w:top w:val="none" w:sz="0" w:space="0" w:color="auto"/>
        <w:left w:val="none" w:sz="0" w:space="0" w:color="auto"/>
        <w:bottom w:val="none" w:sz="0" w:space="0" w:color="auto"/>
        <w:right w:val="none" w:sz="0" w:space="0" w:color="auto"/>
      </w:divBdr>
    </w:div>
    <w:div w:id="1388148097">
      <w:bodyDiv w:val="1"/>
      <w:marLeft w:val="0"/>
      <w:marRight w:val="0"/>
      <w:marTop w:val="0"/>
      <w:marBottom w:val="0"/>
      <w:divBdr>
        <w:top w:val="none" w:sz="0" w:space="0" w:color="auto"/>
        <w:left w:val="none" w:sz="0" w:space="0" w:color="auto"/>
        <w:bottom w:val="none" w:sz="0" w:space="0" w:color="auto"/>
        <w:right w:val="none" w:sz="0" w:space="0" w:color="auto"/>
      </w:divBdr>
    </w:div>
    <w:div w:id="1392656311">
      <w:bodyDiv w:val="1"/>
      <w:marLeft w:val="0"/>
      <w:marRight w:val="0"/>
      <w:marTop w:val="0"/>
      <w:marBottom w:val="0"/>
      <w:divBdr>
        <w:top w:val="none" w:sz="0" w:space="0" w:color="auto"/>
        <w:left w:val="none" w:sz="0" w:space="0" w:color="auto"/>
        <w:bottom w:val="none" w:sz="0" w:space="0" w:color="auto"/>
        <w:right w:val="none" w:sz="0" w:space="0" w:color="auto"/>
      </w:divBdr>
    </w:div>
    <w:div w:id="1405373067">
      <w:bodyDiv w:val="1"/>
      <w:marLeft w:val="0"/>
      <w:marRight w:val="0"/>
      <w:marTop w:val="0"/>
      <w:marBottom w:val="0"/>
      <w:divBdr>
        <w:top w:val="none" w:sz="0" w:space="0" w:color="auto"/>
        <w:left w:val="none" w:sz="0" w:space="0" w:color="auto"/>
        <w:bottom w:val="none" w:sz="0" w:space="0" w:color="auto"/>
        <w:right w:val="none" w:sz="0" w:space="0" w:color="auto"/>
      </w:divBdr>
    </w:div>
    <w:div w:id="1406682158">
      <w:bodyDiv w:val="1"/>
      <w:marLeft w:val="0"/>
      <w:marRight w:val="0"/>
      <w:marTop w:val="0"/>
      <w:marBottom w:val="0"/>
      <w:divBdr>
        <w:top w:val="none" w:sz="0" w:space="0" w:color="auto"/>
        <w:left w:val="none" w:sz="0" w:space="0" w:color="auto"/>
        <w:bottom w:val="none" w:sz="0" w:space="0" w:color="auto"/>
        <w:right w:val="none" w:sz="0" w:space="0" w:color="auto"/>
      </w:divBdr>
    </w:div>
    <w:div w:id="1408771931">
      <w:bodyDiv w:val="1"/>
      <w:marLeft w:val="0"/>
      <w:marRight w:val="0"/>
      <w:marTop w:val="0"/>
      <w:marBottom w:val="0"/>
      <w:divBdr>
        <w:top w:val="none" w:sz="0" w:space="0" w:color="auto"/>
        <w:left w:val="none" w:sz="0" w:space="0" w:color="auto"/>
        <w:bottom w:val="none" w:sz="0" w:space="0" w:color="auto"/>
        <w:right w:val="none" w:sz="0" w:space="0" w:color="auto"/>
      </w:divBdr>
    </w:div>
    <w:div w:id="1409499612">
      <w:bodyDiv w:val="1"/>
      <w:marLeft w:val="0"/>
      <w:marRight w:val="0"/>
      <w:marTop w:val="0"/>
      <w:marBottom w:val="0"/>
      <w:divBdr>
        <w:top w:val="none" w:sz="0" w:space="0" w:color="auto"/>
        <w:left w:val="none" w:sz="0" w:space="0" w:color="auto"/>
        <w:bottom w:val="none" w:sz="0" w:space="0" w:color="auto"/>
        <w:right w:val="none" w:sz="0" w:space="0" w:color="auto"/>
      </w:divBdr>
    </w:div>
    <w:div w:id="1411923720">
      <w:bodyDiv w:val="1"/>
      <w:marLeft w:val="0"/>
      <w:marRight w:val="0"/>
      <w:marTop w:val="0"/>
      <w:marBottom w:val="0"/>
      <w:divBdr>
        <w:top w:val="none" w:sz="0" w:space="0" w:color="auto"/>
        <w:left w:val="none" w:sz="0" w:space="0" w:color="auto"/>
        <w:bottom w:val="none" w:sz="0" w:space="0" w:color="auto"/>
        <w:right w:val="none" w:sz="0" w:space="0" w:color="auto"/>
      </w:divBdr>
    </w:div>
    <w:div w:id="1422987091">
      <w:bodyDiv w:val="1"/>
      <w:marLeft w:val="0"/>
      <w:marRight w:val="0"/>
      <w:marTop w:val="0"/>
      <w:marBottom w:val="0"/>
      <w:divBdr>
        <w:top w:val="none" w:sz="0" w:space="0" w:color="auto"/>
        <w:left w:val="none" w:sz="0" w:space="0" w:color="auto"/>
        <w:bottom w:val="none" w:sz="0" w:space="0" w:color="auto"/>
        <w:right w:val="none" w:sz="0" w:space="0" w:color="auto"/>
      </w:divBdr>
    </w:div>
    <w:div w:id="1428962905">
      <w:bodyDiv w:val="1"/>
      <w:marLeft w:val="0"/>
      <w:marRight w:val="0"/>
      <w:marTop w:val="0"/>
      <w:marBottom w:val="0"/>
      <w:divBdr>
        <w:top w:val="none" w:sz="0" w:space="0" w:color="auto"/>
        <w:left w:val="none" w:sz="0" w:space="0" w:color="auto"/>
        <w:bottom w:val="none" w:sz="0" w:space="0" w:color="auto"/>
        <w:right w:val="none" w:sz="0" w:space="0" w:color="auto"/>
      </w:divBdr>
    </w:div>
    <w:div w:id="1431896772">
      <w:bodyDiv w:val="1"/>
      <w:marLeft w:val="0"/>
      <w:marRight w:val="0"/>
      <w:marTop w:val="0"/>
      <w:marBottom w:val="0"/>
      <w:divBdr>
        <w:top w:val="none" w:sz="0" w:space="0" w:color="auto"/>
        <w:left w:val="none" w:sz="0" w:space="0" w:color="auto"/>
        <w:bottom w:val="none" w:sz="0" w:space="0" w:color="auto"/>
        <w:right w:val="none" w:sz="0" w:space="0" w:color="auto"/>
      </w:divBdr>
    </w:div>
    <w:div w:id="1439372494">
      <w:bodyDiv w:val="1"/>
      <w:marLeft w:val="0"/>
      <w:marRight w:val="0"/>
      <w:marTop w:val="0"/>
      <w:marBottom w:val="0"/>
      <w:divBdr>
        <w:top w:val="none" w:sz="0" w:space="0" w:color="auto"/>
        <w:left w:val="none" w:sz="0" w:space="0" w:color="auto"/>
        <w:bottom w:val="none" w:sz="0" w:space="0" w:color="auto"/>
        <w:right w:val="none" w:sz="0" w:space="0" w:color="auto"/>
      </w:divBdr>
    </w:div>
    <w:div w:id="1456557217">
      <w:bodyDiv w:val="1"/>
      <w:marLeft w:val="0"/>
      <w:marRight w:val="0"/>
      <w:marTop w:val="0"/>
      <w:marBottom w:val="0"/>
      <w:divBdr>
        <w:top w:val="none" w:sz="0" w:space="0" w:color="auto"/>
        <w:left w:val="none" w:sz="0" w:space="0" w:color="auto"/>
        <w:bottom w:val="none" w:sz="0" w:space="0" w:color="auto"/>
        <w:right w:val="none" w:sz="0" w:space="0" w:color="auto"/>
      </w:divBdr>
    </w:div>
    <w:div w:id="1456825237">
      <w:bodyDiv w:val="1"/>
      <w:marLeft w:val="0"/>
      <w:marRight w:val="0"/>
      <w:marTop w:val="0"/>
      <w:marBottom w:val="0"/>
      <w:divBdr>
        <w:top w:val="none" w:sz="0" w:space="0" w:color="auto"/>
        <w:left w:val="none" w:sz="0" w:space="0" w:color="auto"/>
        <w:bottom w:val="none" w:sz="0" w:space="0" w:color="auto"/>
        <w:right w:val="none" w:sz="0" w:space="0" w:color="auto"/>
      </w:divBdr>
    </w:div>
    <w:div w:id="1457866887">
      <w:bodyDiv w:val="1"/>
      <w:marLeft w:val="0"/>
      <w:marRight w:val="0"/>
      <w:marTop w:val="0"/>
      <w:marBottom w:val="0"/>
      <w:divBdr>
        <w:top w:val="none" w:sz="0" w:space="0" w:color="auto"/>
        <w:left w:val="none" w:sz="0" w:space="0" w:color="auto"/>
        <w:bottom w:val="none" w:sz="0" w:space="0" w:color="auto"/>
        <w:right w:val="none" w:sz="0" w:space="0" w:color="auto"/>
      </w:divBdr>
    </w:div>
    <w:div w:id="1457989372">
      <w:bodyDiv w:val="1"/>
      <w:marLeft w:val="0"/>
      <w:marRight w:val="0"/>
      <w:marTop w:val="0"/>
      <w:marBottom w:val="0"/>
      <w:divBdr>
        <w:top w:val="none" w:sz="0" w:space="0" w:color="auto"/>
        <w:left w:val="none" w:sz="0" w:space="0" w:color="auto"/>
        <w:bottom w:val="none" w:sz="0" w:space="0" w:color="auto"/>
        <w:right w:val="none" w:sz="0" w:space="0" w:color="auto"/>
      </w:divBdr>
    </w:div>
    <w:div w:id="1461915668">
      <w:bodyDiv w:val="1"/>
      <w:marLeft w:val="0"/>
      <w:marRight w:val="0"/>
      <w:marTop w:val="0"/>
      <w:marBottom w:val="0"/>
      <w:divBdr>
        <w:top w:val="none" w:sz="0" w:space="0" w:color="auto"/>
        <w:left w:val="none" w:sz="0" w:space="0" w:color="auto"/>
        <w:bottom w:val="none" w:sz="0" w:space="0" w:color="auto"/>
        <w:right w:val="none" w:sz="0" w:space="0" w:color="auto"/>
      </w:divBdr>
    </w:div>
    <w:div w:id="1461918387">
      <w:bodyDiv w:val="1"/>
      <w:marLeft w:val="0"/>
      <w:marRight w:val="0"/>
      <w:marTop w:val="0"/>
      <w:marBottom w:val="0"/>
      <w:divBdr>
        <w:top w:val="none" w:sz="0" w:space="0" w:color="auto"/>
        <w:left w:val="none" w:sz="0" w:space="0" w:color="auto"/>
        <w:bottom w:val="none" w:sz="0" w:space="0" w:color="auto"/>
        <w:right w:val="none" w:sz="0" w:space="0" w:color="auto"/>
      </w:divBdr>
    </w:div>
    <w:div w:id="1463570596">
      <w:bodyDiv w:val="1"/>
      <w:marLeft w:val="0"/>
      <w:marRight w:val="0"/>
      <w:marTop w:val="0"/>
      <w:marBottom w:val="0"/>
      <w:divBdr>
        <w:top w:val="none" w:sz="0" w:space="0" w:color="auto"/>
        <w:left w:val="none" w:sz="0" w:space="0" w:color="auto"/>
        <w:bottom w:val="none" w:sz="0" w:space="0" w:color="auto"/>
        <w:right w:val="none" w:sz="0" w:space="0" w:color="auto"/>
      </w:divBdr>
    </w:div>
    <w:div w:id="1465929933">
      <w:bodyDiv w:val="1"/>
      <w:marLeft w:val="0"/>
      <w:marRight w:val="0"/>
      <w:marTop w:val="0"/>
      <w:marBottom w:val="0"/>
      <w:divBdr>
        <w:top w:val="none" w:sz="0" w:space="0" w:color="auto"/>
        <w:left w:val="none" w:sz="0" w:space="0" w:color="auto"/>
        <w:bottom w:val="none" w:sz="0" w:space="0" w:color="auto"/>
        <w:right w:val="none" w:sz="0" w:space="0" w:color="auto"/>
      </w:divBdr>
    </w:div>
    <w:div w:id="1467696069">
      <w:bodyDiv w:val="1"/>
      <w:marLeft w:val="0"/>
      <w:marRight w:val="0"/>
      <w:marTop w:val="0"/>
      <w:marBottom w:val="0"/>
      <w:divBdr>
        <w:top w:val="none" w:sz="0" w:space="0" w:color="auto"/>
        <w:left w:val="none" w:sz="0" w:space="0" w:color="auto"/>
        <w:bottom w:val="none" w:sz="0" w:space="0" w:color="auto"/>
        <w:right w:val="none" w:sz="0" w:space="0" w:color="auto"/>
      </w:divBdr>
    </w:div>
    <w:div w:id="1475171733">
      <w:bodyDiv w:val="1"/>
      <w:marLeft w:val="0"/>
      <w:marRight w:val="0"/>
      <w:marTop w:val="0"/>
      <w:marBottom w:val="0"/>
      <w:divBdr>
        <w:top w:val="none" w:sz="0" w:space="0" w:color="auto"/>
        <w:left w:val="none" w:sz="0" w:space="0" w:color="auto"/>
        <w:bottom w:val="none" w:sz="0" w:space="0" w:color="auto"/>
        <w:right w:val="none" w:sz="0" w:space="0" w:color="auto"/>
      </w:divBdr>
    </w:div>
    <w:div w:id="1478961480">
      <w:bodyDiv w:val="1"/>
      <w:marLeft w:val="0"/>
      <w:marRight w:val="0"/>
      <w:marTop w:val="0"/>
      <w:marBottom w:val="0"/>
      <w:divBdr>
        <w:top w:val="none" w:sz="0" w:space="0" w:color="auto"/>
        <w:left w:val="none" w:sz="0" w:space="0" w:color="auto"/>
        <w:bottom w:val="none" w:sz="0" w:space="0" w:color="auto"/>
        <w:right w:val="none" w:sz="0" w:space="0" w:color="auto"/>
      </w:divBdr>
    </w:div>
    <w:div w:id="1479418165">
      <w:bodyDiv w:val="1"/>
      <w:marLeft w:val="0"/>
      <w:marRight w:val="0"/>
      <w:marTop w:val="0"/>
      <w:marBottom w:val="0"/>
      <w:divBdr>
        <w:top w:val="none" w:sz="0" w:space="0" w:color="auto"/>
        <w:left w:val="none" w:sz="0" w:space="0" w:color="auto"/>
        <w:bottom w:val="none" w:sz="0" w:space="0" w:color="auto"/>
        <w:right w:val="none" w:sz="0" w:space="0" w:color="auto"/>
      </w:divBdr>
    </w:div>
    <w:div w:id="1500536492">
      <w:bodyDiv w:val="1"/>
      <w:marLeft w:val="0"/>
      <w:marRight w:val="0"/>
      <w:marTop w:val="0"/>
      <w:marBottom w:val="0"/>
      <w:divBdr>
        <w:top w:val="none" w:sz="0" w:space="0" w:color="auto"/>
        <w:left w:val="none" w:sz="0" w:space="0" w:color="auto"/>
        <w:bottom w:val="none" w:sz="0" w:space="0" w:color="auto"/>
        <w:right w:val="none" w:sz="0" w:space="0" w:color="auto"/>
      </w:divBdr>
    </w:div>
    <w:div w:id="1507359155">
      <w:bodyDiv w:val="1"/>
      <w:marLeft w:val="0"/>
      <w:marRight w:val="0"/>
      <w:marTop w:val="0"/>
      <w:marBottom w:val="0"/>
      <w:divBdr>
        <w:top w:val="none" w:sz="0" w:space="0" w:color="auto"/>
        <w:left w:val="none" w:sz="0" w:space="0" w:color="auto"/>
        <w:bottom w:val="none" w:sz="0" w:space="0" w:color="auto"/>
        <w:right w:val="none" w:sz="0" w:space="0" w:color="auto"/>
      </w:divBdr>
    </w:div>
    <w:div w:id="1509562371">
      <w:bodyDiv w:val="1"/>
      <w:marLeft w:val="0"/>
      <w:marRight w:val="0"/>
      <w:marTop w:val="0"/>
      <w:marBottom w:val="0"/>
      <w:divBdr>
        <w:top w:val="none" w:sz="0" w:space="0" w:color="auto"/>
        <w:left w:val="none" w:sz="0" w:space="0" w:color="auto"/>
        <w:bottom w:val="none" w:sz="0" w:space="0" w:color="auto"/>
        <w:right w:val="none" w:sz="0" w:space="0" w:color="auto"/>
      </w:divBdr>
    </w:div>
    <w:div w:id="1521579073">
      <w:bodyDiv w:val="1"/>
      <w:marLeft w:val="0"/>
      <w:marRight w:val="0"/>
      <w:marTop w:val="0"/>
      <w:marBottom w:val="0"/>
      <w:divBdr>
        <w:top w:val="none" w:sz="0" w:space="0" w:color="auto"/>
        <w:left w:val="none" w:sz="0" w:space="0" w:color="auto"/>
        <w:bottom w:val="none" w:sz="0" w:space="0" w:color="auto"/>
        <w:right w:val="none" w:sz="0" w:space="0" w:color="auto"/>
      </w:divBdr>
    </w:div>
    <w:div w:id="1524322009">
      <w:bodyDiv w:val="1"/>
      <w:marLeft w:val="0"/>
      <w:marRight w:val="0"/>
      <w:marTop w:val="0"/>
      <w:marBottom w:val="0"/>
      <w:divBdr>
        <w:top w:val="none" w:sz="0" w:space="0" w:color="auto"/>
        <w:left w:val="none" w:sz="0" w:space="0" w:color="auto"/>
        <w:bottom w:val="none" w:sz="0" w:space="0" w:color="auto"/>
        <w:right w:val="none" w:sz="0" w:space="0" w:color="auto"/>
      </w:divBdr>
    </w:div>
    <w:div w:id="1554342156">
      <w:bodyDiv w:val="1"/>
      <w:marLeft w:val="0"/>
      <w:marRight w:val="0"/>
      <w:marTop w:val="0"/>
      <w:marBottom w:val="0"/>
      <w:divBdr>
        <w:top w:val="none" w:sz="0" w:space="0" w:color="auto"/>
        <w:left w:val="none" w:sz="0" w:space="0" w:color="auto"/>
        <w:bottom w:val="none" w:sz="0" w:space="0" w:color="auto"/>
        <w:right w:val="none" w:sz="0" w:space="0" w:color="auto"/>
      </w:divBdr>
    </w:div>
    <w:div w:id="1554848975">
      <w:bodyDiv w:val="1"/>
      <w:marLeft w:val="0"/>
      <w:marRight w:val="0"/>
      <w:marTop w:val="0"/>
      <w:marBottom w:val="0"/>
      <w:divBdr>
        <w:top w:val="none" w:sz="0" w:space="0" w:color="auto"/>
        <w:left w:val="none" w:sz="0" w:space="0" w:color="auto"/>
        <w:bottom w:val="none" w:sz="0" w:space="0" w:color="auto"/>
        <w:right w:val="none" w:sz="0" w:space="0" w:color="auto"/>
      </w:divBdr>
    </w:div>
    <w:div w:id="1557009165">
      <w:bodyDiv w:val="1"/>
      <w:marLeft w:val="0"/>
      <w:marRight w:val="0"/>
      <w:marTop w:val="0"/>
      <w:marBottom w:val="0"/>
      <w:divBdr>
        <w:top w:val="none" w:sz="0" w:space="0" w:color="auto"/>
        <w:left w:val="none" w:sz="0" w:space="0" w:color="auto"/>
        <w:bottom w:val="none" w:sz="0" w:space="0" w:color="auto"/>
        <w:right w:val="none" w:sz="0" w:space="0" w:color="auto"/>
      </w:divBdr>
    </w:div>
    <w:div w:id="1559171545">
      <w:bodyDiv w:val="1"/>
      <w:marLeft w:val="0"/>
      <w:marRight w:val="0"/>
      <w:marTop w:val="0"/>
      <w:marBottom w:val="0"/>
      <w:divBdr>
        <w:top w:val="none" w:sz="0" w:space="0" w:color="auto"/>
        <w:left w:val="none" w:sz="0" w:space="0" w:color="auto"/>
        <w:bottom w:val="none" w:sz="0" w:space="0" w:color="auto"/>
        <w:right w:val="none" w:sz="0" w:space="0" w:color="auto"/>
      </w:divBdr>
    </w:div>
    <w:div w:id="1570462841">
      <w:bodyDiv w:val="1"/>
      <w:marLeft w:val="0"/>
      <w:marRight w:val="0"/>
      <w:marTop w:val="0"/>
      <w:marBottom w:val="0"/>
      <w:divBdr>
        <w:top w:val="none" w:sz="0" w:space="0" w:color="auto"/>
        <w:left w:val="none" w:sz="0" w:space="0" w:color="auto"/>
        <w:bottom w:val="none" w:sz="0" w:space="0" w:color="auto"/>
        <w:right w:val="none" w:sz="0" w:space="0" w:color="auto"/>
      </w:divBdr>
    </w:div>
    <w:div w:id="1572813811">
      <w:bodyDiv w:val="1"/>
      <w:marLeft w:val="0"/>
      <w:marRight w:val="0"/>
      <w:marTop w:val="0"/>
      <w:marBottom w:val="0"/>
      <w:divBdr>
        <w:top w:val="none" w:sz="0" w:space="0" w:color="auto"/>
        <w:left w:val="none" w:sz="0" w:space="0" w:color="auto"/>
        <w:bottom w:val="none" w:sz="0" w:space="0" w:color="auto"/>
        <w:right w:val="none" w:sz="0" w:space="0" w:color="auto"/>
      </w:divBdr>
    </w:div>
    <w:div w:id="1577744782">
      <w:bodyDiv w:val="1"/>
      <w:marLeft w:val="0"/>
      <w:marRight w:val="0"/>
      <w:marTop w:val="0"/>
      <w:marBottom w:val="0"/>
      <w:divBdr>
        <w:top w:val="none" w:sz="0" w:space="0" w:color="auto"/>
        <w:left w:val="none" w:sz="0" w:space="0" w:color="auto"/>
        <w:bottom w:val="none" w:sz="0" w:space="0" w:color="auto"/>
        <w:right w:val="none" w:sz="0" w:space="0" w:color="auto"/>
      </w:divBdr>
    </w:div>
    <w:div w:id="1586570498">
      <w:bodyDiv w:val="1"/>
      <w:marLeft w:val="0"/>
      <w:marRight w:val="0"/>
      <w:marTop w:val="0"/>
      <w:marBottom w:val="0"/>
      <w:divBdr>
        <w:top w:val="none" w:sz="0" w:space="0" w:color="auto"/>
        <w:left w:val="none" w:sz="0" w:space="0" w:color="auto"/>
        <w:bottom w:val="none" w:sz="0" w:space="0" w:color="auto"/>
        <w:right w:val="none" w:sz="0" w:space="0" w:color="auto"/>
      </w:divBdr>
    </w:div>
    <w:div w:id="1594506643">
      <w:bodyDiv w:val="1"/>
      <w:marLeft w:val="0"/>
      <w:marRight w:val="0"/>
      <w:marTop w:val="0"/>
      <w:marBottom w:val="0"/>
      <w:divBdr>
        <w:top w:val="none" w:sz="0" w:space="0" w:color="auto"/>
        <w:left w:val="none" w:sz="0" w:space="0" w:color="auto"/>
        <w:bottom w:val="none" w:sz="0" w:space="0" w:color="auto"/>
        <w:right w:val="none" w:sz="0" w:space="0" w:color="auto"/>
      </w:divBdr>
    </w:div>
    <w:div w:id="1604343000">
      <w:bodyDiv w:val="1"/>
      <w:marLeft w:val="0"/>
      <w:marRight w:val="0"/>
      <w:marTop w:val="0"/>
      <w:marBottom w:val="0"/>
      <w:divBdr>
        <w:top w:val="none" w:sz="0" w:space="0" w:color="auto"/>
        <w:left w:val="none" w:sz="0" w:space="0" w:color="auto"/>
        <w:bottom w:val="none" w:sz="0" w:space="0" w:color="auto"/>
        <w:right w:val="none" w:sz="0" w:space="0" w:color="auto"/>
      </w:divBdr>
    </w:div>
    <w:div w:id="1623001321">
      <w:bodyDiv w:val="1"/>
      <w:marLeft w:val="0"/>
      <w:marRight w:val="0"/>
      <w:marTop w:val="0"/>
      <w:marBottom w:val="0"/>
      <w:divBdr>
        <w:top w:val="none" w:sz="0" w:space="0" w:color="auto"/>
        <w:left w:val="none" w:sz="0" w:space="0" w:color="auto"/>
        <w:bottom w:val="none" w:sz="0" w:space="0" w:color="auto"/>
        <w:right w:val="none" w:sz="0" w:space="0" w:color="auto"/>
      </w:divBdr>
    </w:div>
    <w:div w:id="1628966848">
      <w:bodyDiv w:val="1"/>
      <w:marLeft w:val="0"/>
      <w:marRight w:val="0"/>
      <w:marTop w:val="0"/>
      <w:marBottom w:val="0"/>
      <w:divBdr>
        <w:top w:val="none" w:sz="0" w:space="0" w:color="auto"/>
        <w:left w:val="none" w:sz="0" w:space="0" w:color="auto"/>
        <w:bottom w:val="none" w:sz="0" w:space="0" w:color="auto"/>
        <w:right w:val="none" w:sz="0" w:space="0" w:color="auto"/>
      </w:divBdr>
    </w:div>
    <w:div w:id="1630159700">
      <w:bodyDiv w:val="1"/>
      <w:marLeft w:val="0"/>
      <w:marRight w:val="0"/>
      <w:marTop w:val="0"/>
      <w:marBottom w:val="0"/>
      <w:divBdr>
        <w:top w:val="none" w:sz="0" w:space="0" w:color="auto"/>
        <w:left w:val="none" w:sz="0" w:space="0" w:color="auto"/>
        <w:bottom w:val="none" w:sz="0" w:space="0" w:color="auto"/>
        <w:right w:val="none" w:sz="0" w:space="0" w:color="auto"/>
      </w:divBdr>
    </w:div>
    <w:div w:id="1632436303">
      <w:bodyDiv w:val="1"/>
      <w:marLeft w:val="0"/>
      <w:marRight w:val="0"/>
      <w:marTop w:val="0"/>
      <w:marBottom w:val="0"/>
      <w:divBdr>
        <w:top w:val="none" w:sz="0" w:space="0" w:color="auto"/>
        <w:left w:val="none" w:sz="0" w:space="0" w:color="auto"/>
        <w:bottom w:val="none" w:sz="0" w:space="0" w:color="auto"/>
        <w:right w:val="none" w:sz="0" w:space="0" w:color="auto"/>
      </w:divBdr>
    </w:div>
    <w:div w:id="1633636261">
      <w:bodyDiv w:val="1"/>
      <w:marLeft w:val="0"/>
      <w:marRight w:val="0"/>
      <w:marTop w:val="0"/>
      <w:marBottom w:val="0"/>
      <w:divBdr>
        <w:top w:val="none" w:sz="0" w:space="0" w:color="auto"/>
        <w:left w:val="none" w:sz="0" w:space="0" w:color="auto"/>
        <w:bottom w:val="none" w:sz="0" w:space="0" w:color="auto"/>
        <w:right w:val="none" w:sz="0" w:space="0" w:color="auto"/>
      </w:divBdr>
    </w:div>
    <w:div w:id="1634212643">
      <w:bodyDiv w:val="1"/>
      <w:marLeft w:val="0"/>
      <w:marRight w:val="0"/>
      <w:marTop w:val="0"/>
      <w:marBottom w:val="0"/>
      <w:divBdr>
        <w:top w:val="none" w:sz="0" w:space="0" w:color="auto"/>
        <w:left w:val="none" w:sz="0" w:space="0" w:color="auto"/>
        <w:bottom w:val="none" w:sz="0" w:space="0" w:color="auto"/>
        <w:right w:val="none" w:sz="0" w:space="0" w:color="auto"/>
      </w:divBdr>
    </w:div>
    <w:div w:id="1646592600">
      <w:bodyDiv w:val="1"/>
      <w:marLeft w:val="0"/>
      <w:marRight w:val="0"/>
      <w:marTop w:val="0"/>
      <w:marBottom w:val="0"/>
      <w:divBdr>
        <w:top w:val="none" w:sz="0" w:space="0" w:color="auto"/>
        <w:left w:val="none" w:sz="0" w:space="0" w:color="auto"/>
        <w:bottom w:val="none" w:sz="0" w:space="0" w:color="auto"/>
        <w:right w:val="none" w:sz="0" w:space="0" w:color="auto"/>
      </w:divBdr>
    </w:div>
    <w:div w:id="1662075605">
      <w:bodyDiv w:val="1"/>
      <w:marLeft w:val="0"/>
      <w:marRight w:val="0"/>
      <w:marTop w:val="0"/>
      <w:marBottom w:val="0"/>
      <w:divBdr>
        <w:top w:val="none" w:sz="0" w:space="0" w:color="auto"/>
        <w:left w:val="none" w:sz="0" w:space="0" w:color="auto"/>
        <w:bottom w:val="none" w:sz="0" w:space="0" w:color="auto"/>
        <w:right w:val="none" w:sz="0" w:space="0" w:color="auto"/>
      </w:divBdr>
    </w:div>
    <w:div w:id="1663699973">
      <w:bodyDiv w:val="1"/>
      <w:marLeft w:val="0"/>
      <w:marRight w:val="0"/>
      <w:marTop w:val="0"/>
      <w:marBottom w:val="0"/>
      <w:divBdr>
        <w:top w:val="none" w:sz="0" w:space="0" w:color="auto"/>
        <w:left w:val="none" w:sz="0" w:space="0" w:color="auto"/>
        <w:bottom w:val="none" w:sz="0" w:space="0" w:color="auto"/>
        <w:right w:val="none" w:sz="0" w:space="0" w:color="auto"/>
      </w:divBdr>
    </w:div>
    <w:div w:id="1664895380">
      <w:bodyDiv w:val="1"/>
      <w:marLeft w:val="0"/>
      <w:marRight w:val="0"/>
      <w:marTop w:val="0"/>
      <w:marBottom w:val="0"/>
      <w:divBdr>
        <w:top w:val="none" w:sz="0" w:space="0" w:color="auto"/>
        <w:left w:val="none" w:sz="0" w:space="0" w:color="auto"/>
        <w:bottom w:val="none" w:sz="0" w:space="0" w:color="auto"/>
        <w:right w:val="none" w:sz="0" w:space="0" w:color="auto"/>
      </w:divBdr>
    </w:div>
    <w:div w:id="1682509045">
      <w:bodyDiv w:val="1"/>
      <w:marLeft w:val="0"/>
      <w:marRight w:val="0"/>
      <w:marTop w:val="0"/>
      <w:marBottom w:val="0"/>
      <w:divBdr>
        <w:top w:val="none" w:sz="0" w:space="0" w:color="auto"/>
        <w:left w:val="none" w:sz="0" w:space="0" w:color="auto"/>
        <w:bottom w:val="none" w:sz="0" w:space="0" w:color="auto"/>
        <w:right w:val="none" w:sz="0" w:space="0" w:color="auto"/>
      </w:divBdr>
    </w:div>
    <w:div w:id="1689411173">
      <w:bodyDiv w:val="1"/>
      <w:marLeft w:val="0"/>
      <w:marRight w:val="0"/>
      <w:marTop w:val="0"/>
      <w:marBottom w:val="0"/>
      <w:divBdr>
        <w:top w:val="none" w:sz="0" w:space="0" w:color="auto"/>
        <w:left w:val="none" w:sz="0" w:space="0" w:color="auto"/>
        <w:bottom w:val="none" w:sz="0" w:space="0" w:color="auto"/>
        <w:right w:val="none" w:sz="0" w:space="0" w:color="auto"/>
      </w:divBdr>
    </w:div>
    <w:div w:id="1692099605">
      <w:bodyDiv w:val="1"/>
      <w:marLeft w:val="0"/>
      <w:marRight w:val="0"/>
      <w:marTop w:val="0"/>
      <w:marBottom w:val="0"/>
      <w:divBdr>
        <w:top w:val="none" w:sz="0" w:space="0" w:color="auto"/>
        <w:left w:val="none" w:sz="0" w:space="0" w:color="auto"/>
        <w:bottom w:val="none" w:sz="0" w:space="0" w:color="auto"/>
        <w:right w:val="none" w:sz="0" w:space="0" w:color="auto"/>
      </w:divBdr>
    </w:div>
    <w:div w:id="1693410137">
      <w:bodyDiv w:val="1"/>
      <w:marLeft w:val="0"/>
      <w:marRight w:val="0"/>
      <w:marTop w:val="0"/>
      <w:marBottom w:val="0"/>
      <w:divBdr>
        <w:top w:val="none" w:sz="0" w:space="0" w:color="auto"/>
        <w:left w:val="none" w:sz="0" w:space="0" w:color="auto"/>
        <w:bottom w:val="none" w:sz="0" w:space="0" w:color="auto"/>
        <w:right w:val="none" w:sz="0" w:space="0" w:color="auto"/>
      </w:divBdr>
    </w:div>
    <w:div w:id="1696881457">
      <w:bodyDiv w:val="1"/>
      <w:marLeft w:val="0"/>
      <w:marRight w:val="0"/>
      <w:marTop w:val="0"/>
      <w:marBottom w:val="0"/>
      <w:divBdr>
        <w:top w:val="none" w:sz="0" w:space="0" w:color="auto"/>
        <w:left w:val="none" w:sz="0" w:space="0" w:color="auto"/>
        <w:bottom w:val="none" w:sz="0" w:space="0" w:color="auto"/>
        <w:right w:val="none" w:sz="0" w:space="0" w:color="auto"/>
      </w:divBdr>
    </w:div>
    <w:div w:id="1701320436">
      <w:bodyDiv w:val="1"/>
      <w:marLeft w:val="0"/>
      <w:marRight w:val="0"/>
      <w:marTop w:val="0"/>
      <w:marBottom w:val="0"/>
      <w:divBdr>
        <w:top w:val="none" w:sz="0" w:space="0" w:color="auto"/>
        <w:left w:val="none" w:sz="0" w:space="0" w:color="auto"/>
        <w:bottom w:val="none" w:sz="0" w:space="0" w:color="auto"/>
        <w:right w:val="none" w:sz="0" w:space="0" w:color="auto"/>
      </w:divBdr>
    </w:div>
    <w:div w:id="1703482825">
      <w:bodyDiv w:val="1"/>
      <w:marLeft w:val="0"/>
      <w:marRight w:val="0"/>
      <w:marTop w:val="0"/>
      <w:marBottom w:val="0"/>
      <w:divBdr>
        <w:top w:val="none" w:sz="0" w:space="0" w:color="auto"/>
        <w:left w:val="none" w:sz="0" w:space="0" w:color="auto"/>
        <w:bottom w:val="none" w:sz="0" w:space="0" w:color="auto"/>
        <w:right w:val="none" w:sz="0" w:space="0" w:color="auto"/>
      </w:divBdr>
    </w:div>
    <w:div w:id="1706559936">
      <w:bodyDiv w:val="1"/>
      <w:marLeft w:val="0"/>
      <w:marRight w:val="0"/>
      <w:marTop w:val="0"/>
      <w:marBottom w:val="0"/>
      <w:divBdr>
        <w:top w:val="none" w:sz="0" w:space="0" w:color="auto"/>
        <w:left w:val="none" w:sz="0" w:space="0" w:color="auto"/>
        <w:bottom w:val="none" w:sz="0" w:space="0" w:color="auto"/>
        <w:right w:val="none" w:sz="0" w:space="0" w:color="auto"/>
      </w:divBdr>
    </w:div>
    <w:div w:id="1707560968">
      <w:bodyDiv w:val="1"/>
      <w:marLeft w:val="0"/>
      <w:marRight w:val="0"/>
      <w:marTop w:val="0"/>
      <w:marBottom w:val="0"/>
      <w:divBdr>
        <w:top w:val="none" w:sz="0" w:space="0" w:color="auto"/>
        <w:left w:val="none" w:sz="0" w:space="0" w:color="auto"/>
        <w:bottom w:val="none" w:sz="0" w:space="0" w:color="auto"/>
        <w:right w:val="none" w:sz="0" w:space="0" w:color="auto"/>
      </w:divBdr>
    </w:div>
    <w:div w:id="1714618797">
      <w:bodyDiv w:val="1"/>
      <w:marLeft w:val="0"/>
      <w:marRight w:val="0"/>
      <w:marTop w:val="0"/>
      <w:marBottom w:val="0"/>
      <w:divBdr>
        <w:top w:val="none" w:sz="0" w:space="0" w:color="auto"/>
        <w:left w:val="none" w:sz="0" w:space="0" w:color="auto"/>
        <w:bottom w:val="none" w:sz="0" w:space="0" w:color="auto"/>
        <w:right w:val="none" w:sz="0" w:space="0" w:color="auto"/>
      </w:divBdr>
    </w:div>
    <w:div w:id="1715348269">
      <w:bodyDiv w:val="1"/>
      <w:marLeft w:val="0"/>
      <w:marRight w:val="0"/>
      <w:marTop w:val="0"/>
      <w:marBottom w:val="0"/>
      <w:divBdr>
        <w:top w:val="none" w:sz="0" w:space="0" w:color="auto"/>
        <w:left w:val="none" w:sz="0" w:space="0" w:color="auto"/>
        <w:bottom w:val="none" w:sz="0" w:space="0" w:color="auto"/>
        <w:right w:val="none" w:sz="0" w:space="0" w:color="auto"/>
      </w:divBdr>
    </w:div>
    <w:div w:id="1719892904">
      <w:bodyDiv w:val="1"/>
      <w:marLeft w:val="0"/>
      <w:marRight w:val="0"/>
      <w:marTop w:val="0"/>
      <w:marBottom w:val="0"/>
      <w:divBdr>
        <w:top w:val="none" w:sz="0" w:space="0" w:color="auto"/>
        <w:left w:val="none" w:sz="0" w:space="0" w:color="auto"/>
        <w:bottom w:val="none" w:sz="0" w:space="0" w:color="auto"/>
        <w:right w:val="none" w:sz="0" w:space="0" w:color="auto"/>
      </w:divBdr>
    </w:div>
    <w:div w:id="1725444524">
      <w:bodyDiv w:val="1"/>
      <w:marLeft w:val="0"/>
      <w:marRight w:val="0"/>
      <w:marTop w:val="0"/>
      <w:marBottom w:val="0"/>
      <w:divBdr>
        <w:top w:val="none" w:sz="0" w:space="0" w:color="auto"/>
        <w:left w:val="none" w:sz="0" w:space="0" w:color="auto"/>
        <w:bottom w:val="none" w:sz="0" w:space="0" w:color="auto"/>
        <w:right w:val="none" w:sz="0" w:space="0" w:color="auto"/>
      </w:divBdr>
    </w:div>
    <w:div w:id="1730034603">
      <w:bodyDiv w:val="1"/>
      <w:marLeft w:val="0"/>
      <w:marRight w:val="0"/>
      <w:marTop w:val="0"/>
      <w:marBottom w:val="0"/>
      <w:divBdr>
        <w:top w:val="none" w:sz="0" w:space="0" w:color="auto"/>
        <w:left w:val="none" w:sz="0" w:space="0" w:color="auto"/>
        <w:bottom w:val="none" w:sz="0" w:space="0" w:color="auto"/>
        <w:right w:val="none" w:sz="0" w:space="0" w:color="auto"/>
      </w:divBdr>
    </w:div>
    <w:div w:id="1738935641">
      <w:bodyDiv w:val="1"/>
      <w:marLeft w:val="0"/>
      <w:marRight w:val="0"/>
      <w:marTop w:val="0"/>
      <w:marBottom w:val="0"/>
      <w:divBdr>
        <w:top w:val="none" w:sz="0" w:space="0" w:color="auto"/>
        <w:left w:val="none" w:sz="0" w:space="0" w:color="auto"/>
        <w:bottom w:val="none" w:sz="0" w:space="0" w:color="auto"/>
        <w:right w:val="none" w:sz="0" w:space="0" w:color="auto"/>
      </w:divBdr>
    </w:div>
    <w:div w:id="1742367740">
      <w:bodyDiv w:val="1"/>
      <w:marLeft w:val="0"/>
      <w:marRight w:val="0"/>
      <w:marTop w:val="0"/>
      <w:marBottom w:val="0"/>
      <w:divBdr>
        <w:top w:val="none" w:sz="0" w:space="0" w:color="auto"/>
        <w:left w:val="none" w:sz="0" w:space="0" w:color="auto"/>
        <w:bottom w:val="none" w:sz="0" w:space="0" w:color="auto"/>
        <w:right w:val="none" w:sz="0" w:space="0" w:color="auto"/>
      </w:divBdr>
    </w:div>
    <w:div w:id="1742484331">
      <w:bodyDiv w:val="1"/>
      <w:marLeft w:val="0"/>
      <w:marRight w:val="0"/>
      <w:marTop w:val="0"/>
      <w:marBottom w:val="0"/>
      <w:divBdr>
        <w:top w:val="none" w:sz="0" w:space="0" w:color="auto"/>
        <w:left w:val="none" w:sz="0" w:space="0" w:color="auto"/>
        <w:bottom w:val="none" w:sz="0" w:space="0" w:color="auto"/>
        <w:right w:val="none" w:sz="0" w:space="0" w:color="auto"/>
      </w:divBdr>
    </w:div>
    <w:div w:id="1755007498">
      <w:bodyDiv w:val="1"/>
      <w:marLeft w:val="0"/>
      <w:marRight w:val="0"/>
      <w:marTop w:val="0"/>
      <w:marBottom w:val="0"/>
      <w:divBdr>
        <w:top w:val="none" w:sz="0" w:space="0" w:color="auto"/>
        <w:left w:val="none" w:sz="0" w:space="0" w:color="auto"/>
        <w:bottom w:val="none" w:sz="0" w:space="0" w:color="auto"/>
        <w:right w:val="none" w:sz="0" w:space="0" w:color="auto"/>
      </w:divBdr>
    </w:div>
    <w:div w:id="1761560074">
      <w:bodyDiv w:val="1"/>
      <w:marLeft w:val="0"/>
      <w:marRight w:val="0"/>
      <w:marTop w:val="0"/>
      <w:marBottom w:val="0"/>
      <w:divBdr>
        <w:top w:val="none" w:sz="0" w:space="0" w:color="auto"/>
        <w:left w:val="none" w:sz="0" w:space="0" w:color="auto"/>
        <w:bottom w:val="none" w:sz="0" w:space="0" w:color="auto"/>
        <w:right w:val="none" w:sz="0" w:space="0" w:color="auto"/>
      </w:divBdr>
    </w:div>
    <w:div w:id="1770201322">
      <w:bodyDiv w:val="1"/>
      <w:marLeft w:val="0"/>
      <w:marRight w:val="0"/>
      <w:marTop w:val="0"/>
      <w:marBottom w:val="0"/>
      <w:divBdr>
        <w:top w:val="none" w:sz="0" w:space="0" w:color="auto"/>
        <w:left w:val="none" w:sz="0" w:space="0" w:color="auto"/>
        <w:bottom w:val="none" w:sz="0" w:space="0" w:color="auto"/>
        <w:right w:val="none" w:sz="0" w:space="0" w:color="auto"/>
      </w:divBdr>
    </w:div>
    <w:div w:id="1770664251">
      <w:bodyDiv w:val="1"/>
      <w:marLeft w:val="0"/>
      <w:marRight w:val="0"/>
      <w:marTop w:val="0"/>
      <w:marBottom w:val="0"/>
      <w:divBdr>
        <w:top w:val="none" w:sz="0" w:space="0" w:color="auto"/>
        <w:left w:val="none" w:sz="0" w:space="0" w:color="auto"/>
        <w:bottom w:val="none" w:sz="0" w:space="0" w:color="auto"/>
        <w:right w:val="none" w:sz="0" w:space="0" w:color="auto"/>
      </w:divBdr>
    </w:div>
    <w:div w:id="1772357535">
      <w:bodyDiv w:val="1"/>
      <w:marLeft w:val="0"/>
      <w:marRight w:val="0"/>
      <w:marTop w:val="0"/>
      <w:marBottom w:val="0"/>
      <w:divBdr>
        <w:top w:val="none" w:sz="0" w:space="0" w:color="auto"/>
        <w:left w:val="none" w:sz="0" w:space="0" w:color="auto"/>
        <w:bottom w:val="none" w:sz="0" w:space="0" w:color="auto"/>
        <w:right w:val="none" w:sz="0" w:space="0" w:color="auto"/>
      </w:divBdr>
    </w:div>
    <w:div w:id="1783575451">
      <w:bodyDiv w:val="1"/>
      <w:marLeft w:val="0"/>
      <w:marRight w:val="0"/>
      <w:marTop w:val="0"/>
      <w:marBottom w:val="0"/>
      <w:divBdr>
        <w:top w:val="none" w:sz="0" w:space="0" w:color="auto"/>
        <w:left w:val="none" w:sz="0" w:space="0" w:color="auto"/>
        <w:bottom w:val="none" w:sz="0" w:space="0" w:color="auto"/>
        <w:right w:val="none" w:sz="0" w:space="0" w:color="auto"/>
      </w:divBdr>
    </w:div>
    <w:div w:id="1790657758">
      <w:bodyDiv w:val="1"/>
      <w:marLeft w:val="0"/>
      <w:marRight w:val="0"/>
      <w:marTop w:val="0"/>
      <w:marBottom w:val="0"/>
      <w:divBdr>
        <w:top w:val="none" w:sz="0" w:space="0" w:color="auto"/>
        <w:left w:val="none" w:sz="0" w:space="0" w:color="auto"/>
        <w:bottom w:val="none" w:sz="0" w:space="0" w:color="auto"/>
        <w:right w:val="none" w:sz="0" w:space="0" w:color="auto"/>
      </w:divBdr>
    </w:div>
    <w:div w:id="1794206814">
      <w:bodyDiv w:val="1"/>
      <w:marLeft w:val="0"/>
      <w:marRight w:val="0"/>
      <w:marTop w:val="0"/>
      <w:marBottom w:val="0"/>
      <w:divBdr>
        <w:top w:val="none" w:sz="0" w:space="0" w:color="auto"/>
        <w:left w:val="none" w:sz="0" w:space="0" w:color="auto"/>
        <w:bottom w:val="none" w:sz="0" w:space="0" w:color="auto"/>
        <w:right w:val="none" w:sz="0" w:space="0" w:color="auto"/>
      </w:divBdr>
    </w:div>
    <w:div w:id="1794405364">
      <w:bodyDiv w:val="1"/>
      <w:marLeft w:val="0"/>
      <w:marRight w:val="0"/>
      <w:marTop w:val="0"/>
      <w:marBottom w:val="0"/>
      <w:divBdr>
        <w:top w:val="none" w:sz="0" w:space="0" w:color="auto"/>
        <w:left w:val="none" w:sz="0" w:space="0" w:color="auto"/>
        <w:bottom w:val="none" w:sz="0" w:space="0" w:color="auto"/>
        <w:right w:val="none" w:sz="0" w:space="0" w:color="auto"/>
      </w:divBdr>
    </w:div>
    <w:div w:id="1808814074">
      <w:bodyDiv w:val="1"/>
      <w:marLeft w:val="0"/>
      <w:marRight w:val="0"/>
      <w:marTop w:val="0"/>
      <w:marBottom w:val="0"/>
      <w:divBdr>
        <w:top w:val="none" w:sz="0" w:space="0" w:color="auto"/>
        <w:left w:val="none" w:sz="0" w:space="0" w:color="auto"/>
        <w:bottom w:val="none" w:sz="0" w:space="0" w:color="auto"/>
        <w:right w:val="none" w:sz="0" w:space="0" w:color="auto"/>
      </w:divBdr>
    </w:div>
    <w:div w:id="1812670805">
      <w:bodyDiv w:val="1"/>
      <w:marLeft w:val="0"/>
      <w:marRight w:val="0"/>
      <w:marTop w:val="0"/>
      <w:marBottom w:val="0"/>
      <w:divBdr>
        <w:top w:val="none" w:sz="0" w:space="0" w:color="auto"/>
        <w:left w:val="none" w:sz="0" w:space="0" w:color="auto"/>
        <w:bottom w:val="none" w:sz="0" w:space="0" w:color="auto"/>
        <w:right w:val="none" w:sz="0" w:space="0" w:color="auto"/>
      </w:divBdr>
    </w:div>
    <w:div w:id="1814179449">
      <w:bodyDiv w:val="1"/>
      <w:marLeft w:val="0"/>
      <w:marRight w:val="0"/>
      <w:marTop w:val="0"/>
      <w:marBottom w:val="0"/>
      <w:divBdr>
        <w:top w:val="none" w:sz="0" w:space="0" w:color="auto"/>
        <w:left w:val="none" w:sz="0" w:space="0" w:color="auto"/>
        <w:bottom w:val="none" w:sz="0" w:space="0" w:color="auto"/>
        <w:right w:val="none" w:sz="0" w:space="0" w:color="auto"/>
      </w:divBdr>
    </w:div>
    <w:div w:id="1814448730">
      <w:bodyDiv w:val="1"/>
      <w:marLeft w:val="0"/>
      <w:marRight w:val="0"/>
      <w:marTop w:val="0"/>
      <w:marBottom w:val="0"/>
      <w:divBdr>
        <w:top w:val="none" w:sz="0" w:space="0" w:color="auto"/>
        <w:left w:val="none" w:sz="0" w:space="0" w:color="auto"/>
        <w:bottom w:val="none" w:sz="0" w:space="0" w:color="auto"/>
        <w:right w:val="none" w:sz="0" w:space="0" w:color="auto"/>
      </w:divBdr>
    </w:div>
    <w:div w:id="1816294288">
      <w:bodyDiv w:val="1"/>
      <w:marLeft w:val="0"/>
      <w:marRight w:val="0"/>
      <w:marTop w:val="0"/>
      <w:marBottom w:val="0"/>
      <w:divBdr>
        <w:top w:val="none" w:sz="0" w:space="0" w:color="auto"/>
        <w:left w:val="none" w:sz="0" w:space="0" w:color="auto"/>
        <w:bottom w:val="none" w:sz="0" w:space="0" w:color="auto"/>
        <w:right w:val="none" w:sz="0" w:space="0" w:color="auto"/>
      </w:divBdr>
    </w:div>
    <w:div w:id="1816530880">
      <w:bodyDiv w:val="1"/>
      <w:marLeft w:val="0"/>
      <w:marRight w:val="0"/>
      <w:marTop w:val="0"/>
      <w:marBottom w:val="0"/>
      <w:divBdr>
        <w:top w:val="none" w:sz="0" w:space="0" w:color="auto"/>
        <w:left w:val="none" w:sz="0" w:space="0" w:color="auto"/>
        <w:bottom w:val="none" w:sz="0" w:space="0" w:color="auto"/>
        <w:right w:val="none" w:sz="0" w:space="0" w:color="auto"/>
      </w:divBdr>
    </w:div>
    <w:div w:id="1818642065">
      <w:bodyDiv w:val="1"/>
      <w:marLeft w:val="0"/>
      <w:marRight w:val="0"/>
      <w:marTop w:val="0"/>
      <w:marBottom w:val="0"/>
      <w:divBdr>
        <w:top w:val="none" w:sz="0" w:space="0" w:color="auto"/>
        <w:left w:val="none" w:sz="0" w:space="0" w:color="auto"/>
        <w:bottom w:val="none" w:sz="0" w:space="0" w:color="auto"/>
        <w:right w:val="none" w:sz="0" w:space="0" w:color="auto"/>
      </w:divBdr>
    </w:div>
    <w:div w:id="1825319905">
      <w:bodyDiv w:val="1"/>
      <w:marLeft w:val="0"/>
      <w:marRight w:val="0"/>
      <w:marTop w:val="0"/>
      <w:marBottom w:val="0"/>
      <w:divBdr>
        <w:top w:val="none" w:sz="0" w:space="0" w:color="auto"/>
        <w:left w:val="none" w:sz="0" w:space="0" w:color="auto"/>
        <w:bottom w:val="none" w:sz="0" w:space="0" w:color="auto"/>
        <w:right w:val="none" w:sz="0" w:space="0" w:color="auto"/>
      </w:divBdr>
    </w:div>
    <w:div w:id="1875189923">
      <w:bodyDiv w:val="1"/>
      <w:marLeft w:val="0"/>
      <w:marRight w:val="0"/>
      <w:marTop w:val="0"/>
      <w:marBottom w:val="0"/>
      <w:divBdr>
        <w:top w:val="none" w:sz="0" w:space="0" w:color="auto"/>
        <w:left w:val="none" w:sz="0" w:space="0" w:color="auto"/>
        <w:bottom w:val="none" w:sz="0" w:space="0" w:color="auto"/>
        <w:right w:val="none" w:sz="0" w:space="0" w:color="auto"/>
      </w:divBdr>
    </w:div>
    <w:div w:id="1889025587">
      <w:bodyDiv w:val="1"/>
      <w:marLeft w:val="0"/>
      <w:marRight w:val="0"/>
      <w:marTop w:val="0"/>
      <w:marBottom w:val="0"/>
      <w:divBdr>
        <w:top w:val="none" w:sz="0" w:space="0" w:color="auto"/>
        <w:left w:val="none" w:sz="0" w:space="0" w:color="auto"/>
        <w:bottom w:val="none" w:sz="0" w:space="0" w:color="auto"/>
        <w:right w:val="none" w:sz="0" w:space="0" w:color="auto"/>
      </w:divBdr>
    </w:div>
    <w:div w:id="1893883638">
      <w:bodyDiv w:val="1"/>
      <w:marLeft w:val="0"/>
      <w:marRight w:val="0"/>
      <w:marTop w:val="0"/>
      <w:marBottom w:val="0"/>
      <w:divBdr>
        <w:top w:val="none" w:sz="0" w:space="0" w:color="auto"/>
        <w:left w:val="none" w:sz="0" w:space="0" w:color="auto"/>
        <w:bottom w:val="none" w:sz="0" w:space="0" w:color="auto"/>
        <w:right w:val="none" w:sz="0" w:space="0" w:color="auto"/>
      </w:divBdr>
    </w:div>
    <w:div w:id="1902253567">
      <w:bodyDiv w:val="1"/>
      <w:marLeft w:val="0"/>
      <w:marRight w:val="0"/>
      <w:marTop w:val="0"/>
      <w:marBottom w:val="0"/>
      <w:divBdr>
        <w:top w:val="none" w:sz="0" w:space="0" w:color="auto"/>
        <w:left w:val="none" w:sz="0" w:space="0" w:color="auto"/>
        <w:bottom w:val="none" w:sz="0" w:space="0" w:color="auto"/>
        <w:right w:val="none" w:sz="0" w:space="0" w:color="auto"/>
      </w:divBdr>
    </w:div>
    <w:div w:id="1904094368">
      <w:bodyDiv w:val="1"/>
      <w:marLeft w:val="0"/>
      <w:marRight w:val="0"/>
      <w:marTop w:val="0"/>
      <w:marBottom w:val="0"/>
      <w:divBdr>
        <w:top w:val="none" w:sz="0" w:space="0" w:color="auto"/>
        <w:left w:val="none" w:sz="0" w:space="0" w:color="auto"/>
        <w:bottom w:val="none" w:sz="0" w:space="0" w:color="auto"/>
        <w:right w:val="none" w:sz="0" w:space="0" w:color="auto"/>
      </w:divBdr>
    </w:div>
    <w:div w:id="1913734041">
      <w:bodyDiv w:val="1"/>
      <w:marLeft w:val="0"/>
      <w:marRight w:val="0"/>
      <w:marTop w:val="0"/>
      <w:marBottom w:val="0"/>
      <w:divBdr>
        <w:top w:val="none" w:sz="0" w:space="0" w:color="auto"/>
        <w:left w:val="none" w:sz="0" w:space="0" w:color="auto"/>
        <w:bottom w:val="none" w:sz="0" w:space="0" w:color="auto"/>
        <w:right w:val="none" w:sz="0" w:space="0" w:color="auto"/>
      </w:divBdr>
    </w:div>
    <w:div w:id="1915703501">
      <w:bodyDiv w:val="1"/>
      <w:marLeft w:val="0"/>
      <w:marRight w:val="0"/>
      <w:marTop w:val="0"/>
      <w:marBottom w:val="0"/>
      <w:divBdr>
        <w:top w:val="none" w:sz="0" w:space="0" w:color="auto"/>
        <w:left w:val="none" w:sz="0" w:space="0" w:color="auto"/>
        <w:bottom w:val="none" w:sz="0" w:space="0" w:color="auto"/>
        <w:right w:val="none" w:sz="0" w:space="0" w:color="auto"/>
      </w:divBdr>
    </w:div>
    <w:div w:id="1918325827">
      <w:bodyDiv w:val="1"/>
      <w:marLeft w:val="0"/>
      <w:marRight w:val="0"/>
      <w:marTop w:val="0"/>
      <w:marBottom w:val="0"/>
      <w:divBdr>
        <w:top w:val="none" w:sz="0" w:space="0" w:color="auto"/>
        <w:left w:val="none" w:sz="0" w:space="0" w:color="auto"/>
        <w:bottom w:val="none" w:sz="0" w:space="0" w:color="auto"/>
        <w:right w:val="none" w:sz="0" w:space="0" w:color="auto"/>
      </w:divBdr>
    </w:div>
    <w:div w:id="1923249496">
      <w:bodyDiv w:val="1"/>
      <w:marLeft w:val="0"/>
      <w:marRight w:val="0"/>
      <w:marTop w:val="0"/>
      <w:marBottom w:val="0"/>
      <w:divBdr>
        <w:top w:val="none" w:sz="0" w:space="0" w:color="auto"/>
        <w:left w:val="none" w:sz="0" w:space="0" w:color="auto"/>
        <w:bottom w:val="none" w:sz="0" w:space="0" w:color="auto"/>
        <w:right w:val="none" w:sz="0" w:space="0" w:color="auto"/>
      </w:divBdr>
    </w:div>
    <w:div w:id="1933657028">
      <w:bodyDiv w:val="1"/>
      <w:marLeft w:val="0"/>
      <w:marRight w:val="0"/>
      <w:marTop w:val="0"/>
      <w:marBottom w:val="0"/>
      <w:divBdr>
        <w:top w:val="none" w:sz="0" w:space="0" w:color="auto"/>
        <w:left w:val="none" w:sz="0" w:space="0" w:color="auto"/>
        <w:bottom w:val="none" w:sz="0" w:space="0" w:color="auto"/>
        <w:right w:val="none" w:sz="0" w:space="0" w:color="auto"/>
      </w:divBdr>
    </w:div>
    <w:div w:id="1940525158">
      <w:bodyDiv w:val="1"/>
      <w:marLeft w:val="0"/>
      <w:marRight w:val="0"/>
      <w:marTop w:val="0"/>
      <w:marBottom w:val="0"/>
      <w:divBdr>
        <w:top w:val="none" w:sz="0" w:space="0" w:color="auto"/>
        <w:left w:val="none" w:sz="0" w:space="0" w:color="auto"/>
        <w:bottom w:val="none" w:sz="0" w:space="0" w:color="auto"/>
        <w:right w:val="none" w:sz="0" w:space="0" w:color="auto"/>
      </w:divBdr>
    </w:div>
    <w:div w:id="1940598573">
      <w:bodyDiv w:val="1"/>
      <w:marLeft w:val="0"/>
      <w:marRight w:val="0"/>
      <w:marTop w:val="0"/>
      <w:marBottom w:val="0"/>
      <w:divBdr>
        <w:top w:val="none" w:sz="0" w:space="0" w:color="auto"/>
        <w:left w:val="none" w:sz="0" w:space="0" w:color="auto"/>
        <w:bottom w:val="none" w:sz="0" w:space="0" w:color="auto"/>
        <w:right w:val="none" w:sz="0" w:space="0" w:color="auto"/>
      </w:divBdr>
    </w:div>
    <w:div w:id="1959097475">
      <w:bodyDiv w:val="1"/>
      <w:marLeft w:val="0"/>
      <w:marRight w:val="0"/>
      <w:marTop w:val="0"/>
      <w:marBottom w:val="0"/>
      <w:divBdr>
        <w:top w:val="none" w:sz="0" w:space="0" w:color="auto"/>
        <w:left w:val="none" w:sz="0" w:space="0" w:color="auto"/>
        <w:bottom w:val="none" w:sz="0" w:space="0" w:color="auto"/>
        <w:right w:val="none" w:sz="0" w:space="0" w:color="auto"/>
      </w:divBdr>
    </w:div>
    <w:div w:id="1967157864">
      <w:bodyDiv w:val="1"/>
      <w:marLeft w:val="0"/>
      <w:marRight w:val="0"/>
      <w:marTop w:val="0"/>
      <w:marBottom w:val="0"/>
      <w:divBdr>
        <w:top w:val="none" w:sz="0" w:space="0" w:color="auto"/>
        <w:left w:val="none" w:sz="0" w:space="0" w:color="auto"/>
        <w:bottom w:val="none" w:sz="0" w:space="0" w:color="auto"/>
        <w:right w:val="none" w:sz="0" w:space="0" w:color="auto"/>
      </w:divBdr>
    </w:div>
    <w:div w:id="1967660869">
      <w:bodyDiv w:val="1"/>
      <w:marLeft w:val="0"/>
      <w:marRight w:val="0"/>
      <w:marTop w:val="0"/>
      <w:marBottom w:val="0"/>
      <w:divBdr>
        <w:top w:val="none" w:sz="0" w:space="0" w:color="auto"/>
        <w:left w:val="none" w:sz="0" w:space="0" w:color="auto"/>
        <w:bottom w:val="none" w:sz="0" w:space="0" w:color="auto"/>
        <w:right w:val="none" w:sz="0" w:space="0" w:color="auto"/>
      </w:divBdr>
    </w:div>
    <w:div w:id="1972711643">
      <w:bodyDiv w:val="1"/>
      <w:marLeft w:val="0"/>
      <w:marRight w:val="0"/>
      <w:marTop w:val="0"/>
      <w:marBottom w:val="0"/>
      <w:divBdr>
        <w:top w:val="none" w:sz="0" w:space="0" w:color="auto"/>
        <w:left w:val="none" w:sz="0" w:space="0" w:color="auto"/>
        <w:bottom w:val="none" w:sz="0" w:space="0" w:color="auto"/>
        <w:right w:val="none" w:sz="0" w:space="0" w:color="auto"/>
      </w:divBdr>
    </w:div>
    <w:div w:id="1973123539">
      <w:bodyDiv w:val="1"/>
      <w:marLeft w:val="0"/>
      <w:marRight w:val="0"/>
      <w:marTop w:val="0"/>
      <w:marBottom w:val="0"/>
      <w:divBdr>
        <w:top w:val="none" w:sz="0" w:space="0" w:color="auto"/>
        <w:left w:val="none" w:sz="0" w:space="0" w:color="auto"/>
        <w:bottom w:val="none" w:sz="0" w:space="0" w:color="auto"/>
        <w:right w:val="none" w:sz="0" w:space="0" w:color="auto"/>
      </w:divBdr>
    </w:div>
    <w:div w:id="1977296735">
      <w:bodyDiv w:val="1"/>
      <w:marLeft w:val="0"/>
      <w:marRight w:val="0"/>
      <w:marTop w:val="0"/>
      <w:marBottom w:val="0"/>
      <w:divBdr>
        <w:top w:val="none" w:sz="0" w:space="0" w:color="auto"/>
        <w:left w:val="none" w:sz="0" w:space="0" w:color="auto"/>
        <w:bottom w:val="none" w:sz="0" w:space="0" w:color="auto"/>
        <w:right w:val="none" w:sz="0" w:space="0" w:color="auto"/>
      </w:divBdr>
    </w:div>
    <w:div w:id="1980113254">
      <w:bodyDiv w:val="1"/>
      <w:marLeft w:val="0"/>
      <w:marRight w:val="0"/>
      <w:marTop w:val="0"/>
      <w:marBottom w:val="0"/>
      <w:divBdr>
        <w:top w:val="none" w:sz="0" w:space="0" w:color="auto"/>
        <w:left w:val="none" w:sz="0" w:space="0" w:color="auto"/>
        <w:bottom w:val="none" w:sz="0" w:space="0" w:color="auto"/>
        <w:right w:val="none" w:sz="0" w:space="0" w:color="auto"/>
      </w:divBdr>
    </w:div>
    <w:div w:id="1984236197">
      <w:bodyDiv w:val="1"/>
      <w:marLeft w:val="0"/>
      <w:marRight w:val="0"/>
      <w:marTop w:val="0"/>
      <w:marBottom w:val="0"/>
      <w:divBdr>
        <w:top w:val="none" w:sz="0" w:space="0" w:color="auto"/>
        <w:left w:val="none" w:sz="0" w:space="0" w:color="auto"/>
        <w:bottom w:val="none" w:sz="0" w:space="0" w:color="auto"/>
        <w:right w:val="none" w:sz="0" w:space="0" w:color="auto"/>
      </w:divBdr>
    </w:div>
    <w:div w:id="1990476807">
      <w:bodyDiv w:val="1"/>
      <w:marLeft w:val="0"/>
      <w:marRight w:val="0"/>
      <w:marTop w:val="0"/>
      <w:marBottom w:val="0"/>
      <w:divBdr>
        <w:top w:val="none" w:sz="0" w:space="0" w:color="auto"/>
        <w:left w:val="none" w:sz="0" w:space="0" w:color="auto"/>
        <w:bottom w:val="none" w:sz="0" w:space="0" w:color="auto"/>
        <w:right w:val="none" w:sz="0" w:space="0" w:color="auto"/>
      </w:divBdr>
    </w:div>
    <w:div w:id="1998804434">
      <w:bodyDiv w:val="1"/>
      <w:marLeft w:val="0"/>
      <w:marRight w:val="0"/>
      <w:marTop w:val="0"/>
      <w:marBottom w:val="0"/>
      <w:divBdr>
        <w:top w:val="none" w:sz="0" w:space="0" w:color="auto"/>
        <w:left w:val="none" w:sz="0" w:space="0" w:color="auto"/>
        <w:bottom w:val="none" w:sz="0" w:space="0" w:color="auto"/>
        <w:right w:val="none" w:sz="0" w:space="0" w:color="auto"/>
      </w:divBdr>
    </w:div>
    <w:div w:id="2011787275">
      <w:bodyDiv w:val="1"/>
      <w:marLeft w:val="0"/>
      <w:marRight w:val="0"/>
      <w:marTop w:val="0"/>
      <w:marBottom w:val="0"/>
      <w:divBdr>
        <w:top w:val="none" w:sz="0" w:space="0" w:color="auto"/>
        <w:left w:val="none" w:sz="0" w:space="0" w:color="auto"/>
        <w:bottom w:val="none" w:sz="0" w:space="0" w:color="auto"/>
        <w:right w:val="none" w:sz="0" w:space="0" w:color="auto"/>
      </w:divBdr>
    </w:div>
    <w:div w:id="2016151833">
      <w:bodyDiv w:val="1"/>
      <w:marLeft w:val="0"/>
      <w:marRight w:val="0"/>
      <w:marTop w:val="0"/>
      <w:marBottom w:val="0"/>
      <w:divBdr>
        <w:top w:val="none" w:sz="0" w:space="0" w:color="auto"/>
        <w:left w:val="none" w:sz="0" w:space="0" w:color="auto"/>
        <w:bottom w:val="none" w:sz="0" w:space="0" w:color="auto"/>
        <w:right w:val="none" w:sz="0" w:space="0" w:color="auto"/>
      </w:divBdr>
    </w:div>
    <w:div w:id="2017263756">
      <w:bodyDiv w:val="1"/>
      <w:marLeft w:val="0"/>
      <w:marRight w:val="0"/>
      <w:marTop w:val="0"/>
      <w:marBottom w:val="0"/>
      <w:divBdr>
        <w:top w:val="none" w:sz="0" w:space="0" w:color="auto"/>
        <w:left w:val="none" w:sz="0" w:space="0" w:color="auto"/>
        <w:bottom w:val="none" w:sz="0" w:space="0" w:color="auto"/>
        <w:right w:val="none" w:sz="0" w:space="0" w:color="auto"/>
      </w:divBdr>
    </w:div>
    <w:div w:id="2019457434">
      <w:bodyDiv w:val="1"/>
      <w:marLeft w:val="0"/>
      <w:marRight w:val="0"/>
      <w:marTop w:val="0"/>
      <w:marBottom w:val="0"/>
      <w:divBdr>
        <w:top w:val="none" w:sz="0" w:space="0" w:color="auto"/>
        <w:left w:val="none" w:sz="0" w:space="0" w:color="auto"/>
        <w:bottom w:val="none" w:sz="0" w:space="0" w:color="auto"/>
        <w:right w:val="none" w:sz="0" w:space="0" w:color="auto"/>
      </w:divBdr>
    </w:div>
    <w:div w:id="2019699591">
      <w:bodyDiv w:val="1"/>
      <w:marLeft w:val="0"/>
      <w:marRight w:val="0"/>
      <w:marTop w:val="0"/>
      <w:marBottom w:val="0"/>
      <w:divBdr>
        <w:top w:val="none" w:sz="0" w:space="0" w:color="auto"/>
        <w:left w:val="none" w:sz="0" w:space="0" w:color="auto"/>
        <w:bottom w:val="none" w:sz="0" w:space="0" w:color="auto"/>
        <w:right w:val="none" w:sz="0" w:space="0" w:color="auto"/>
      </w:divBdr>
    </w:div>
    <w:div w:id="2029981344">
      <w:bodyDiv w:val="1"/>
      <w:marLeft w:val="0"/>
      <w:marRight w:val="0"/>
      <w:marTop w:val="0"/>
      <w:marBottom w:val="0"/>
      <w:divBdr>
        <w:top w:val="none" w:sz="0" w:space="0" w:color="auto"/>
        <w:left w:val="none" w:sz="0" w:space="0" w:color="auto"/>
        <w:bottom w:val="none" w:sz="0" w:space="0" w:color="auto"/>
        <w:right w:val="none" w:sz="0" w:space="0" w:color="auto"/>
      </w:divBdr>
    </w:div>
    <w:div w:id="2033601998">
      <w:bodyDiv w:val="1"/>
      <w:marLeft w:val="0"/>
      <w:marRight w:val="0"/>
      <w:marTop w:val="0"/>
      <w:marBottom w:val="0"/>
      <w:divBdr>
        <w:top w:val="none" w:sz="0" w:space="0" w:color="auto"/>
        <w:left w:val="none" w:sz="0" w:space="0" w:color="auto"/>
        <w:bottom w:val="none" w:sz="0" w:space="0" w:color="auto"/>
        <w:right w:val="none" w:sz="0" w:space="0" w:color="auto"/>
      </w:divBdr>
    </w:div>
    <w:div w:id="2033679000">
      <w:bodyDiv w:val="1"/>
      <w:marLeft w:val="0"/>
      <w:marRight w:val="0"/>
      <w:marTop w:val="0"/>
      <w:marBottom w:val="0"/>
      <w:divBdr>
        <w:top w:val="none" w:sz="0" w:space="0" w:color="auto"/>
        <w:left w:val="none" w:sz="0" w:space="0" w:color="auto"/>
        <w:bottom w:val="none" w:sz="0" w:space="0" w:color="auto"/>
        <w:right w:val="none" w:sz="0" w:space="0" w:color="auto"/>
      </w:divBdr>
    </w:div>
    <w:div w:id="2033800791">
      <w:bodyDiv w:val="1"/>
      <w:marLeft w:val="0"/>
      <w:marRight w:val="0"/>
      <w:marTop w:val="0"/>
      <w:marBottom w:val="0"/>
      <w:divBdr>
        <w:top w:val="none" w:sz="0" w:space="0" w:color="auto"/>
        <w:left w:val="none" w:sz="0" w:space="0" w:color="auto"/>
        <w:bottom w:val="none" w:sz="0" w:space="0" w:color="auto"/>
        <w:right w:val="none" w:sz="0" w:space="0" w:color="auto"/>
      </w:divBdr>
    </w:div>
    <w:div w:id="2034989817">
      <w:bodyDiv w:val="1"/>
      <w:marLeft w:val="0"/>
      <w:marRight w:val="0"/>
      <w:marTop w:val="0"/>
      <w:marBottom w:val="0"/>
      <w:divBdr>
        <w:top w:val="none" w:sz="0" w:space="0" w:color="auto"/>
        <w:left w:val="none" w:sz="0" w:space="0" w:color="auto"/>
        <w:bottom w:val="none" w:sz="0" w:space="0" w:color="auto"/>
        <w:right w:val="none" w:sz="0" w:space="0" w:color="auto"/>
      </w:divBdr>
    </w:div>
    <w:div w:id="2037080529">
      <w:bodyDiv w:val="1"/>
      <w:marLeft w:val="0"/>
      <w:marRight w:val="0"/>
      <w:marTop w:val="0"/>
      <w:marBottom w:val="0"/>
      <w:divBdr>
        <w:top w:val="none" w:sz="0" w:space="0" w:color="auto"/>
        <w:left w:val="none" w:sz="0" w:space="0" w:color="auto"/>
        <w:bottom w:val="none" w:sz="0" w:space="0" w:color="auto"/>
        <w:right w:val="none" w:sz="0" w:space="0" w:color="auto"/>
      </w:divBdr>
    </w:div>
    <w:div w:id="2038771826">
      <w:bodyDiv w:val="1"/>
      <w:marLeft w:val="0"/>
      <w:marRight w:val="0"/>
      <w:marTop w:val="0"/>
      <w:marBottom w:val="0"/>
      <w:divBdr>
        <w:top w:val="none" w:sz="0" w:space="0" w:color="auto"/>
        <w:left w:val="none" w:sz="0" w:space="0" w:color="auto"/>
        <w:bottom w:val="none" w:sz="0" w:space="0" w:color="auto"/>
        <w:right w:val="none" w:sz="0" w:space="0" w:color="auto"/>
      </w:divBdr>
    </w:div>
    <w:div w:id="2038849270">
      <w:bodyDiv w:val="1"/>
      <w:marLeft w:val="0"/>
      <w:marRight w:val="0"/>
      <w:marTop w:val="0"/>
      <w:marBottom w:val="0"/>
      <w:divBdr>
        <w:top w:val="none" w:sz="0" w:space="0" w:color="auto"/>
        <w:left w:val="none" w:sz="0" w:space="0" w:color="auto"/>
        <w:bottom w:val="none" w:sz="0" w:space="0" w:color="auto"/>
        <w:right w:val="none" w:sz="0" w:space="0" w:color="auto"/>
      </w:divBdr>
    </w:div>
    <w:div w:id="2042052447">
      <w:bodyDiv w:val="1"/>
      <w:marLeft w:val="0"/>
      <w:marRight w:val="0"/>
      <w:marTop w:val="0"/>
      <w:marBottom w:val="0"/>
      <w:divBdr>
        <w:top w:val="none" w:sz="0" w:space="0" w:color="auto"/>
        <w:left w:val="none" w:sz="0" w:space="0" w:color="auto"/>
        <w:bottom w:val="none" w:sz="0" w:space="0" w:color="auto"/>
        <w:right w:val="none" w:sz="0" w:space="0" w:color="auto"/>
      </w:divBdr>
    </w:div>
    <w:div w:id="2050253032">
      <w:bodyDiv w:val="1"/>
      <w:marLeft w:val="0"/>
      <w:marRight w:val="0"/>
      <w:marTop w:val="0"/>
      <w:marBottom w:val="0"/>
      <w:divBdr>
        <w:top w:val="none" w:sz="0" w:space="0" w:color="auto"/>
        <w:left w:val="none" w:sz="0" w:space="0" w:color="auto"/>
        <w:bottom w:val="none" w:sz="0" w:space="0" w:color="auto"/>
        <w:right w:val="none" w:sz="0" w:space="0" w:color="auto"/>
      </w:divBdr>
    </w:div>
    <w:div w:id="2058234040">
      <w:bodyDiv w:val="1"/>
      <w:marLeft w:val="0"/>
      <w:marRight w:val="0"/>
      <w:marTop w:val="0"/>
      <w:marBottom w:val="0"/>
      <w:divBdr>
        <w:top w:val="none" w:sz="0" w:space="0" w:color="auto"/>
        <w:left w:val="none" w:sz="0" w:space="0" w:color="auto"/>
        <w:bottom w:val="none" w:sz="0" w:space="0" w:color="auto"/>
        <w:right w:val="none" w:sz="0" w:space="0" w:color="auto"/>
      </w:divBdr>
    </w:div>
    <w:div w:id="2059086101">
      <w:bodyDiv w:val="1"/>
      <w:marLeft w:val="0"/>
      <w:marRight w:val="0"/>
      <w:marTop w:val="0"/>
      <w:marBottom w:val="0"/>
      <w:divBdr>
        <w:top w:val="none" w:sz="0" w:space="0" w:color="auto"/>
        <w:left w:val="none" w:sz="0" w:space="0" w:color="auto"/>
        <w:bottom w:val="none" w:sz="0" w:space="0" w:color="auto"/>
        <w:right w:val="none" w:sz="0" w:space="0" w:color="auto"/>
      </w:divBdr>
    </w:div>
    <w:div w:id="2068648594">
      <w:bodyDiv w:val="1"/>
      <w:marLeft w:val="0"/>
      <w:marRight w:val="0"/>
      <w:marTop w:val="0"/>
      <w:marBottom w:val="0"/>
      <w:divBdr>
        <w:top w:val="none" w:sz="0" w:space="0" w:color="auto"/>
        <w:left w:val="none" w:sz="0" w:space="0" w:color="auto"/>
        <w:bottom w:val="none" w:sz="0" w:space="0" w:color="auto"/>
        <w:right w:val="none" w:sz="0" w:space="0" w:color="auto"/>
      </w:divBdr>
    </w:div>
    <w:div w:id="2073893050">
      <w:bodyDiv w:val="1"/>
      <w:marLeft w:val="0"/>
      <w:marRight w:val="0"/>
      <w:marTop w:val="0"/>
      <w:marBottom w:val="0"/>
      <w:divBdr>
        <w:top w:val="none" w:sz="0" w:space="0" w:color="auto"/>
        <w:left w:val="none" w:sz="0" w:space="0" w:color="auto"/>
        <w:bottom w:val="none" w:sz="0" w:space="0" w:color="auto"/>
        <w:right w:val="none" w:sz="0" w:space="0" w:color="auto"/>
      </w:divBdr>
    </w:div>
    <w:div w:id="2076051525">
      <w:bodyDiv w:val="1"/>
      <w:marLeft w:val="0"/>
      <w:marRight w:val="0"/>
      <w:marTop w:val="0"/>
      <w:marBottom w:val="0"/>
      <w:divBdr>
        <w:top w:val="none" w:sz="0" w:space="0" w:color="auto"/>
        <w:left w:val="none" w:sz="0" w:space="0" w:color="auto"/>
        <w:bottom w:val="none" w:sz="0" w:space="0" w:color="auto"/>
        <w:right w:val="none" w:sz="0" w:space="0" w:color="auto"/>
      </w:divBdr>
    </w:div>
    <w:div w:id="2083795930">
      <w:bodyDiv w:val="1"/>
      <w:marLeft w:val="0"/>
      <w:marRight w:val="0"/>
      <w:marTop w:val="0"/>
      <w:marBottom w:val="0"/>
      <w:divBdr>
        <w:top w:val="none" w:sz="0" w:space="0" w:color="auto"/>
        <w:left w:val="none" w:sz="0" w:space="0" w:color="auto"/>
        <w:bottom w:val="none" w:sz="0" w:space="0" w:color="auto"/>
        <w:right w:val="none" w:sz="0" w:space="0" w:color="auto"/>
      </w:divBdr>
    </w:div>
    <w:div w:id="2084520331">
      <w:bodyDiv w:val="1"/>
      <w:marLeft w:val="0"/>
      <w:marRight w:val="0"/>
      <w:marTop w:val="0"/>
      <w:marBottom w:val="0"/>
      <w:divBdr>
        <w:top w:val="none" w:sz="0" w:space="0" w:color="auto"/>
        <w:left w:val="none" w:sz="0" w:space="0" w:color="auto"/>
        <w:bottom w:val="none" w:sz="0" w:space="0" w:color="auto"/>
        <w:right w:val="none" w:sz="0" w:space="0" w:color="auto"/>
      </w:divBdr>
    </w:div>
    <w:div w:id="2091924671">
      <w:bodyDiv w:val="1"/>
      <w:marLeft w:val="0"/>
      <w:marRight w:val="0"/>
      <w:marTop w:val="0"/>
      <w:marBottom w:val="0"/>
      <w:divBdr>
        <w:top w:val="none" w:sz="0" w:space="0" w:color="auto"/>
        <w:left w:val="none" w:sz="0" w:space="0" w:color="auto"/>
        <w:bottom w:val="none" w:sz="0" w:space="0" w:color="auto"/>
        <w:right w:val="none" w:sz="0" w:space="0" w:color="auto"/>
      </w:divBdr>
    </w:div>
    <w:div w:id="2095392687">
      <w:bodyDiv w:val="1"/>
      <w:marLeft w:val="0"/>
      <w:marRight w:val="0"/>
      <w:marTop w:val="0"/>
      <w:marBottom w:val="0"/>
      <w:divBdr>
        <w:top w:val="none" w:sz="0" w:space="0" w:color="auto"/>
        <w:left w:val="none" w:sz="0" w:space="0" w:color="auto"/>
        <w:bottom w:val="none" w:sz="0" w:space="0" w:color="auto"/>
        <w:right w:val="none" w:sz="0" w:space="0" w:color="auto"/>
      </w:divBdr>
    </w:div>
    <w:div w:id="2107774126">
      <w:bodyDiv w:val="1"/>
      <w:marLeft w:val="0"/>
      <w:marRight w:val="0"/>
      <w:marTop w:val="0"/>
      <w:marBottom w:val="0"/>
      <w:divBdr>
        <w:top w:val="none" w:sz="0" w:space="0" w:color="auto"/>
        <w:left w:val="none" w:sz="0" w:space="0" w:color="auto"/>
        <w:bottom w:val="none" w:sz="0" w:space="0" w:color="auto"/>
        <w:right w:val="none" w:sz="0" w:space="0" w:color="auto"/>
      </w:divBdr>
    </w:div>
    <w:div w:id="2109542081">
      <w:bodyDiv w:val="1"/>
      <w:marLeft w:val="0"/>
      <w:marRight w:val="0"/>
      <w:marTop w:val="0"/>
      <w:marBottom w:val="0"/>
      <w:divBdr>
        <w:top w:val="none" w:sz="0" w:space="0" w:color="auto"/>
        <w:left w:val="none" w:sz="0" w:space="0" w:color="auto"/>
        <w:bottom w:val="none" w:sz="0" w:space="0" w:color="auto"/>
        <w:right w:val="none" w:sz="0" w:space="0" w:color="auto"/>
      </w:divBdr>
    </w:div>
    <w:div w:id="2110930495">
      <w:bodyDiv w:val="1"/>
      <w:marLeft w:val="0"/>
      <w:marRight w:val="0"/>
      <w:marTop w:val="0"/>
      <w:marBottom w:val="0"/>
      <w:divBdr>
        <w:top w:val="none" w:sz="0" w:space="0" w:color="auto"/>
        <w:left w:val="none" w:sz="0" w:space="0" w:color="auto"/>
        <w:bottom w:val="none" w:sz="0" w:space="0" w:color="auto"/>
        <w:right w:val="none" w:sz="0" w:space="0" w:color="auto"/>
      </w:divBdr>
    </w:div>
    <w:div w:id="2128814766">
      <w:bodyDiv w:val="1"/>
      <w:marLeft w:val="0"/>
      <w:marRight w:val="0"/>
      <w:marTop w:val="0"/>
      <w:marBottom w:val="0"/>
      <w:divBdr>
        <w:top w:val="none" w:sz="0" w:space="0" w:color="auto"/>
        <w:left w:val="none" w:sz="0" w:space="0" w:color="auto"/>
        <w:bottom w:val="none" w:sz="0" w:space="0" w:color="auto"/>
        <w:right w:val="none" w:sz="0" w:space="0" w:color="auto"/>
      </w:divBdr>
    </w:div>
    <w:div w:id="2138259639">
      <w:bodyDiv w:val="1"/>
      <w:marLeft w:val="0"/>
      <w:marRight w:val="0"/>
      <w:marTop w:val="0"/>
      <w:marBottom w:val="0"/>
      <w:divBdr>
        <w:top w:val="none" w:sz="0" w:space="0" w:color="auto"/>
        <w:left w:val="none" w:sz="0" w:space="0" w:color="auto"/>
        <w:bottom w:val="none" w:sz="0" w:space="0" w:color="auto"/>
        <w:right w:val="none" w:sz="0" w:space="0" w:color="auto"/>
      </w:divBdr>
    </w:div>
    <w:div w:id="214515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lications.iadb.org/es/exenciones-fiscales-para-la-idi-experiencias-en-america-latina-y-retos-pendienteshttps://publications.iadb.org/es/exenciones-fiscales-para-la-idi-experiencias-en-america-latina-y-retos-pendientes" TargetMode="External"/><Relationship Id="rId13" Type="http://schemas.openxmlformats.org/officeDocument/2006/relationships/hyperlink" Target="https://datainnovacion.cl/sources/html/reports/informe-ley-2024.html." TargetMode="External"/><Relationship Id="rId3" Type="http://schemas.openxmlformats.org/officeDocument/2006/relationships/hyperlink" Target="https://datainnovacion.cl/sources/pdf/Estudio%20Cr%C3%A9dito%20tributario%20en%20Investigaci%C3%B3n%20y%20Desarrollo%20(2012).pdf" TargetMode="External"/><Relationship Id="rId7" Type="http://schemas.openxmlformats.org/officeDocument/2006/relationships/hyperlink" Target="https://www.gov.br/mcti/pt-br/acompanhe-o-mcti/lei-do-bem/paginas/o-que-e-a-lei-do-bem." TargetMode="External"/><Relationship Id="rId12" Type="http://schemas.openxmlformats.org/officeDocument/2006/relationships/hyperlink" Target="https://ani.pt/en/sifide-system-of-tax-incentives-for-business-rd/." TargetMode="External"/><Relationship Id="rId2" Type="http://schemas.openxmlformats.org/officeDocument/2006/relationships/hyperlink" Target="https://www.economia.gob.cl/wp-content/uploads/2011/02/Presentaci%C3%B3n-Ley-I+D-Prensa.pdf." TargetMode="External"/><Relationship Id="rId16" Type="http://schemas.openxmlformats.org/officeDocument/2006/relationships/hyperlink" Target="https://datainnovacion.cl/sources/html/reports/informe-ley-2024.html." TargetMode="External"/><Relationship Id="rId1" Type="http://schemas.openxmlformats.org/officeDocument/2006/relationships/hyperlink" Target="https://doi.org/10.1108/ARLA-08-2020-0181." TargetMode="External"/><Relationship Id="rId6" Type="http://schemas.openxmlformats.org/officeDocument/2006/relationships/hyperlink" Target="https://doi.org/10.1108/INMR-11-2020-0167." TargetMode="External"/><Relationship Id="rId11" Type="http://schemas.openxmlformats.org/officeDocument/2006/relationships/hyperlink" Target="https://doi.org/10.1108/INMR-11-2020-0167." TargetMode="External"/><Relationship Id="rId5" Type="http://schemas.openxmlformats.org/officeDocument/2006/relationships/hyperlink" Target="https://minciencias.gov.co/viceministerios/conocimiento/direccion_transferencia/beneficios-tributarios." TargetMode="External"/><Relationship Id="rId15" Type="http://schemas.openxmlformats.org/officeDocument/2006/relationships/hyperlink" Target="https://ani.pt/en/sifide-system-of-tax-incentives-for-business-rd/." TargetMode="External"/><Relationship Id="rId10" Type="http://schemas.openxmlformats.org/officeDocument/2006/relationships/hyperlink" Target="https://doi.org/10.1787/1937ac6b-en." TargetMode="External"/><Relationship Id="rId4" Type="http://schemas.openxmlformats.org/officeDocument/2006/relationships/hyperlink" Target="https://colaboracion.dnp.gov.co/CDT/Sinergia/Documentos/Eval_impacto_beneficios_tributarios_inversiones_CTI_informe.pdf." TargetMode="External"/><Relationship Id="rId9" Type="http://schemas.openxmlformats.org/officeDocument/2006/relationships/hyperlink" Target="https://ani.pt/en/sifide-system-of-tax-incentives-for-business-rd/." TargetMode="External"/><Relationship Id="rId14" Type="http://schemas.openxmlformats.org/officeDocument/2006/relationships/hyperlink" Target="https://datainnovacion.cl/sources/html/reports/informe-ley-2024.ht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22fbd9-277a-47e1-91aa-49592174e68e">
  <we:reference id="WA104382081" version="1.55.1.0" store="es-ES" storeType="omex"/>
  <we:alternateReferences>
    <we:reference id="WA104382081" version="1.55.1.0" store="es-E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557582435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CFC0A9606BB7429A526BDF44BFF56D" ma:contentTypeVersion="10" ma:contentTypeDescription="Create a new document." ma:contentTypeScope="" ma:versionID="7bc88fece74ae2868b641517a868d85c">
  <xsd:schema xmlns:xsd="http://www.w3.org/2001/XMLSchema" xmlns:xs="http://www.w3.org/2001/XMLSchema" xmlns:p="http://schemas.microsoft.com/office/2006/metadata/properties" xmlns:ns2="80b58b7a-06b3-4003-9bcd-64c47a99844a" xmlns:ns3="995d2082-7f8c-412a-b1ff-0fab175478cb" targetNamespace="http://schemas.microsoft.com/office/2006/metadata/properties" ma:root="true" ma:fieldsID="391c51d97c805c5267cb4eda1df0a39e" ns2:_="" ns3:_="">
    <xsd:import namespace="80b58b7a-06b3-4003-9bcd-64c47a99844a"/>
    <xsd:import namespace="995d2082-7f8c-412a-b1ff-0fab175478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58b7a-06b3-4003-9bcd-64c47a9984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61f9b1-e23d-4f49-b3d7-56b991556c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5d2082-7f8c-412a-b1ff-0fab175478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1b0302-03d8-459a-ab8f-29dc6e63338e}" ma:internalName="TaxCatchAll" ma:showField="CatchAllData" ma:web="995d2082-7f8c-412a-b1ff-0fab175478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OEC23</b:Tag>
    <b:SourceType>DocumentFromInternetSite</b:SourceType>
    <b:Guid>{95B4DECC-C705-024E-AFFC-D5DA5A95CB27}</b:Guid>
    <b:Author>
      <b:Author>
        <b:Corporate>OECD</b:Corporate>
      </b:Author>
    </b:Author>
    <b:Title>The impact of R&amp;D Tax Incentives: Results from the OECD MICROBERD+ Project</b:Title>
    <b:Year>2023</b:Year>
    <b:Month>October</b:Month>
    <b:URL>https://www.oecd.org/en/publications/the-impact-of-r-d-tax-incentives_1937ac6b-en.html</b:URL>
    <b:RefOrder>2</b:RefOrder>
  </b:Source>
  <b:Source>
    <b:Tag>Gir14</b:Tag>
    <b:SourceType>Report</b:SourceType>
    <b:Guid>{4F21A01C-5A12-457D-B663-977BBAA353C0}</b:Guid>
    <b:Title>Développement et Impact du Crédit d’Impôt Recherche: 1983–2011</b:Title>
    <b:Year>2014</b:Year>
    <b:Author>
      <b:Author>
        <b:NameList>
          <b:Person>
            <b:Last>Giraud</b:Last>
            <b:First>L.</b:First>
          </b:Person>
          <b:Person>
            <b:Last>Miotti</b:Last>
            <b:First>L.</b:First>
          </b:Person>
          <b:Person>
            <b:Last>Quéméner</b:Last>
            <b:First>J.</b:First>
          </b:Person>
          <b:Person>
            <b:Last>Rosa</b:Last>
            <b:First>M.</b:First>
          </b:Person>
          <b:Person>
            <b:Last>Sachwald</b:Last>
            <b:First>F</b:First>
          </b:Person>
        </b:NameList>
      </b:Author>
    </b:Author>
    <b:Publisher>Ministère de l’Education Nationale, de Enseignement Supérieur et de la Recherche.</b:Publisher>
    <b:RefOrder>1</b:RefOrder>
  </b:Source>
  <b:Source>
    <b:Tag>Tor11</b:Tag>
    <b:SourceType>Report</b:SourceType>
    <b:Guid>{089418D0-C369-4F6F-93B7-A02E2A0E48AF}</b:Guid>
    <b:Author>
      <b:Author>
        <b:NameList>
          <b:Person>
            <b:Last>Torrado</b:Last>
            <b:First>M.</b:First>
            <b:Middle>P</b:Middle>
          </b:Person>
        </b:NameList>
      </b:Author>
    </b:Author>
    <b:Title>Exenciones fiscales para la I+ D+ i: Experiencias en América Latina y retos pendientes.</b:Title>
    <b:Year>2011</b:Year>
    <b:Publisher>Banco Interamericano de Desarrollo</b:Publisher>
    <b:RefOrder>4</b:RefOrder>
  </b:Source>
  <b:Source>
    <b:Tag>Ban201</b:Tag>
    <b:SourceType>DocumentFromInternetSite</b:SourceType>
    <b:Guid>{36183B81-FB88-8F49-BECC-24A84E30CFBD}</b:Guid>
    <b:Author>
      <b:Author>
        <b:Corporate>Banco Mundial</b:Corporate>
      </b:Author>
    </b:Author>
    <b:Title>A Practitioner’s Guide to Innovation Policy. Instruments to Build Firm Capabilities and Accelerate Technological Catch-Up in Developing Countries</b:Title>
    <b:Year>2020</b:Year>
    <b:URL>https://documents1.worldbank.org/curated/en/158861581492462334/pdf/A-Practitioner-s-Guide-to-Innovation-Policy-Instruments-to-Build-Firm-Capabilities-and-Accelerate-Technological-Catch-Up-in-Developing-Countries.pdf</b:URL>
    <b:RefOrder>6</b:RefOrder>
  </b:Source>
  <b:Source>
    <b:Tag>Pie13</b:Tag>
    <b:SourceType>DocumentFromInternetSite</b:SourceType>
    <b:Guid>{DFDB2C5D-063B-8C4F-BDEE-1A47A2E32951}</b:Guid>
    <b:Author>
      <b:Author>
        <b:NameList>
          <b:Person>
            <b:Last>Mohnen</b:Last>
            <b:First>Pierre</b:First>
          </b:Person>
          <b:Person>
            <b:Last>Olivari</b:Last>
            <b:First>Jocelyn</b:First>
          </b:Person>
        </b:NameList>
      </b:Author>
    </b:Author>
    <b:Title>The R&amp;D Tax Credit of Chile: A Baseline Study</b:Title>
    <b:Year>2013</b:Year>
    <b:URL>https://datainnovacion.cl/sources/pdf/Estudio%20Cr%C3%A9dito%20tributario%20en%20Investigaci%C3%B3n%20y%20Desarrollo%20(2012).pdf</b:URL>
    <b:RefOrder>8</b:RefOrder>
  </b:Source>
  <b:Source>
    <b:Tag>Sal23</b:Tag>
    <b:SourceType>Report</b:SourceType>
    <b:Guid>{DB8A792C-7AE2-F241-B156-A550B7DE2520}</b:Guid>
    <b:Title>Consultoría para establecer recomendaciones y mejoras a los beneficios tributarios en Investigación y Desarrollo Tecnológico (I+D) en Colombia</b:Title>
    <b:Publisher>Cooperación Técnica CO-T1510. BID</b:Publisher>
    <b:Year>2023</b:Year>
    <b:Author>
      <b:Author>
        <b:NameList>
          <b:Person>
            <b:Last>Salinas</b:Last>
            <b:First>M.</b:First>
          </b:Person>
        </b:NameList>
      </b:Author>
    </b:Author>
    <b:RefOrder>7</b:RefOrder>
  </b:Source>
  <b:Source>
    <b:Tag>EY24</b:Tag>
    <b:SourceType>DocumentFromInternetSite</b:SourceType>
    <b:Guid>{F45AECCC-03C9-A64E-B1B3-1FDF84246F70}</b:Guid>
    <b:Author>
      <b:Author>
        <b:Corporate>EY</b:Corporate>
      </b:Author>
    </b:Author>
    <b:Title>Worldwide R&amp;D Incentives Reference Guide 2024</b:Title>
    <b:URL>https://www.ey.com/en_gl/tax-guides/worldwide-r-and-d-incentives-reference-guide</b:URL>
    <b:Year>2024</b:Year>
    <b:RefOrder>10</b:RefOrder>
  </b:Source>
  <b:Source>
    <b:Tag>App16</b:Tag>
    <b:SourceType>JournalArticle</b:SourceType>
    <b:Guid>{9945DD3F-DA1E-4DB2-B1BE-4F5728137640}</b:Guid>
    <b:Title>R&amp;D Tax Incentives: Evidence on design, incidence and impacts</b:Title>
    <b:Year>2016</b:Year>
    <b:Publisher>OECD Publishing</b:Publisher>
    <b:City>Paris</b:City>
    <b:Author>
      <b:Author>
        <b:NameList>
          <b:Person>
            <b:Last>Appelt, S. et al.</b:Last>
          </b:Person>
        </b:NameList>
      </b:Author>
    </b:Author>
    <b:JournalName>ECD Science, Technology and Industry Policy Papers</b:JournalName>
    <b:Pages>No. 32</b:Pages>
    <b:RefOrder>9</b:RefOrder>
  </b:Source>
  <b:Source>
    <b:Tag>Moh22</b:Tag>
    <b:SourceType>Report</b:SourceType>
    <b:Guid>{75AAB1EA-63AE-4104-A3F8-05E2B98535F2}</b:Guid>
    <b:Title>Taxation and Innovation</b:Title>
    <b:Year>2022</b:Year>
    <b:Author>
      <b:Author>
        <b:NameList>
          <b:Person>
            <b:Last>Mohnen</b:Last>
            <b:First>Pierre </b:First>
          </b:Person>
        </b:NameList>
      </b:Author>
    </b:Author>
    <b:Publisher>IDB</b:Publisher>
    <b:RefOrder>11</b:RefOrder>
  </b:Source>
  <b:Source>
    <b:Tag>Köh12</b:Tag>
    <b:SourceType>Report</b:SourceType>
    <b:Guid>{9C0112A5-5ED7-4B5D-82F2-7FF1D977DFE2}</b:Guid>
    <b:Author>
      <b:Author>
        <b:NameList>
          <b:Person>
            <b:Last>Köhler</b:Last>
            <b:First>C.</b:First>
          </b:Person>
          <b:Person>
            <b:Last>Laredo</b:Last>
            <b:First>P.</b:First>
          </b:Person>
          <b:Person>
            <b:Last>Rammer</b:Last>
            <b:First>C.</b:First>
          </b:Person>
        </b:NameList>
      </b:Author>
    </b:Author>
    <b:Title>The impact and effectiveness of fiscal incentives for R&amp;D</b:Title>
    <b:Year>2012</b:Year>
    <b:RefOrder>5</b:RefOrder>
  </b:Source>
  <b:Source>
    <b:Tag>OCD231</b:Tag>
    <b:SourceType>DocumentFromInternetSite</b:SourceType>
    <b:Guid>{D8DB7E3D-78B5-4A3E-8C5E-7B19A68A7DD7}</b:Guid>
    <b:Author>
      <b:Author>
        <b:NameList>
          <b:Person>
            <b:Last>OCDE</b:Last>
          </b:Person>
        </b:NameList>
      </b:Author>
    </b:Author>
    <b:Title>OECD R&amp;D Tax Incentives Database 2023</b:Title>
    <b:Year>2023</b:Year>
    <b:URL>https://oe.cd/ds/rdtax</b:URL>
    <b:RefOrder>12</b:RefOrder>
  </b:Source>
  <b:Source>
    <b:Tag>Wha15</b:Tag>
    <b:SourceType>Report</b:SourceType>
    <b:Guid>{CB044E24-B45B-460D-B4E2-85AFAC2AD1DA}</b:Guid>
    <b:Title>Evidence Review: Innovation Tax Credits</b:Title>
    <b:Year>2015</b:Year>
    <b:Author>
      <b:Author>
        <b:Corporate>What works cenntre for local economic growth</b:Corporate>
      </b:Author>
    </b:Author>
    <b:RefOrder>14</b:RefOrder>
  </b:Source>
  <b:Source>
    <b:Tag>Pec24</b:Tag>
    <b:SourceType>Report</b:SourceType>
    <b:Guid>{69EA31AE-6323-42D7-97EB-40B750069D97}</b:Guid>
    <b:Title>Managing Tax Incentives in Developin Countries</b:Title>
    <b:Year>2024</b:Year>
    <b:Publisher>IMF</b:Publisher>
    <b:Author>
      <b:Author>
        <b:NameList>
          <b:Person>
            <b:Last>Pecho </b:Last>
            <b:First>Miguel</b:First>
          </b:Person>
          <b:Person>
            <b:Last> Markov</b:Last>
            <b:First>Stoyan</b:First>
          </b:Person>
          <b:Person>
            <b:Last>Wood</b:Last>
            <b:First>Philip </b:First>
          </b:Person>
          <b:Person>
            <b:Last>Auclair</b:Last>
            <b:First>Rachel </b:First>
          </b:Person>
          <b:Person>
            <b:Last> Velayos</b:Last>
            <b:First>Fernando</b:First>
          </b:Person>
        </b:NameList>
      </b:Author>
    </b:Author>
    <b:RefOrder>13</b:RefOrder>
  </b:Source>
  <b:Source>
    <b:Tag>HMR23</b:Tag>
    <b:SourceType>Report</b:SourceType>
    <b:Guid>{31EA32FF-654D-4A87-8992-882A6885DDC4}</b:Guid>
    <b:Author>
      <b:Author>
        <b:Corporate>HM Revenue &amp; Customs</b:Corporate>
      </b:Author>
    </b:Author>
    <b:Title>HMRC’s approach to Research and Development tax reliefs</b:Title>
    <b:Year>2023</b:Year>
    <b:RefOrder>15</b:RefOrder>
  </b:Source>
  <b:Source>
    <b:Tag>OEC25</b:Tag>
    <b:SourceType>DocumentFromInternetSite</b:SourceType>
    <b:Guid>{448A018C-ABBF-499F-8A97-588BD9F2C905}</b:Guid>
    <b:Author>
      <b:Author>
        <b:Corporate>OECD</b:Corporate>
      </b:Author>
    </b:Author>
    <b:Title>R&amp;D tax incentives continue to outpace other forms of government support for R&amp;D in most countries</b:Title>
    <b:Year>2025</b:Year>
    <b:Month>April</b:Month>
    <b:Day>22</b:Day>
    <b:URL>https://www.oecd.org/en/data/insights/statistical-releases/2025/04/rd-tax-incentives-continue-to-outpace-other-forms-of-government-support-for-rd-in-most-countries.html</b:URL>
    <b:RefOrder>3</b:RefOrder>
  </b:Source>
  <b:Source>
    <b:Tag>AIR20</b:Tag>
    <b:SourceType>DocumentFromInternetSite</b:SourceType>
    <b:Guid>{E4C25D5A-5179-428B-B451-C05247EA1A7F}</b:Guid>
    <b:Author>
      <b:Interviewee>
        <b:NameList>
          <b:Person>
            <b:Last>Fiscal</b:Last>
            <b:First>Autoridad</b:First>
            <b:Middle>Independiente de Responsabilidad</b:Middle>
          </b:Person>
        </b:NameList>
      </b:Interviewee>
      <b:Author>
        <b:NameList>
          <b:Person>
            <b:Last>AIReF</b:Last>
            <b:First>Autoridad</b:First>
            <b:Middle>Independiente de Responsabilidad Fiscal</b:Middle>
          </b:Person>
        </b:NameList>
      </b:Author>
    </b:Author>
    <b:Title>Beneficio fiscal: Deducción por I+D+i en el Impuesto sobre Sociedades</b:Title>
    <b:Year>2020</b:Year>
    <b:URL>https://www.airef.es/wp-content/uploads/2020/10/I+D/BF_IDi.pdf</b:URL>
    <b:RefOrder>1</b:RefOrder>
  </b:Source>
  <b:Source>
    <b:Tag>MIC25</b:Tag>
    <b:SourceType>DocumentFromInternetSite</b:SourceType>
    <b:Guid>{3C134F56-283A-4CD0-8C17-BCFB3BA2A9ED}</b:Guid>
    <b:Author>
      <b:Author>
        <b:NameList>
          <b:Person>
            <b:Last>MICIU</b:Last>
            <b:First>Ministerio</b:First>
            <b:Middle>de Ciencia, Innovación y Universidades</b:Middle>
          </b:Person>
        </b:NameList>
      </b:Author>
    </b:Author>
    <b:Title>Informes motivados para deducciones fiscales por actividades de I+D+i 2023 (Ejercicio Fiscal 2022)</b:Title>
    <b:Year>2025</b:Year>
    <b:Month>Julio</b:Month>
    <b:RefOrder>2</b:RefOrder>
  </b:Source>
  <b:Source>
    <b:Tag>Min03</b:Tag>
    <b:SourceType>DocumentFromInternetSite</b:SourceType>
    <b:Guid>{3CD843B7-DA3E-432C-960E-91B2A4009BD4}</b:Guid>
    <b:Author>
      <b:Author>
        <b:Corporate>Ministerio de la Presidencia, Justicia y Relaciones con las Cortes</b:Corporate>
      </b:Author>
    </b:Author>
    <b:Title>Real Decreto 1432/2003</b:Title>
    <b:Year>2003</b:Year>
    <b:Month>Noviembre</b:Month>
    <b:URL>https://www.boe.es/buscar/act.php?id=BOE-A-2003-21847</b:URL>
    <b:RefOrder>3</b:RefOrder>
  </b:Source>
  <b:Source>
    <b:Tag>Cám24</b:Tag>
    <b:SourceType>DocumentFromInternetSite</b:SourceType>
    <b:Guid>{F16C7C4E-794A-4B20-B4D8-0F2007342A48}</b:Guid>
    <b:Author>
      <b:Author>
        <b:Corporate>Cámara de Comercio de España</b:Corporate>
      </b:Author>
    </b:Author>
    <b:Title>El sistema de incentivos fiscales a la I+D+i en España: Diagnóstico y propuestas para su impulso</b:Title>
    <b:Year>2024</b:Year>
    <b:Month>Marzo</b:Month>
    <b:URL>https://www.camara.es/sites/default/files/documents/Documento%20GT%20incentivos%20fiscales%20-%20Comisi%C3%B3n%20I%2Bi_0.pdf</b:URL>
    <b:RefOrder>4</b:RefOrder>
  </b:Source>
  <b:Source>
    <b:Tag>MIC20</b:Tag>
    <b:SourceType>DocumentFromInternetSite</b:SourceType>
    <b:Guid>{149D05E0-2197-4DA7-8053-72DA71ABE61A}</b:Guid>
    <b:Author>
      <b:Author>
        <b:NameList>
          <b:Person>
            <b:Last>MICIU</b:Last>
            <b:First>Ministerio</b:First>
            <b:Middle>de Ciencia, Innovación y Universidades</b:Middle>
          </b:Person>
        </b:NameList>
      </b:Author>
    </b:Author>
    <b:Title>Estrategia Española de Ciencia, Tecnología e Innovación 2021-2027</b:Title>
    <b:Year>2020</b:Year>
    <b:URL>https://www.ciencia.gob.es/Estrategias-y-Planes/Estrategias/Estrategia-Espanola-de-Ciencia-Tecnologia-e-Innovacion-2021-2027.html</b:URL>
    <b:RefOrder>5</b:RefOrder>
  </b:Source>
  <b:Source>
    <b:Tag>Fun24</b:Tag>
    <b:SourceType>DocumentFromInternetSite</b:SourceType>
    <b:Guid>{8D5A62F0-692B-4B5E-B325-FD59F9941A7C}</b:Guid>
    <b:Author>
      <b:Author>
        <b:Corporate>Fundación COTEC</b:Corporate>
      </b:Author>
    </b:Author>
    <b:Title>Evolución de la I+D</b:Title>
    <b:InternetSiteTitle>Análisis de la Fundación Cotec elaborado a partir de los últimos datos de INE sobre la actividad de la I+D en España</b:InternetSiteTitle>
    <b:Year>2024</b:Year>
    <b:URL>https://cotec.es/informes/evolucion-de-la-id-2024/</b:URL>
    <b:RefOrder>6</b:RefOrder>
  </b:Source>
  <b:Source>
    <b:Tag>Cor09</b:Tag>
    <b:SourceType>JournalArticle</b:SourceType>
    <b:Guid>{AA9FB77A-2614-456A-BD79-0D27FE8BB144}</b:Guid>
    <b:Title>Working Paper 09-23, The effects of fiscal incentives for R&amp;D in Spain </b:Title>
    <b:InternetSiteTitle>Working Papers.</b:InternetSiteTitle>
    <b:Year>2009</b:Year>
    <b:Author>
      <b:Author>
        <b:NameList>
          <b:Person>
            <b:Last>Corchuelo</b:Last>
            <b:Middle>Beatriz</b:Middle>
            <b:First>María</b:First>
          </b:Person>
          <b:Person>
            <b:Last>Martínez-Ros</b:Last>
            <b:First>Ester</b:First>
          </b:Person>
        </b:NameList>
      </b:Author>
    </b:Author>
    <b:JournalName>Business Economics</b:JournalName>
    <b:Publisher>Universidad Carlos III de Madrid. Departamento de Economí­a de la Empresa.</b:Publisher>
    <b:RefOrder>7</b:RefOrder>
  </b:Source>
  <b:Source>
    <b:Tag>Cor10</b:Tag>
    <b:SourceType>JournalArticle</b:SourceType>
    <b:Guid>{15085592-3D99-41D0-A56C-B3DD0C5D5C52}</b:Guid>
    <b:Title>Who benefits from R&amp;D tax policy? . ¿Quién se beneficia de los incentivos fiscales a la inversión en I+D?</b:Title>
    <b:JournalName>Cuadernos de Economía y Dirección de la Empresa</b:JournalName>
    <b:Year>2010</b:Year>
    <b:Pages>145-170</b:Pages>
    <b:Author>
      <b:Author>
        <b:NameList>
          <b:Person>
            <b:Last>Corchuelo</b:Last>
            <b:Middle>Beatriz</b:Middle>
            <b:First>María</b:First>
          </b:Person>
          <b:Person>
            <b:Last>Martínez-Ros</b:Last>
            <b:First>Ester</b:First>
          </b:Person>
        </b:NameList>
      </b:Author>
    </b:Author>
    <b:Volume>13</b:Volume>
    <b:Issue>45</b:Issue>
    <b:DOI>https://doi.org/10.1016/S1138-5758(10)70027-X</b:DOI>
    <b:RefOrder>8</b:RefOrder>
  </b:Source>
  <b:Source>
    <b:Tag>Mar191</b:Tag>
    <b:SourceType>JournalArticle</b:SourceType>
    <b:Guid>{5FBB2465-A92B-4659-803F-8BDABA81CA3A}</b:Guid>
    <b:Title>The impact of innovation and green fiscal incentives on employment in Spain</b:Title>
    <b:JournalName>Hacienda Pública Española / Review of Public Economics</b:JournalName>
    <b:Year>2019</b:Year>
    <b:Pages>125-154</b:Pages>
    <b:Author>
      <b:Author>
        <b:NameList>
          <b:Person>
            <b:Last>Martínez-Ros</b:Last>
            <b:First>Ester</b:First>
          </b:Person>
          <b:Person>
            <b:Last>Kunapatarawong</b:Last>
            <b:First>Rasi</b:First>
          </b:Person>
        </b:NameList>
      </b:Author>
    </b:Author>
    <b:DOI>https://doi.org/10.7866/hpe-rpe.19.4.4</b:DOI>
    <b:RefOrder>9</b:RefOrder>
  </b:Source>
  <b:Source>
    <b:Tag>Lab211</b:Tag>
    <b:SourceType>JournalArticle</b:SourceType>
    <b:Guid>{10F7EAD9-FF27-4AB0-9E0F-91301C3FB734}</b:Guid>
    <b:Title>Does persistence in using R&amp;D tax credits help to achieve product innovations?</b:Title>
    <b:JournalName>Technological Forecasting &amp; Social Change</b:JournalName>
    <b:Year>2021</b:Year>
    <b:Author>
      <b:Author>
        <b:NameList>
          <b:Person>
            <b:Last>Labeaga</b:Last>
            <b:Middle>Manuel</b:Middle>
            <b:First>José</b:First>
          </b:Person>
          <b:Person>
            <b:Last>Martínez-Ros</b:Last>
            <b:First>Ester</b:First>
          </b:Person>
          <b:Person>
            <b:Last>Sanchis</b:Last>
            <b:First>Amparo</b:First>
          </b:Person>
          <b:Person>
            <b:Last>Sanchis</b:Last>
            <b:First>Juan</b:First>
          </b:Person>
        </b:NameList>
      </b:Author>
    </b:Author>
    <b:DOI>https://doi.org/10.1016/j.techfore.2021.121065</b:DOI>
    <b:RefOrder>10</b:RefOrder>
  </b:Source>
  <b:Source>
    <b:Tag>Bes211</b:Tag>
    <b:SourceType>DocumentFromInternetSite</b:SourceType>
    <b:Guid>{02660F2B-5F94-4A40-B5C1-D76F3BE9B8FC}</b:Guid>
    <b:Title>The impact of R&amp;D tax incentives in Portugal</b:Title>
    <b:InternetSiteTitle>Conselho Para a Productividade - National Productivity Board</b:InternetSiteTitle>
    <b:Year>2021</b:Year>
    <b:Month>Enero</b:Month>
    <b:URL>https://www.gee.gov.pt/RePEc/WorkingPapers/GEE_PAPERS_158.pdf</b:URL>
    <b:Author>
      <b:Author>
        <b:NameList>
          <b:Person>
            <b:Last>Bessone</b:Last>
            <b:First>Rita</b:First>
          </b:Person>
          <b:Person>
            <b:Last>Martins</b:Last>
            <b:First>Ana</b:First>
          </b:Person>
          <b:Person>
            <b:Last>Nogueira</b:Last>
            <b:First>Guida</b:First>
          </b:Person>
        </b:NameList>
      </b:Author>
    </b:Author>
    <b:RefOrder>1</b:RefOrder>
  </b:Source>
  <b:Source>
    <b:Tag>Par251</b:Tag>
    <b:SourceType>JournalArticle</b:SourceType>
    <b:Guid>{652E3C21-90FC-4976-8791-B43937CEEF13}</b:Guid>
    <b:Title>Examining the Impact of R&amp;D Tax Credits on Employment Growth Across Economic Sectors</b:Title>
    <b:Year>2025</b:Year>
    <b:JournalName>Emerging Science Journal</b:JournalName>
    <b:Pages>677-699</b:Pages>
    <b:Author>
      <b:Author>
        <b:NameList>
          <b:Person>
            <b:Last>Paredes</b:Last>
            <b:First>Alexandre</b:First>
          </b:Person>
          <b:Person>
            <b:Last>Vasconcelos</b:Last>
            <b:First>Carolina</b:First>
          </b:Person>
          <b:Person>
            <b:Last>Damásio</b:Last>
            <b:First>Bruno</b:First>
          </b:Person>
        </b:NameList>
      </b:Author>
    </b:Author>
    <b:DOI> https://doi.org/10.28991/ESJ-2025-09-02-010</b:DOI>
    <b:RefOrder>2</b:RefOrder>
  </b:Source>
  <b:Source>
    <b:Tag>Agê24</b:Tag>
    <b:SourceType>DocumentFromInternetSite</b:SourceType>
    <b:Guid>{10CF298D-ACBD-48E1-BC61-798A92CEB059}</b:Guid>
    <b:Title>Guia Prático: Preenchimento de candidaturas ao SIFIDE</b:Title>
    <b:Year>2024</b:Year>
    <b:Author>
      <b:Author>
        <b:Corporate>Agência Nacional de Inovação</b:Corporate>
      </b:Author>
    </b:Author>
    <b:Month>Febrero</b:Month>
    <b:URL>https://ani.pt/wp-content/uploads/2024/09/Guia-Pratico-SIFIDE_fev2024.pdf</b:URL>
    <b:RefOrder>3</b:RefOrder>
  </b:Source>
  <b:Source>
    <b:Tag>Agê25</b:Tag>
    <b:SourceType>DocumentFromInternetSite</b:SourceType>
    <b:Guid>{C28F46F9-FF32-4777-B371-0F87ED4F5B45}</b:Guid>
    <b:Author>
      <b:Author>
        <b:Corporate>Agência Nacional de Inovação</b:Corporate>
      </b:Author>
    </b:Author>
    <b:Title>Regulamento Interno: Reconhecimento de Idoneidade em matéria de I&amp;D</b:Title>
    <b:Year>2025</b:Year>
    <b:Month>Marzo</b:Month>
    <b:URL>https://sifide.ani.pt/PDFViewer.aspx?FileId_In=142</b:URL>
    <b:RefOrder>4</b:RefOrder>
  </b:Source>
  <b:Source>
    <b:Tag>Agê23</b:Tag>
    <b:SourceType>DocumentFromInternetSite</b:SourceType>
    <b:Guid>{51BA3A70-FB67-4952-8847-1B3764BDA1BE}</b:Guid>
    <b:Author>
      <b:Author>
        <b:Corporate>Agência Nacional de Inovação</b:Corporate>
      </b:Author>
    </b:Author>
    <b:Title>Guia Público de Avaliação </b:Title>
    <b:Year>2023</b:Year>
    <b:Month>Mayo</b:Month>
    <b:URL>https://sifide.ani.pt/PDFViewer.aspx?FileId_In=93</b:URL>
    <b:RefOrder>5</b:RefOrder>
  </b:Source>
  <b:Source>
    <b:Tag>Par241</b:Tag>
    <b:SourceType>ConferenceProceedings</b:SourceType>
    <b:Guid>{6257DA74-07B6-499B-8C44-75AD355770CD}</b:Guid>
    <b:Title>Micro-Level Insights into the Impact of R&amp;D Tax Credits on Firm Behavior in the Portuguese Services Industry</b:Title>
    <b:Year>2024</b:Year>
    <b:Author>
      <b:Author>
        <b:NameList>
          <b:Person>
            <b:Last>Paredes</b:Last>
            <b:First>Alexandre</b:First>
          </b:Person>
          <b:Person>
            <b:Last>Damásio</b:Last>
            <b:First>Bruno</b:First>
          </b:Person>
        </b:NameList>
      </b:Author>
    </b:Author>
    <b:ConferenceName>9th International Scientific-Business Conference LIMEN 2023</b:ConferenceName>
    <b:DOI>https://doi.org/10.31410/LIMEN.2023.201</b:DOI>
    <b:RefOrder>6</b:RefOrder>
  </b:Source>
  <b:Source>
    <b:Tag>Agé24</b:Tag>
    <b:SourceType>DocumentFromInternetSite</b:SourceType>
    <b:Guid>{8C6437A6-7369-410E-9B8B-2DA8F0CC9DC3}</b:Guid>
    <b:Title>Sistema de Incentivos Fiscais em Investigação &amp; Desenvolvimento Empresarial II Conceção Ecológica de Produto</b:Title>
    <b:Year>2024</b:Year>
    <b:Author>
      <b:Author>
        <b:Corporate>Agéncia Portuguesa de Ambiente</b:Corporate>
      </b:Author>
    </b:Author>
    <b:URL>https://ani.pt/wp-content/uploads/2024/09/Projetos-Concecao-Ecologica_Manual-Apoio.pdf</b:URL>
    <b:RefOrder>7</b:RefOrder>
  </b:Source>
  <b:Source>
    <b:Tag>Agê241</b:Tag>
    <b:SourceType>DocumentFromInternetSite</b:SourceType>
    <b:Guid>{13A425F0-AB25-4061-8C7F-D1354C63E9DD}</b:Guid>
    <b:Author>
      <b:Author>
        <b:Corporate>Agência Nacional de Inovação</b:Corporate>
      </b:Author>
    </b:Author>
    <b:Title>ENEI 2030 – NATIONAL STRATEGY FOR SMART SPECIALIZATION</b:Title>
    <b:Year>2024</b:Year>
    <b:URL>https://ani.pt/en/national-strategy-for-intelligent-specialization-enei/</b:URL>
    <b:RefOrder>8</b:RefOrder>
  </b:Source>
  <b:Source>
    <b:Tag>Agê251</b:Tag>
    <b:SourceType>DocumentFromInternetSite</b:SourceType>
    <b:Guid>{41BFBD7E-5469-4063-8A87-34AEB53490AC}</b:Guid>
    <b:Author>
      <b:Author>
        <b:Corporate>Agência Nacional de Inovação </b:Corporate>
      </b:Author>
    </b:Author>
    <b:Title>SIFIDE KEY INDICATORS</b:Title>
    <b:Year>2025</b:Year>
    <b:URL>https://ani.pt/en/sifide-system-of-tax-incentives-for-business-rd/</b:URL>
    <b:RefOrder>9</b:RefOrder>
  </b:Source>
  <b:Source>
    <b:Tag>Fer19</b:Tag>
    <b:SourceType>JournalArticle</b:SourceType>
    <b:Guid>{E5B4749C-18DB-44F8-9570-7C5FEF1B9C9C}</b:Guid>
    <b:Title>R&amp;D Tax Incentives: How Do They Impact Portuguese Start-ups?</b:Title>
    <b:Year>2019</b:Year>
    <b:Month>Marzo</b:Month>
    <b:Day>25</b:Day>
    <b:JournalName>Technology Management &amp; Innovation</b:JournalName>
    <b:Pages>34–39</b:Pages>
    <b:Author>
      <b:Author>
        <b:NameList>
          <b:Person>
            <b:Last>Ferreira</b:Last>
            <b:Middle>Pedro</b:Middle>
            <b:First>Luis</b:First>
          </b:Person>
          <b:Person>
            <b:Last>Lobo Xavier</b:Last>
            <b:First>Alexandra</b:First>
          </b:Person>
          <b:Person>
            <b:Last>Polonia</b:Last>
            <b:First>Daniel</b:First>
          </b:Person>
        </b:NameList>
      </b:Author>
    </b:Author>
    <b:DOI>https://doi.org/10.4067/S0718-27242019000100034</b:DOI>
    <b:RefOrder>10</b:RefOrder>
  </b:Source>
  <b:Source>
    <b:Tag>MCT23</b:Tag>
    <b:SourceType>DocumentFromInternetSite</b:SourceType>
    <b:Guid>{83B30A2A-4D8E-4F45-BA26-D345D17FAF07}</b:Guid>
    <b:Title>O que é a Lei do Bem</b:Title>
    <b:Year>2023</b:Year>
    <b:Author>
      <b:Author>
        <b:NameList>
          <b:Person>
            <b:Last>MCTI</b:Last>
            <b:First>Ministério</b:First>
            <b:Middle>da Ciência, Tecnologia e Inovação</b:Middle>
          </b:Person>
        </b:NameList>
      </b:Author>
    </b:Author>
    <b:Month>05</b:Month>
    <b:Day>29</b:Day>
    <b:URL>https://www.gov.br/mcti/pt-br/acompanhe-o-mcti/lei-do-bem/paginas/o-que-e-a-lei-do-bem</b:URL>
    <b:RefOrder>1</b:RefOrder>
  </b:Source>
  <b:Source>
    <b:Tag>MCT25</b:Tag>
    <b:SourceType>DocumentFromInternetSite</b:SourceType>
    <b:Guid>{F613CE9B-CDEC-4F4E-9556-276D11484F47}</b:Guid>
    <b:Author>
      <b:Author>
        <b:NameList>
          <b:Person>
            <b:Last>MCTI</b:Last>
            <b:First>Ministério</b:First>
            <b:Middle>Ciência, Tecnologia e Inovação</b:Middle>
          </b:Person>
        </b:NameList>
      </b:Author>
    </b:Author>
    <b:Title>Lei Do Bem: Duas décadas de fomento à inovação no Brasil</b:Title>
    <b:Year>2025</b:Year>
    <b:URL>https://brasilpaisdigital.com.br/wp-content/uploads/2025/12/LivroLeidoBem_vdigital.pdf</b:URL>
    <b:RefOrder>2</b:RefOrder>
  </b:Source>
  <b:Source>
    <b:Tag>MCT231</b:Tag>
    <b:SourceType>DocumentFromInternetSite</b:SourceType>
    <b:Guid>{5BE9455B-22E8-4FAA-9ABA-CB429990430B}</b:Guid>
    <b:Author>
      <b:Author>
        <b:NameList>
          <b:Person>
            <b:Last>MCTI</b:Last>
            <b:First>Ministério</b:First>
            <b:Middle>da Ciência, Tecnologia e Inovação</b:Middle>
          </b:Person>
        </b:NameList>
      </b:Author>
    </b:Author>
    <b:Title>Informações Estatísticas</b:Title>
    <b:Year>2023</b:Year>
    <b:Month>03</b:Month>
    <b:Day>21</b:Day>
    <b:URL>https://www.gov.br/mcti/pt-br/acompanhe-o-mcti/lei-do-bem/noticias/informacoes-estatisticas</b:URL>
    <b:RefOrder>3</b:RefOrder>
  </b:Source>
  <b:Source>
    <b:Tag>Gam231</b:Tag>
    <b:SourceType>JournalArticle</b:SourceType>
    <b:Guid>{14AD5198-7479-4EC2-B077-5A00FAE02873}</b:Guid>
    <b:Title>Impact assessment of innovation tax incentives in Brazil</b:Title>
    <b:JournalName>Innovation &amp; Management Review</b:JournalName>
    <b:Year>2023</b:Year>
    <b:Pages>28-42</b:Pages>
    <b:Author>
      <b:Author>
        <b:NameList>
          <b:Person>
            <b:Last>Gama</b:Last>
            <b:First>Daniel</b:First>
          </b:Person>
          <b:Person>
            <b:Last>Nogueira</b:Last>
            <b:First>Helio</b:First>
          </b:Person>
        </b:NameList>
      </b:Author>
    </b:Author>
    <b:Volume>20</b:Volume>
    <b:Issue>1</b:Issue>
    <b:DOI>https://doi.org/10.1108/INMR-11-2020-0167</b:DOI>
    <b:RefOrder>4</b:RefOrder>
  </b:Source>
  <b:Source>
    <b:Tag>Bib06</b:Tag>
    <b:SourceType>DocumentFromInternetSite</b:SourceType>
    <b:Guid>{20C81AE5-8F34-43AB-86C1-1792A6F8239B}</b:Guid>
    <b:Author>
      <b:Author>
        <b:NameList>
          <b:Person>
            <b:Last>BCN</b:Last>
            <b:First>Biblioteca</b:First>
            <b:Middle>del Congreso Nacional de Chile</b:Middle>
          </b:Person>
        </b:NameList>
      </b:Author>
    </b:Author>
    <b:Title>Historia de la Ley N° 20.241. Mensaje en Sesión 93. Legislatura 354.</b:Title>
    <b:Year>2006</b:Year>
    <b:Month>Septiembre</b:Month>
    <b:Day>27</b:Day>
    <b:URL>https://www.bcn.cl/historiadelaley/fileadmin/file_ley/5427/HLD_5427_749a0d2dec7072ac83d52ebf0f2ff393.pdf</b:URL>
    <b:RefOrder>1</b:RefOrder>
  </b:Source>
  <b:Source>
    <b:Tag>Exp25</b:Tag>
    <b:SourceType>Interview</b:SourceType>
    <b:Guid>{1706D318-6579-48B6-9F20-9E513A879FDB}</b:Guid>
    <b:Title>Entrevista sobre Beneficios Tributarios</b:Title>
    <b:Year>2025</b:Year>
    <b:Author>
      <b:Interviewee>
        <b:NameList>
          <b:Person>
            <b:Last>CORFO</b:Last>
            <b:First>Expertos</b:First>
            <b:Middle>Corporación de Fomento de la Producción</b:Middle>
          </b:Person>
        </b:NameList>
      </b:Interviewee>
      <b:Interviewer>
        <b:NameList>
          <b:Person>
            <b:Last>Desarrollo</b:Last>
            <b:First>Banco</b:First>
            <b:Middle>Interamericano de</b:Middle>
          </b:Person>
        </b:NameList>
      </b:Interviewer>
    </b:Author>
    <b:RefOrder>2</b:RefOrder>
  </b:Source>
  <b:Source>
    <b:Tag>Min22</b:Tag>
    <b:SourceType>DocumentFromInternetSite</b:SourceType>
    <b:Guid>{B01A27F4-204D-4E6E-B259-BA0F42E38511}</b:Guid>
    <b:Title>Informe financiero. Proyecto de Ley que modifica la ley No 20.241 que establece un incentivo tributario a la inversión en investigación y desarrollo</b:Title>
    <b:Year>2022</b:Year>
    <b:Month>01</b:Month>
    <b:Day>19</b:Day>
    <b:Author>
      <b:Author>
        <b:Corporate>Ministerio de Hacienda Dirección de Presupuestos</b:Corporate>
      </b:Author>
    </b:Author>
    <b:InternetSiteTitle>Mensaje 442-369</b:InternetSiteTitle>
    <b:URL>https://www.dipres.gob.cl/604/articles-264033_doc_pdf.pdf</b:URL>
    <b:RefOrder>3</b:RefOrder>
  </b:Source>
  <b:Source>
    <b:Tag>Min11</b:Tag>
    <b:SourceType>DocumentFromInternetSite</b:SourceType>
    <b:Guid>{D5490DC7-3864-40C4-9F54-34396DD8E31F}</b:Guid>
    <b:Author>
      <b:Author>
        <b:Corporate>Ministerio de Economía</b:Corporate>
      </b:Author>
    </b:Author>
    <b:Title>AMPLIACIÓN DEL INCENTIVO TRIBUTARIO A LA INVESTIGACIÓN Y DESARROLLO (I+D)</b:Title>
    <b:Year>2011</b:Year>
    <b:Month>02</b:Month>
    <b:URL>https://www.economia.gob.cl/wp-content/uploads/2011/02/Presentaci%C3%B3n-Ley-I+D-Prensa.pdf</b:URL>
    <b:RefOrder>4</b:RefOrder>
  </b:Source>
  <b:Source>
    <b:Tag>Inn</b:Tag>
    <b:SourceType>InternetSite</b:SourceType>
    <b:Guid>{A9C3C6EA-B2D5-450C-870F-E21E63BDFA37}</b:Guid>
    <b:Title>Data Innovación</b:Title>
    <b:InternetSiteTitle>Data Innovación</b:InternetSiteTitle>
    <b:Month>Enero</b:Month>
    <b:Day>2025</b:Day>
    <b:URL>https://datainnovacion.cl/sources/html/reports/informe-ley-2024.html</b:URL>
    <b:Author>
      <b:Author>
        <b:Corporate>InnovaChile - CORFO</b:Corporate>
      </b:Author>
    </b:Author>
    <b:RefOrder>5</b:RefOrder>
  </b:Source>
  <b:Source>
    <b:Tag>Mar202</b:Tag>
    <b:SourceType>JournalArticle</b:SourceType>
    <b:Guid>{B362D464-53C8-4CF1-B55E-AF113B8131E4}</b:Guid>
    <b:Author>
      <b:Author>
        <b:NameList>
          <b:Person>
            <b:Last>Mardones C</b:Last>
            <b:First>Ávila</b:First>
            <b:Middle>F</b:Middle>
          </b:Person>
        </b:NameList>
      </b:Author>
    </b:Author>
    <b:Title>Effect of R&amp;D subsidies and tax credits on the innovative processes of Chilean firms</b:Title>
    <b:Year>2020</b:Year>
    <b:JournalName>Academia Revista Latinoamericana de Administracion</b:JournalName>
    <b:Pages>No. 3-4 pp. 517–534</b:Pages>
    <b:Volume>33</b:Volume>
    <b:DOI>https://doi.org/10.1108/ARLA-08-2020-0181</b:DOI>
    <b:RefOrder>6</b:RefOrder>
  </b:Source>
  <b:Source>
    <b:Tag>Mar</b:Tag>
    <b:SourceType>JournalArticle</b:SourceType>
    <b:Guid>{5C2C328F-5984-4FC1-90D6-AEA5CBBDDAEB}</b:Guid>
    <b:Title>Ex-post evaluation of the R&amp;D tax incentive law in Chile</b:Title>
    <b:JournalName>Academia Revista Latinoamericana de Administracion</b:JournalName>
    <b:Pages>No. 3-4 pp. 337–359</b:Pages>
    <b:Author>
      <b:Author>
        <b:NameList>
          <b:Person>
            <b:Last>Mardones</b:Last>
            <b:First>Cristian</b:First>
          </b:Person>
          <b:Person>
            <b:Last>Madrid Becerra</b:Last>
            <b:First>Natalia</b:First>
          </b:Person>
        </b:NameList>
      </b:Author>
    </b:Author>
    <b:Volume>33</b:Volume>
    <b:DOI>https://doi.org/10.1108/ARLA-03-2019-0092</b:DOI>
    <b:Year>2020</b:Year>
    <b:RefOrder>7</b:RefOrder>
  </b:Source>
  <b:Source>
    <b:Tag>Vac211</b:Tag>
    <b:SourceType>JournalArticle</b:SourceType>
    <b:Guid>{A7AC058C-CD5C-44DC-B816-F3F3732DF0A5}</b:Guid>
    <b:Title>The Effect of R&amp;D Tax Credits on Output Quality: Evidence from Firms in Chile</b:Title>
    <b:JournalName>Business &amp; Economic Policy</b:JournalName>
    <b:Year>2021</b:Year>
    <b:Author>
      <b:Author>
        <b:NameList>
          <b:Person>
            <b:Last>Vaca </b:Last>
            <b:First>Hugo</b:First>
          </b:Person>
        </b:NameList>
      </b:Author>
    </b:Author>
    <b:Volume>8</b:Volume>
    <b:DOI>doi:10.30845/jbep.v8n1p1</b:DOI>
    <b:RefOrder>8</b:RefOrder>
  </b:Source>
  <b:Source>
    <b:Tag>Moh131</b:Tag>
    <b:SourceType>DocumentFromInternetSite</b:SourceType>
    <b:Guid>{05AF9742-CD9C-4926-A782-316962F939CC}</b:Guid>
    <b:Author>
      <b:Author>
        <b:NameList>
          <b:Person>
            <b:Last>Mohnen</b:Last>
            <b:First>Pierre</b:First>
          </b:Person>
          <b:Person>
            <b:Last>Olivari</b:Last>
            <b:First>Jocelyn</b:First>
          </b:Person>
        </b:NameList>
      </b:Author>
    </b:Author>
    <b:Title>The R&amp;D Tax Credit of Chile: A Baseline Study</b:Title>
    <b:JournalName>UNU-MERIT y Universidad de Maastricht</b:JournalName>
    <b:Year>2013</b:Year>
    <b:Month>Febrero</b:Month>
    <b:Day>7</b:Day>
    <b:URL>https://datainnovacion.cl/sources/pdf/Estudio%20Cr%C3%A9dito%20tributario%20en%20Investigaci%C3%B3n%20y%20Desarrollo%20(2012).pdf</b:URL>
    <b:RefOrder>9</b:RefOrder>
  </b:Source>
  <b:Source>
    <b:Tag>DNP15</b:Tag>
    <b:SourceType>DocumentFromInternetSite</b:SourceType>
    <b:Guid>{F6FCEBA9-8819-43A4-9817-E670BF646D08}</b:Guid>
    <b:Author>
      <b:Author>
        <b:NameList>
          <b:Person>
            <b:Last>DNP</b:Last>
            <b:First>Departamento</b:First>
            <b:Middle>Nacional de Planeación</b:Middle>
          </b:Person>
        </b:NameList>
      </b:Author>
    </b:Author>
    <b:Title>CONPES 3834</b:Title>
    <b:InternetSiteTitle>LINEAMIENTOS DE POLÍTICA PARA ESTIMULAR LA INVERSIÓN PRIVADA EN CIENCIA, TECNOLOGÍA E INNOVACIÓN A TRAVÉS DE DEDUCCIONES TRIBUTARIAS</b:InternetSiteTitle>
    <b:Year>2015</b:Year>
    <b:Month>Julio</b:Month>
    <b:Day>2</b:Day>
    <b:URL>https://colaboracion.dnp.gov.co/CDT/Conpes/Econ%C3%B3micos/3834.pdf</b:URL>
    <b:RefOrder>1</b:RefOrder>
  </b:Source>
  <b:Source xmlns:b="http://schemas.openxmlformats.org/officeDocument/2006/bibliography">
    <b:Tag>DNP17</b:Tag>
    <b:SourceType>DocumentFromInternetSite</b:SourceType>
    <b:Guid>{2C1597A1-44DF-4C84-BC57-C002ECF59232}</b:Guid>
    <b:Author>
      <b:Author>
        <b:NameList>
          <b:Person>
            <b:Last>DNP</b:Last>
            <b:First>Departamento</b:First>
            <b:Middle>Nacional de Planeación</b:Middle>
          </b:Person>
        </b:NameList>
      </b:Author>
    </b:Author>
    <b:Title>CONPES 3892</b:Title>
    <b:InternetSiteTitle>ACTUALIZACIÓN DEL DOCUMENTO CONPES 3834 LINEAMIENTOS DE POLÍTICA PARA ESTIMULAR LA INVERSIÓN PRIVADA EN CIENCIA, TECNOLOGÍA E INNOVACIÓN A TRAVÉS DE DEDUCCIONES TRIBUTARIAS</b:InternetSiteTitle>
    <b:Year>2017</b:Year>
    <b:Month>Agosto</b:Month>
    <b:Day>8</b:Day>
    <b:URL>https://colaboracion.dnp.gov.co/CDT/Conpes/Econ%C3%B3micos/3892.pdf</b:URL>
    <b:RefOrder>2</b:RefOrder>
  </b:Source>
  <b:Source>
    <b:Tag>Min19</b:Tag>
    <b:SourceType>DocumentFromInternetSite</b:SourceType>
    <b:Guid>{77CAA51E-6381-468C-B2BD-81F349FA6639}</b:Guid>
    <b:Author>
      <b:Author>
        <b:NameList>
          <b:Person>
            <b:Last>MinCiencias</b:Last>
            <b:First>Ministerio</b:First>
            <b:Middle>de Ciencia, Tecnología e Innovación</b:Middle>
          </b:Person>
        </b:NameList>
      </b:Author>
    </b:Author>
    <b:Title>Acuerdo 22 Consejo Nacional de Beneficios Tributarios</b:Title>
    <b:Year>2019</b:Year>
    <b:URL>https://minciencias.gov.co/sites/default/files/ckeditor_files/Acuerdo%2022%20del%20CNBT.pdf</b:URL>
    <b:RefOrder>3</b:RefOrder>
  </b:Source>
  <b:Source>
    <b:Tag>Min</b:Tag>
    <b:SourceType>DocumentFromInternetSite</b:SourceType>
    <b:Guid>{ECA7BAA2-293C-4144-A0CF-6F177CFB2385}</b:Guid>
    <b:Author>
      <b:Author>
        <b:NameList>
          <b:Person>
            <b:Last>MinCiencias</b:Last>
            <b:First>Ministerio</b:First>
            <b:Middle>de Ciencia, Tecnología e Innovación</b:Middle>
          </b:Person>
        </b:NameList>
      </b:Author>
    </b:Author>
    <b:Title>Beneficios Tributarios en CTeI</b:Title>
    <b:URL>https://minciencias.gov.co/viceministerios/conocimiento/direccion_transferencia/beneficios-tributarios</b:URL>
    <b:Year>s.f.</b:Year>
    <b:YearAccessed>2026</b:YearAccessed>
    <b:MonthAccessed>1</b:MonthAccessed>
    <b:DayAccessed>10</b:DayAccessed>
    <b:RefOrder>4</b:RefOrder>
  </b:Source>
  <b:Source>
    <b:Tag>Min25</b:Tag>
    <b:SourceType>DocumentFromInternetSite</b:SourceType>
    <b:Guid>{CF5BEF0E-8E5A-4C15-AB1B-CDAA3BA51ED5}</b:Guid>
    <b:Author>
      <b:Author>
        <b:NameList>
          <b:Person>
            <b:Last>MinCiencias</b:Last>
            <b:First>Ministerio</b:First>
            <b:Middle>de Ciencia, Tecnología e Innovación</b:Middle>
          </b:Person>
        </b:NameList>
      </b:Author>
    </b:Author>
    <b:Title>Documento de Tipología de Proyectos de carácter científico, tecnológico o de innovación (Versión 8)</b:Title>
    <b:Year>2025</b:Year>
    <b:Month>Mayo</b:Month>
    <b:RefOrder>5</b:RefOrder>
  </b:Source>
  <b:Source>
    <b:Tag>DNP25</b:Tag>
    <b:SourceType>DocumentFromInternetSite</b:SourceType>
    <b:Guid>{042AA073-E0F8-4552-91FD-7AE2B1CB21D8}</b:Guid>
    <b:Author>
      <b:Author>
        <b:NameList>
          <b:Person>
            <b:Last>DNP</b:Last>
            <b:First>Departamento</b:First>
            <b:Middle>Nacional de Planeación</b:Middle>
          </b:Person>
        </b:NameList>
      </b:Author>
    </b:Author>
    <b:Title>Evaluación de Impacto del Programa de Beneficios Tributarios sobre el empleo, las patentes y las exportaciones</b:Title>
    <b:Year>2025</b:Year>
    <b:URL>https://colaboracion.dnp.gov.co/CDT/Sinergia/Documentos/Eval_impacto_beneficios_tributarios_inversiones_CTI_informe.pdf</b:URL>
    <b:RefOrder>6</b:RefOrder>
  </b:Source>
  <b:Source>
    <b:Tag>Exp251</b:Tag>
    <b:SourceType>Interview</b:SourceType>
    <b:Guid>{3164A1E6-AE39-455C-AC7B-9015A77C6533}</b:Guid>
    <b:Title>Entrevista Beneficios Tributarios</b:Title>
    <b:Year>2025</b:Year>
    <b:Author>
      <b:Interviewee>
        <b:NameList>
          <b:Person>
            <b:Last>Expertos</b:Last>
          </b:Person>
        </b:NameList>
      </b:Interviewee>
      <b:Interviewer>
        <b:NameList>
          <b:Person>
            <b:Last>Group</b:Last>
            <b:First>Banco</b:First>
            <b:Middle>Interamericano de Desarrollo y FI</b:Middle>
          </b:Person>
        </b:NameList>
      </b:Interviewer>
    </b:Author>
    <b:RefOrder>7</b:RefOrder>
  </b:Source>
  <b:Source>
    <b:Tag>Minsf</b:Tag>
    <b:SourceType>DocumentFromInternetSite</b:SourceType>
    <b:Guid>{64477139-A758-458A-BCBD-5DD676E5D0B3}</b:Guid>
    <b:Author>
      <b:Author>
        <b:NameList>
          <b:Person>
            <b:Last>MinCiencias</b:Last>
            <b:First>Ministerio</b:First>
            <b:Middle>de Ciencia, Tecnología e Innovación</b:Middle>
          </b:Person>
        </b:NameList>
      </b:Author>
    </b:Author>
    <b:Title>Convocatorias MinCiencias</b:Title>
    <b:Year>s.f.</b:Year>
    <b:URL>https://minciencias.gov.co/convocatorias/todas</b:URL>
    <b:YearAccessed>2025</b:YearAccessed>
    <b:MonthAccessed>Enero</b:MonthAccessed>
    <b:RefOrder>8</b:RefOrder>
  </b:Source>
  <b:Source>
    <b:Tag>Par131</b:Tag>
    <b:SourceType>DocumentFromInternetSite</b:SourceType>
    <b:Guid>{73E6BF98-FEE1-4D5D-9610-A47C8EF4594E}</b:Guid>
    <b:Title>RG-T1832 Consultoría Banco Interamericano de Desarrollo</b:Title>
    <b:InternetSiteTitle>Exenciones fiscales para la I+D+i: Experiencias en América Latina y retos pendientes. Evaluación del caso colombiano</b:InternetSiteTitle>
    <b:Year>2013</b:Year>
    <b:Month>Marzo</b:Month>
    <b:Author>
      <b:Author>
        <b:NameList>
          <b:Person>
            <b:Last>Parra</b:Last>
            <b:First>Mónica</b:First>
          </b:Person>
        </b:NameList>
      </b:Author>
    </b:Author>
    <b:RefOrder>9</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58b7a-06b3-4003-9bcd-64c47a99844a">
      <Terms xmlns="http://schemas.microsoft.com/office/infopath/2007/PartnerControls"/>
    </lcf76f155ced4ddcb4097134ff3c332f>
    <TaxCatchAll xmlns="995d2082-7f8c-412a-b1ff-0fab175478cb" xsi:nil="true"/>
  </documentManagement>
</p:properties>
</file>

<file path=customXml/itemProps1.xml><?xml version="1.0" encoding="utf-8"?>
<ds:datastoreItem xmlns:ds="http://schemas.openxmlformats.org/officeDocument/2006/customXml" ds:itemID="{F2FA0801-94AC-4F81-B015-F64B29B4B5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58b7a-06b3-4003-9bcd-64c47a99844a"/>
    <ds:schemaRef ds:uri="995d2082-7f8c-412a-b1ff-0fab17547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BB108-C110-8145-B096-95DC5907F124}">
  <ds:schemaRefs>
    <ds:schemaRef ds:uri="http://schemas.openxmlformats.org/officeDocument/2006/bibliography"/>
  </ds:schemaRefs>
</ds:datastoreItem>
</file>

<file path=customXml/itemProps3.xml><?xml version="1.0" encoding="utf-8"?>
<ds:datastoreItem xmlns:ds="http://schemas.openxmlformats.org/officeDocument/2006/customXml" ds:itemID="{113E4732-9013-46CA-A38E-D4366C6A1C93}">
  <ds:schemaRefs>
    <ds:schemaRef ds:uri="http://schemas.microsoft.com/sharepoint/v3/contenttype/forms"/>
  </ds:schemaRefs>
</ds:datastoreItem>
</file>

<file path=customXml/itemProps4.xml><?xml version="1.0" encoding="utf-8"?>
<ds:datastoreItem xmlns:ds="http://schemas.openxmlformats.org/officeDocument/2006/customXml" ds:itemID="{4CBF72BC-D8BD-4350-B54C-7CA2A6E7AFF8}">
  <ds:schemaRefs>
    <ds:schemaRef ds:uri="http://schemas.microsoft.com/office/2006/metadata/properties"/>
    <ds:schemaRef ds:uri="http://schemas.microsoft.com/office/infopath/2007/PartnerControls"/>
    <ds:schemaRef ds:uri="80b58b7a-06b3-4003-9bcd-64c47a99844a"/>
    <ds:schemaRef ds:uri="995d2082-7f8c-412a-b1ff-0fab175478cb"/>
  </ds:schemaRefs>
</ds:datastoreItem>
</file>

<file path=docMetadata/LabelInfo.xml><?xml version="1.0" encoding="utf-8"?>
<clbl:labelList xmlns:clbl="http://schemas.microsoft.com/office/2020/mipLabelMetadata">
  <clbl:label id="{9dfb1a05-5f1d-449a-8960-62abcb479e7d}" enabled="0" method="" siteId="{9dfb1a05-5f1d-449a-8960-62abcb479e7d}" removed="1"/>
</clbl:labelList>
</file>

<file path=docProps/app.xml><?xml version="1.0" encoding="utf-8"?>
<Properties xmlns="http://schemas.openxmlformats.org/officeDocument/2006/extended-properties" xmlns:vt="http://schemas.openxmlformats.org/officeDocument/2006/docPropsVTypes">
  <Template>Normal.dotm</Template>
  <TotalTime>14144</TotalTime>
  <Pages>1</Pages>
  <Words>58068</Words>
  <Characters>330992</Characters>
  <Application>Microsoft Office Word</Application>
  <DocSecurity>4</DocSecurity>
  <Lines>2758</Lines>
  <Paragraphs>776</Paragraphs>
  <ScaleCrop>false</ScaleCrop>
  <Company/>
  <LinksUpToDate>false</LinksUpToDate>
  <CharactersWithSpaces>388284</CharactersWithSpaces>
  <SharedDoc>false</SharedDoc>
  <HLinks>
    <vt:vector size="132" baseType="variant">
      <vt:variant>
        <vt:i4>3014769</vt:i4>
      </vt:variant>
      <vt:variant>
        <vt:i4>33</vt:i4>
      </vt:variant>
      <vt:variant>
        <vt:i4>0</vt:i4>
      </vt:variant>
      <vt:variant>
        <vt:i4>5</vt:i4>
      </vt:variant>
      <vt:variant>
        <vt:lpwstr>https://es.fi-group.com/en/</vt:lpwstr>
      </vt:variant>
      <vt:variant>
        <vt:lpwstr/>
      </vt:variant>
      <vt:variant>
        <vt:i4>7929905</vt:i4>
      </vt:variant>
      <vt:variant>
        <vt:i4>30</vt:i4>
      </vt:variant>
      <vt:variant>
        <vt:i4>0</vt:i4>
      </vt:variant>
      <vt:variant>
        <vt:i4>5</vt:i4>
      </vt:variant>
      <vt:variant>
        <vt:lpwstr>https://www.iadb.org/en/who-we-are/topics/science-and-technology/competitiveness-technology-and-innovation</vt:lpwstr>
      </vt:variant>
      <vt:variant>
        <vt:lpwstr/>
      </vt:variant>
      <vt:variant>
        <vt:i4>5046282</vt:i4>
      </vt:variant>
      <vt:variant>
        <vt:i4>57</vt:i4>
      </vt:variant>
      <vt:variant>
        <vt:i4>0</vt:i4>
      </vt:variant>
      <vt:variant>
        <vt:i4>5</vt:i4>
      </vt:variant>
      <vt:variant>
        <vt:lpwstr>https://datainnovacion.cl/sources/html/reports/informe-ley-2024.html.</vt:lpwstr>
      </vt:variant>
      <vt:variant>
        <vt:lpwstr/>
      </vt:variant>
      <vt:variant>
        <vt:i4>7864416</vt:i4>
      </vt:variant>
      <vt:variant>
        <vt:i4>54</vt:i4>
      </vt:variant>
      <vt:variant>
        <vt:i4>0</vt:i4>
      </vt:variant>
      <vt:variant>
        <vt:i4>5</vt:i4>
      </vt:variant>
      <vt:variant>
        <vt:lpwstr>https://ani.pt/en/sifide-system-of-tax-incentives-for-business-rd/</vt:lpwstr>
      </vt:variant>
      <vt:variant>
        <vt:lpwstr/>
      </vt:variant>
      <vt:variant>
        <vt:i4>5046282</vt:i4>
      </vt:variant>
      <vt:variant>
        <vt:i4>51</vt:i4>
      </vt:variant>
      <vt:variant>
        <vt:i4>0</vt:i4>
      </vt:variant>
      <vt:variant>
        <vt:i4>5</vt:i4>
      </vt:variant>
      <vt:variant>
        <vt:lpwstr>https://datainnovacion.cl/sources/html/reports/informe-ley-2024.html.</vt:lpwstr>
      </vt:variant>
      <vt:variant>
        <vt:lpwstr/>
      </vt:variant>
      <vt:variant>
        <vt:i4>5046282</vt:i4>
      </vt:variant>
      <vt:variant>
        <vt:i4>48</vt:i4>
      </vt:variant>
      <vt:variant>
        <vt:i4>0</vt:i4>
      </vt:variant>
      <vt:variant>
        <vt:i4>5</vt:i4>
      </vt:variant>
      <vt:variant>
        <vt:lpwstr>https://datainnovacion.cl/sources/html/reports/informe-ley-2024.html.</vt:lpwstr>
      </vt:variant>
      <vt:variant>
        <vt:lpwstr/>
      </vt:variant>
      <vt:variant>
        <vt:i4>7864416</vt:i4>
      </vt:variant>
      <vt:variant>
        <vt:i4>45</vt:i4>
      </vt:variant>
      <vt:variant>
        <vt:i4>0</vt:i4>
      </vt:variant>
      <vt:variant>
        <vt:i4>5</vt:i4>
      </vt:variant>
      <vt:variant>
        <vt:lpwstr>https://ani.pt/en/sifide-system-of-tax-incentives-for-business-rd/</vt:lpwstr>
      </vt:variant>
      <vt:variant>
        <vt:lpwstr/>
      </vt:variant>
      <vt:variant>
        <vt:i4>3866720</vt:i4>
      </vt:variant>
      <vt:variant>
        <vt:i4>42</vt:i4>
      </vt:variant>
      <vt:variant>
        <vt:i4>0</vt:i4>
      </vt:variant>
      <vt:variant>
        <vt:i4>5</vt:i4>
      </vt:variant>
      <vt:variant>
        <vt:lpwstr>https://doi.org/10.1108/INMR-11-2020-0167.</vt:lpwstr>
      </vt:variant>
      <vt:variant>
        <vt:lpwstr/>
      </vt:variant>
      <vt:variant>
        <vt:i4>6225996</vt:i4>
      </vt:variant>
      <vt:variant>
        <vt:i4>39</vt:i4>
      </vt:variant>
      <vt:variant>
        <vt:i4>0</vt:i4>
      </vt:variant>
      <vt:variant>
        <vt:i4>5</vt:i4>
      </vt:variant>
      <vt:variant>
        <vt:lpwstr>https://doi.org/10.1787/1937ac6b-en.</vt:lpwstr>
      </vt:variant>
      <vt:variant>
        <vt:lpwstr/>
      </vt:variant>
      <vt:variant>
        <vt:i4>7864416</vt:i4>
      </vt:variant>
      <vt:variant>
        <vt:i4>36</vt:i4>
      </vt:variant>
      <vt:variant>
        <vt:i4>0</vt:i4>
      </vt:variant>
      <vt:variant>
        <vt:i4>5</vt:i4>
      </vt:variant>
      <vt:variant>
        <vt:lpwstr>https://ani.pt/en/sifide-system-of-tax-incentives-for-business-rd/</vt:lpwstr>
      </vt:variant>
      <vt:variant>
        <vt:lpwstr/>
      </vt:variant>
      <vt:variant>
        <vt:i4>0</vt:i4>
      </vt:variant>
      <vt:variant>
        <vt:i4>33</vt:i4>
      </vt:variant>
      <vt:variant>
        <vt:i4>0</vt:i4>
      </vt:variant>
      <vt:variant>
        <vt:i4>5</vt:i4>
      </vt:variant>
      <vt:variant>
        <vt:lpwstr>https://publications.iadb.org/es/exenciones-fiscales-para-la-idi-experiencias-en-america-latina-y-retos-pendienteshttps://publications.iadb.org/es/exenciones-fiscales-para-la-idi-experiencias-en-america-latina-y-retos-pendientes</vt:lpwstr>
      </vt:variant>
      <vt:variant>
        <vt:lpwstr/>
      </vt:variant>
      <vt:variant>
        <vt:i4>6553697</vt:i4>
      </vt:variant>
      <vt:variant>
        <vt:i4>30</vt:i4>
      </vt:variant>
      <vt:variant>
        <vt:i4>0</vt:i4>
      </vt:variant>
      <vt:variant>
        <vt:i4>5</vt:i4>
      </vt:variant>
      <vt:variant>
        <vt:lpwstr>https://www.gov.br/mcti/pt-br/acompanhe-o-mcti/lei-do-bem/paginas/o-que-e-a-lei-do-bem.</vt:lpwstr>
      </vt:variant>
      <vt:variant>
        <vt:lpwstr/>
      </vt:variant>
      <vt:variant>
        <vt:i4>3866720</vt:i4>
      </vt:variant>
      <vt:variant>
        <vt:i4>27</vt:i4>
      </vt:variant>
      <vt:variant>
        <vt:i4>0</vt:i4>
      </vt:variant>
      <vt:variant>
        <vt:i4>5</vt:i4>
      </vt:variant>
      <vt:variant>
        <vt:lpwstr>https://doi.org/10.1108/INMR-11-2020-0167.</vt:lpwstr>
      </vt:variant>
      <vt:variant>
        <vt:lpwstr/>
      </vt:variant>
      <vt:variant>
        <vt:i4>4456556</vt:i4>
      </vt:variant>
      <vt:variant>
        <vt:i4>24</vt:i4>
      </vt:variant>
      <vt:variant>
        <vt:i4>0</vt:i4>
      </vt:variant>
      <vt:variant>
        <vt:i4>5</vt:i4>
      </vt:variant>
      <vt:variant>
        <vt:lpwstr>https://minciencias.gov.co/viceministerios/conocimiento/direccion_transferencia/beneficios-tributarios.</vt:lpwstr>
      </vt:variant>
      <vt:variant>
        <vt:lpwstr/>
      </vt:variant>
      <vt:variant>
        <vt:i4>4456532</vt:i4>
      </vt:variant>
      <vt:variant>
        <vt:i4>21</vt:i4>
      </vt:variant>
      <vt:variant>
        <vt:i4>0</vt:i4>
      </vt:variant>
      <vt:variant>
        <vt:i4>5</vt:i4>
      </vt:variant>
      <vt:variant>
        <vt:lpwstr>https://colaboracion.dnp.gov.co/CDT/Sinergia/Documentos/Eval_impacto_beneficios_tributarios_inversiones_CTI_informe.pdf.</vt:lpwstr>
      </vt:variant>
      <vt:variant>
        <vt:lpwstr/>
      </vt:variant>
      <vt:variant>
        <vt:i4>2162793</vt:i4>
      </vt:variant>
      <vt:variant>
        <vt:i4>18</vt:i4>
      </vt:variant>
      <vt:variant>
        <vt:i4>0</vt:i4>
      </vt:variant>
      <vt:variant>
        <vt:i4>5</vt:i4>
      </vt:variant>
      <vt:variant>
        <vt:lpwstr>https://datainnovacion.cl/sources/pdf/Estudio Cr%C3%A9dito tributario en Investigaci%C3%B3n y Desarrollo (2012).pdf</vt:lpwstr>
      </vt:variant>
      <vt:variant>
        <vt:lpwstr/>
      </vt:variant>
      <vt:variant>
        <vt:i4>1966111</vt:i4>
      </vt:variant>
      <vt:variant>
        <vt:i4>15</vt:i4>
      </vt:variant>
      <vt:variant>
        <vt:i4>0</vt:i4>
      </vt:variant>
      <vt:variant>
        <vt:i4>5</vt:i4>
      </vt:variant>
      <vt:variant>
        <vt:lpwstr>https://www.economia.gob.cl/wp-content/uploads/2011/02/Presentaci%C3%B3n-Ley-I+D-Prensa.pdf.</vt:lpwstr>
      </vt:variant>
      <vt:variant>
        <vt:lpwstr/>
      </vt:variant>
      <vt:variant>
        <vt:i4>3866726</vt:i4>
      </vt:variant>
      <vt:variant>
        <vt:i4>12</vt:i4>
      </vt:variant>
      <vt:variant>
        <vt:i4>0</vt:i4>
      </vt:variant>
      <vt:variant>
        <vt:i4>5</vt:i4>
      </vt:variant>
      <vt:variant>
        <vt:lpwstr>https://doi.org/10.1108/ARLA-08-2020-0181.</vt:lpwstr>
      </vt:variant>
      <vt:variant>
        <vt:lpwstr/>
      </vt:variant>
      <vt:variant>
        <vt:i4>3670039</vt:i4>
      </vt:variant>
      <vt:variant>
        <vt:i4>9</vt:i4>
      </vt:variant>
      <vt:variant>
        <vt:i4>0</vt:i4>
      </vt:variant>
      <vt:variant>
        <vt:i4>5</vt:i4>
      </vt:variant>
      <vt:variant>
        <vt:lpwstr>mailto:MORTIZMEDINA@IADB.ORG</vt:lpwstr>
      </vt:variant>
      <vt:variant>
        <vt:lpwstr/>
      </vt:variant>
      <vt:variant>
        <vt:i4>5570684</vt:i4>
      </vt:variant>
      <vt:variant>
        <vt:i4>6</vt:i4>
      </vt:variant>
      <vt:variant>
        <vt:i4>0</vt:i4>
      </vt:variant>
      <vt:variant>
        <vt:i4>5</vt:i4>
      </vt:variant>
      <vt:variant>
        <vt:lpwstr>mailto:GONZALOCA@iadb.org</vt:lpwstr>
      </vt:variant>
      <vt:variant>
        <vt:lpwstr/>
      </vt:variant>
      <vt:variant>
        <vt:i4>3670039</vt:i4>
      </vt:variant>
      <vt:variant>
        <vt:i4>3</vt:i4>
      </vt:variant>
      <vt:variant>
        <vt:i4>0</vt:i4>
      </vt:variant>
      <vt:variant>
        <vt:i4>5</vt:i4>
      </vt:variant>
      <vt:variant>
        <vt:lpwstr>mailto:MORTIZMEDINA@IADB.ORG</vt:lpwstr>
      </vt:variant>
      <vt:variant>
        <vt:lpwstr/>
      </vt:variant>
      <vt:variant>
        <vt:i4>5570684</vt:i4>
      </vt:variant>
      <vt:variant>
        <vt:i4>0</vt:i4>
      </vt:variant>
      <vt:variant>
        <vt:i4>0</vt:i4>
      </vt:variant>
      <vt:variant>
        <vt:i4>5</vt:i4>
      </vt:variant>
      <vt:variant>
        <vt:lpwstr>mailto:GONZALOCA@iadb.org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Castellanos Ramallo Gonzalo</dc:creator>
  <cp:keywords/>
  <dc:description/>
  <cp:lastModifiedBy>Stagno Izaguirre, Daniel Alejandro</cp:lastModifiedBy>
  <cp:revision>354</cp:revision>
  <dcterms:created xsi:type="dcterms:W3CDTF">2026-06-01T17:26:00Z</dcterms:created>
  <dcterms:modified xsi:type="dcterms:W3CDTF">2026-06-19T20:46:00Z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0x01010012CFC0A9606BB7429A526BDF44BFF56D</vt:lpwstr>
  </property>
  <property fmtid="{D5CDD505-2E9C-101B-9397-08002B2CF9AE}" pid="3" name="MediaServiceImageTags">
    <vt:lpwstr/>
  </property>
</Properties>
</file>